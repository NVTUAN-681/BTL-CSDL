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E9D0C" w14:textId="4B302CFA" w:rsidR="00A855D5" w:rsidRPr="001F04C9" w:rsidRDefault="00A855D5" w:rsidP="00664455">
      <w:pPr>
        <w:spacing w:before="120" w:after="120" w:line="312" w:lineRule="auto"/>
        <w:jc w:val="center"/>
        <w:rPr>
          <w:rFonts w:cs="Times New Roman"/>
          <w:b/>
          <w:sz w:val="32"/>
          <w:szCs w:val="32"/>
          <w:rPrChange w:id="0" w:author="Tuan NV" w:date="2026-04-16T22:33:00Z" w16du:dateUtc="2026-04-16T15:33:00Z">
            <w:rPr>
              <w:rFonts w:cs="Times New Roman"/>
              <w:b/>
              <w:szCs w:val="28"/>
            </w:rPr>
          </w:rPrChange>
        </w:rPr>
      </w:pPr>
      <w:r w:rsidRPr="001F04C9">
        <w:rPr>
          <w:rFonts w:cs="Times New Roman"/>
          <w:b/>
          <w:noProof/>
          <w:sz w:val="26"/>
          <w:szCs w:val="26"/>
          <w:rPrChange w:id="1" w:author="Tuan NV" w:date="2026-04-16T22:33:00Z" w16du:dateUtc="2026-04-16T15:33:00Z">
            <w:rPr>
              <w:rFonts w:cs="Times New Roman"/>
              <w:b/>
              <w:noProof/>
              <w:szCs w:val="28"/>
            </w:rPr>
          </w:rPrChange>
        </w:rPr>
        <w:drawing>
          <wp:anchor distT="0" distB="0" distL="114300" distR="114300" simplePos="0" relativeHeight="251659264" behindDoc="1" locked="0" layoutInCell="1" allowOverlap="1" wp14:anchorId="3B8B81AC" wp14:editId="7EE66D5A">
            <wp:simplePos x="0" y="0"/>
            <wp:positionH relativeFrom="margin">
              <wp:posOffset>-28152</wp:posOffset>
            </wp:positionH>
            <wp:positionV relativeFrom="paragraph">
              <wp:posOffset>-430107</wp:posOffset>
            </wp:positionV>
            <wp:extent cx="5819352" cy="9521980"/>
            <wp:effectExtent l="19050" t="19050" r="10160" b="22225"/>
            <wp:wrapNone/>
            <wp:docPr id="2"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19352" cy="952198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ins w:id="2" w:author="Tuan NV" w:date="2026-04-16T22:34:00Z" w16du:dateUtc="2026-04-16T15:34:00Z">
        <w:r w:rsidR="001F04C9">
          <w:rPr>
            <w:rFonts w:cs="Times New Roman"/>
            <w:b/>
            <w:sz w:val="32"/>
            <w:szCs w:val="32"/>
            <w:lang w:val="vi-VN"/>
          </w:rPr>
          <w:t>T</w:t>
        </w:r>
      </w:ins>
      <w:del w:id="3" w:author="Tuan NV" w:date="2026-04-16T22:33:00Z" w16du:dateUtc="2026-04-16T15:33:00Z">
        <w:r w:rsidRPr="001F04C9" w:rsidDel="001F04C9">
          <w:rPr>
            <w:rFonts w:cs="Times New Roman"/>
            <w:b/>
            <w:sz w:val="26"/>
            <w:szCs w:val="26"/>
            <w:rPrChange w:id="4" w:author="Tuan NV" w:date="2026-04-16T22:33:00Z" w16du:dateUtc="2026-04-16T15:33:00Z">
              <w:rPr>
                <w:rFonts w:cs="Times New Roman"/>
                <w:b/>
                <w:szCs w:val="28"/>
              </w:rPr>
            </w:rPrChange>
          </w:rPr>
          <w:delText>T</w:delText>
        </w:r>
      </w:del>
      <w:r w:rsidRPr="001F04C9">
        <w:rPr>
          <w:rFonts w:cs="Times New Roman"/>
          <w:b/>
          <w:sz w:val="32"/>
          <w:szCs w:val="32"/>
          <w:rPrChange w:id="5" w:author="Tuan NV" w:date="2026-04-16T22:33:00Z" w16du:dateUtc="2026-04-16T15:33:00Z">
            <w:rPr>
              <w:rFonts w:cs="Times New Roman"/>
              <w:b/>
              <w:szCs w:val="28"/>
            </w:rPr>
          </w:rPrChange>
        </w:rPr>
        <w:t>RƯỜNG ĐẠI HỌC GIAO THÔNG VẬN TẢI</w:t>
      </w:r>
    </w:p>
    <w:p w14:paraId="48EBA874" w14:textId="77777777" w:rsidR="00A855D5" w:rsidRPr="001F04C9" w:rsidRDefault="00A855D5" w:rsidP="00664455">
      <w:pPr>
        <w:spacing w:before="120" w:after="120" w:line="312" w:lineRule="auto"/>
        <w:jc w:val="center"/>
        <w:rPr>
          <w:rFonts w:cs="Times New Roman"/>
          <w:b/>
          <w:sz w:val="32"/>
          <w:szCs w:val="32"/>
          <w:rPrChange w:id="6" w:author="Tuan NV" w:date="2026-04-16T22:33:00Z" w16du:dateUtc="2026-04-16T15:33:00Z">
            <w:rPr>
              <w:rFonts w:cs="Times New Roman"/>
              <w:b/>
              <w:szCs w:val="28"/>
            </w:rPr>
          </w:rPrChange>
        </w:rPr>
      </w:pPr>
      <w:r w:rsidRPr="001F04C9">
        <w:rPr>
          <w:rFonts w:cs="Times New Roman"/>
          <w:b/>
          <w:sz w:val="32"/>
          <w:szCs w:val="32"/>
          <w:rPrChange w:id="7" w:author="Tuan NV" w:date="2026-04-16T22:33:00Z" w16du:dateUtc="2026-04-16T15:33:00Z">
            <w:rPr>
              <w:rFonts w:cs="Times New Roman"/>
              <w:b/>
              <w:szCs w:val="28"/>
            </w:rPr>
          </w:rPrChange>
        </w:rPr>
        <w:t>KHOA CÔNG NGHỆ THÔNG TIN</w:t>
      </w:r>
    </w:p>
    <w:p w14:paraId="13AA54D7" w14:textId="77777777" w:rsidR="00A855D5" w:rsidRPr="001F04C9" w:rsidRDefault="00A855D5" w:rsidP="00664455">
      <w:pPr>
        <w:spacing w:before="120" w:after="120" w:line="312" w:lineRule="auto"/>
        <w:jc w:val="center"/>
        <w:rPr>
          <w:rFonts w:cs="Times New Roman"/>
          <w:sz w:val="26"/>
          <w:szCs w:val="26"/>
          <w:rPrChange w:id="8" w:author="Tuan NV" w:date="2026-04-16T22:33:00Z" w16du:dateUtc="2026-04-16T15:33:00Z">
            <w:rPr>
              <w:rFonts w:cs="Times New Roman"/>
              <w:szCs w:val="28"/>
            </w:rPr>
          </w:rPrChange>
        </w:rPr>
      </w:pPr>
      <w:r w:rsidRPr="001F04C9">
        <w:rPr>
          <w:rFonts w:cs="Times New Roman"/>
          <w:sz w:val="26"/>
          <w:szCs w:val="26"/>
        </w:rPr>
        <w:t>----------***----------</w:t>
      </w:r>
    </w:p>
    <w:p w14:paraId="088588C3" w14:textId="77777777" w:rsidR="00A855D5" w:rsidRPr="001F04C9" w:rsidRDefault="00A855D5" w:rsidP="00664455">
      <w:pPr>
        <w:spacing w:before="120" w:after="120" w:line="312" w:lineRule="auto"/>
        <w:jc w:val="center"/>
        <w:rPr>
          <w:rFonts w:cs="Times New Roman"/>
          <w:sz w:val="26"/>
          <w:szCs w:val="26"/>
          <w:rPrChange w:id="9" w:author="Tuan NV" w:date="2026-04-16T22:33:00Z" w16du:dateUtc="2026-04-16T15:33:00Z">
            <w:rPr>
              <w:rFonts w:cs="Times New Roman"/>
              <w:szCs w:val="28"/>
            </w:rPr>
          </w:rPrChange>
        </w:rPr>
      </w:pPr>
    </w:p>
    <w:p w14:paraId="05DC4D5A" w14:textId="77777777" w:rsidR="00A855D5" w:rsidRPr="001F04C9" w:rsidRDefault="00A855D5" w:rsidP="00664455">
      <w:pPr>
        <w:spacing w:before="120" w:after="120" w:line="312" w:lineRule="auto"/>
        <w:jc w:val="center"/>
        <w:rPr>
          <w:rFonts w:cs="Times New Roman"/>
          <w:sz w:val="26"/>
          <w:szCs w:val="26"/>
          <w:rPrChange w:id="10" w:author="Tuan NV" w:date="2026-04-16T22:33:00Z" w16du:dateUtc="2026-04-16T15:33:00Z">
            <w:rPr>
              <w:rFonts w:cs="Times New Roman"/>
              <w:szCs w:val="28"/>
            </w:rPr>
          </w:rPrChange>
        </w:rPr>
      </w:pPr>
      <w:r w:rsidRPr="001F04C9">
        <w:rPr>
          <w:rFonts w:cs="Times New Roman"/>
          <w:b/>
          <w:noProof/>
          <w:sz w:val="26"/>
          <w:szCs w:val="26"/>
        </w:rPr>
        <w:drawing>
          <wp:inline distT="0" distB="0" distL="0" distR="0" wp14:anchorId="31928BBB" wp14:editId="5E0754E1">
            <wp:extent cx="1632196" cy="1632196"/>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39724" cy="1639724"/>
                    </a:xfrm>
                    <a:prstGeom prst="rect">
                      <a:avLst/>
                    </a:prstGeom>
                    <a:noFill/>
                  </pic:spPr>
                </pic:pic>
              </a:graphicData>
            </a:graphic>
          </wp:inline>
        </w:drawing>
      </w:r>
    </w:p>
    <w:p w14:paraId="6F90251F" w14:textId="77777777" w:rsidR="00A855D5" w:rsidRPr="001F04C9" w:rsidRDefault="00A855D5" w:rsidP="00664455">
      <w:pPr>
        <w:tabs>
          <w:tab w:val="left" w:pos="851"/>
          <w:tab w:val="left" w:pos="4536"/>
        </w:tabs>
        <w:spacing w:before="120" w:after="120" w:line="312" w:lineRule="auto"/>
        <w:jc w:val="center"/>
        <w:rPr>
          <w:rFonts w:cs="Times New Roman"/>
          <w:b/>
          <w:sz w:val="26"/>
          <w:szCs w:val="26"/>
          <w:rPrChange w:id="11" w:author="Tuan NV" w:date="2026-04-16T22:33:00Z" w16du:dateUtc="2026-04-16T15:33:00Z">
            <w:rPr>
              <w:rFonts w:cs="Times New Roman"/>
              <w:b/>
              <w:sz w:val="36"/>
              <w:szCs w:val="36"/>
            </w:rPr>
          </w:rPrChange>
        </w:rPr>
      </w:pPr>
    </w:p>
    <w:p w14:paraId="07ED15A5" w14:textId="77777777" w:rsidR="00A855D5" w:rsidRPr="001F04C9" w:rsidRDefault="00A855D5" w:rsidP="00664455">
      <w:pPr>
        <w:tabs>
          <w:tab w:val="left" w:pos="851"/>
          <w:tab w:val="left" w:pos="4536"/>
        </w:tabs>
        <w:spacing w:before="120" w:after="120" w:line="312" w:lineRule="auto"/>
        <w:jc w:val="center"/>
        <w:rPr>
          <w:rFonts w:cs="Times New Roman"/>
          <w:b/>
          <w:sz w:val="32"/>
          <w:szCs w:val="32"/>
          <w:lang w:val="vi-VN"/>
          <w:rPrChange w:id="12" w:author="Tuan NV" w:date="2026-04-16T22:34:00Z" w16du:dateUtc="2026-04-16T15:34:00Z">
            <w:rPr>
              <w:rFonts w:cs="Times New Roman"/>
              <w:b/>
              <w:sz w:val="36"/>
              <w:szCs w:val="36"/>
              <w:lang w:val="vi-VN"/>
            </w:rPr>
          </w:rPrChange>
        </w:rPr>
      </w:pPr>
      <w:r w:rsidRPr="001F04C9">
        <w:rPr>
          <w:rFonts w:cs="Times New Roman"/>
          <w:b/>
          <w:sz w:val="32"/>
          <w:szCs w:val="32"/>
          <w:lang w:val="vi-VN"/>
          <w:rPrChange w:id="13" w:author="Tuan NV" w:date="2026-04-16T22:34:00Z" w16du:dateUtc="2026-04-16T15:34:00Z">
            <w:rPr>
              <w:rFonts w:cs="Times New Roman"/>
              <w:b/>
              <w:sz w:val="36"/>
              <w:szCs w:val="36"/>
              <w:lang w:val="vi-VN"/>
            </w:rPr>
          </w:rPrChange>
        </w:rPr>
        <w:t>BÁO CÁO BÀI TẬP LỚN</w:t>
      </w:r>
    </w:p>
    <w:p w14:paraId="2D640654" w14:textId="77777777" w:rsidR="00A855D5" w:rsidRPr="001F04C9" w:rsidRDefault="00A855D5" w:rsidP="00664455">
      <w:pPr>
        <w:tabs>
          <w:tab w:val="left" w:pos="851"/>
          <w:tab w:val="left" w:pos="4536"/>
        </w:tabs>
        <w:spacing w:before="120" w:after="120" w:line="312" w:lineRule="auto"/>
        <w:jc w:val="center"/>
        <w:rPr>
          <w:rFonts w:cs="Times New Roman"/>
          <w:b/>
          <w:sz w:val="32"/>
          <w:szCs w:val="32"/>
          <w:rPrChange w:id="14" w:author="Tuan NV" w:date="2026-04-16T22:34:00Z" w16du:dateUtc="2026-04-16T15:34:00Z">
            <w:rPr>
              <w:rFonts w:cs="Times New Roman"/>
              <w:b/>
              <w:sz w:val="36"/>
              <w:szCs w:val="36"/>
            </w:rPr>
          </w:rPrChange>
        </w:rPr>
      </w:pPr>
      <w:r w:rsidRPr="001F04C9">
        <w:rPr>
          <w:rFonts w:cs="Times New Roman"/>
          <w:b/>
          <w:sz w:val="32"/>
          <w:szCs w:val="32"/>
          <w:lang w:val="vi-VN"/>
          <w:rPrChange w:id="15" w:author="Tuan NV" w:date="2026-04-16T22:34:00Z" w16du:dateUtc="2026-04-16T15:34:00Z">
            <w:rPr>
              <w:rFonts w:cs="Times New Roman"/>
              <w:b/>
              <w:sz w:val="36"/>
              <w:szCs w:val="36"/>
              <w:lang w:val="vi-VN"/>
            </w:rPr>
          </w:rPrChange>
        </w:rPr>
        <w:t xml:space="preserve">HỌC PHẦN </w:t>
      </w:r>
      <w:r w:rsidR="00E71D28" w:rsidRPr="001F04C9">
        <w:rPr>
          <w:rFonts w:cs="Times New Roman"/>
          <w:b/>
          <w:sz w:val="32"/>
          <w:szCs w:val="32"/>
          <w:rPrChange w:id="16" w:author="Tuan NV" w:date="2026-04-16T22:34:00Z" w16du:dateUtc="2026-04-16T15:34:00Z">
            <w:rPr>
              <w:rFonts w:cs="Times New Roman"/>
              <w:b/>
              <w:sz w:val="36"/>
              <w:szCs w:val="36"/>
            </w:rPr>
          </w:rPrChange>
        </w:rPr>
        <w:t>CƠ SỞ DỮ LIỆU</w:t>
      </w:r>
    </w:p>
    <w:p w14:paraId="71537E82" w14:textId="77777777" w:rsidR="00A855D5" w:rsidRPr="001F04C9" w:rsidRDefault="00A855D5" w:rsidP="00664455">
      <w:pPr>
        <w:tabs>
          <w:tab w:val="left" w:pos="851"/>
          <w:tab w:val="left" w:pos="4536"/>
        </w:tabs>
        <w:spacing w:before="120" w:after="120" w:line="312" w:lineRule="auto"/>
        <w:jc w:val="center"/>
        <w:rPr>
          <w:rFonts w:cs="Times New Roman"/>
          <w:b/>
          <w:sz w:val="32"/>
          <w:szCs w:val="32"/>
          <w:rPrChange w:id="17" w:author="Tuan NV" w:date="2026-04-16T22:34:00Z" w16du:dateUtc="2026-04-16T15:34:00Z">
            <w:rPr>
              <w:rFonts w:cs="Times New Roman"/>
              <w:b/>
              <w:sz w:val="36"/>
              <w:szCs w:val="36"/>
            </w:rPr>
          </w:rPrChange>
        </w:rPr>
      </w:pPr>
      <w:r w:rsidRPr="001F04C9">
        <w:rPr>
          <w:rFonts w:cs="Times New Roman"/>
          <w:b/>
          <w:sz w:val="32"/>
          <w:szCs w:val="32"/>
          <w:lang w:val="vi-VN"/>
          <w:rPrChange w:id="18" w:author="Tuan NV" w:date="2026-04-16T22:34:00Z" w16du:dateUtc="2026-04-16T15:34:00Z">
            <w:rPr>
              <w:rFonts w:cs="Times New Roman"/>
              <w:b/>
              <w:sz w:val="36"/>
              <w:szCs w:val="36"/>
              <w:lang w:val="vi-VN"/>
            </w:rPr>
          </w:rPrChange>
        </w:rPr>
        <w:t xml:space="preserve">TÊN ĐỀ TÀI: </w:t>
      </w:r>
      <w:r w:rsidR="00E71D28" w:rsidRPr="001F04C9">
        <w:rPr>
          <w:rFonts w:cs="Times New Roman"/>
          <w:b/>
          <w:sz w:val="32"/>
          <w:szCs w:val="32"/>
          <w:rPrChange w:id="19" w:author="Tuan NV" w:date="2026-04-16T22:34:00Z" w16du:dateUtc="2026-04-16T15:34:00Z">
            <w:rPr>
              <w:rFonts w:cs="Times New Roman"/>
              <w:b/>
              <w:sz w:val="36"/>
              <w:szCs w:val="36"/>
            </w:rPr>
          </w:rPrChange>
        </w:rPr>
        <w:t xml:space="preserve">QUẢN LÝ </w:t>
      </w:r>
      <w:r w:rsidR="00191CF5" w:rsidRPr="001F04C9">
        <w:rPr>
          <w:rFonts w:cs="Times New Roman"/>
          <w:b/>
          <w:sz w:val="32"/>
          <w:szCs w:val="32"/>
          <w:rPrChange w:id="20" w:author="Tuan NV" w:date="2026-04-16T22:34:00Z" w16du:dateUtc="2026-04-16T15:34:00Z">
            <w:rPr>
              <w:rFonts w:cs="Times New Roman"/>
              <w:b/>
              <w:sz w:val="36"/>
              <w:szCs w:val="36"/>
            </w:rPr>
          </w:rPrChange>
        </w:rPr>
        <w:t>CHUỖI CUNG ỨNG</w:t>
      </w:r>
    </w:p>
    <w:p w14:paraId="2B2931B2" w14:textId="77777777" w:rsidR="00A855D5" w:rsidRPr="001F04C9" w:rsidRDefault="00A855D5" w:rsidP="00664455">
      <w:pPr>
        <w:tabs>
          <w:tab w:val="left" w:pos="851"/>
          <w:tab w:val="left" w:pos="4536"/>
        </w:tabs>
        <w:spacing w:before="120" w:after="120" w:line="312" w:lineRule="auto"/>
        <w:jc w:val="both"/>
        <w:rPr>
          <w:rFonts w:cs="Times New Roman"/>
          <w:b/>
          <w:sz w:val="26"/>
          <w:szCs w:val="26"/>
          <w:lang w:val="vi-VN"/>
          <w:rPrChange w:id="21" w:author="Tuan NV" w:date="2026-04-16T22:33:00Z" w16du:dateUtc="2026-04-16T15:33:00Z">
            <w:rPr>
              <w:rFonts w:cs="Times New Roman"/>
              <w:b/>
              <w:szCs w:val="28"/>
              <w:lang w:val="vi-VN"/>
            </w:rPr>
          </w:rPrChange>
        </w:rPr>
      </w:pPr>
    </w:p>
    <w:p w14:paraId="666445DD" w14:textId="77777777" w:rsidR="00A855D5" w:rsidRPr="001F04C9" w:rsidRDefault="00A855D5" w:rsidP="00664455">
      <w:pPr>
        <w:tabs>
          <w:tab w:val="left" w:pos="851"/>
          <w:tab w:val="left" w:pos="4536"/>
        </w:tabs>
        <w:spacing w:before="120" w:after="120" w:line="312" w:lineRule="auto"/>
        <w:jc w:val="both"/>
        <w:rPr>
          <w:rFonts w:cs="Times New Roman"/>
          <w:b/>
          <w:sz w:val="26"/>
          <w:szCs w:val="26"/>
          <w:rPrChange w:id="22" w:author="Tuan NV" w:date="2026-04-16T22:33:00Z" w16du:dateUtc="2026-04-16T15:33:00Z">
            <w:rPr>
              <w:rFonts w:cs="Times New Roman"/>
              <w:b/>
              <w:szCs w:val="28"/>
            </w:rPr>
          </w:rPrChange>
        </w:rPr>
      </w:pPr>
      <w:r w:rsidRPr="001F04C9">
        <w:rPr>
          <w:rFonts w:cs="Times New Roman"/>
          <w:b/>
          <w:sz w:val="26"/>
          <w:szCs w:val="26"/>
        </w:rPr>
        <w:t xml:space="preserve">  </w:t>
      </w:r>
      <w:r w:rsidRPr="001F04C9">
        <w:rPr>
          <w:rFonts w:cs="Times New Roman"/>
          <w:b/>
          <w:sz w:val="26"/>
          <w:szCs w:val="26"/>
        </w:rPr>
        <w:tab/>
      </w:r>
      <w:r w:rsidRPr="001F04C9">
        <w:rPr>
          <w:rFonts w:cs="Times New Roman"/>
          <w:b/>
          <w:sz w:val="26"/>
          <w:szCs w:val="26"/>
          <w:rPrChange w:id="23" w:author="Tuan NV" w:date="2026-04-16T22:33:00Z" w16du:dateUtc="2026-04-16T15:33:00Z">
            <w:rPr>
              <w:rFonts w:cs="Times New Roman"/>
              <w:b/>
              <w:szCs w:val="28"/>
            </w:rPr>
          </w:rPrChange>
        </w:rPr>
        <w:t xml:space="preserve">Nhóm sinh viên thực hiện: </w:t>
      </w:r>
      <w:r w:rsidRPr="001F04C9">
        <w:rPr>
          <w:rFonts w:cs="Times New Roman"/>
          <w:b/>
          <w:sz w:val="26"/>
          <w:szCs w:val="26"/>
          <w:rPrChange w:id="24" w:author="Tuan NV" w:date="2026-04-16T22:33:00Z" w16du:dateUtc="2026-04-16T15:33:00Z">
            <w:rPr>
              <w:rFonts w:cs="Times New Roman"/>
              <w:b/>
              <w:szCs w:val="28"/>
            </w:rPr>
          </w:rPrChange>
        </w:rPr>
        <w:tab/>
        <w:t>Nguyễn Việt Tuấn - 243630613</w:t>
      </w:r>
    </w:p>
    <w:p w14:paraId="2FD92513" w14:textId="77777777" w:rsidR="00A855D5" w:rsidRPr="001F04C9" w:rsidRDefault="00A855D5" w:rsidP="00664455">
      <w:pPr>
        <w:tabs>
          <w:tab w:val="left" w:pos="851"/>
          <w:tab w:val="left" w:pos="4536"/>
        </w:tabs>
        <w:spacing w:before="120" w:after="120" w:line="312" w:lineRule="auto"/>
        <w:jc w:val="both"/>
        <w:rPr>
          <w:rFonts w:cs="Times New Roman"/>
          <w:b/>
          <w:sz w:val="26"/>
          <w:szCs w:val="26"/>
          <w:rPrChange w:id="25" w:author="Tuan NV" w:date="2026-04-16T22:33:00Z" w16du:dateUtc="2026-04-16T15:33:00Z">
            <w:rPr>
              <w:rFonts w:cs="Times New Roman"/>
              <w:b/>
              <w:szCs w:val="28"/>
            </w:rPr>
          </w:rPrChange>
        </w:rPr>
      </w:pPr>
      <w:r w:rsidRPr="001F04C9">
        <w:rPr>
          <w:rFonts w:cs="Times New Roman"/>
          <w:b/>
          <w:sz w:val="26"/>
          <w:szCs w:val="26"/>
          <w:rPrChange w:id="26" w:author="Tuan NV" w:date="2026-04-16T22:33:00Z" w16du:dateUtc="2026-04-16T15:33:00Z">
            <w:rPr>
              <w:rFonts w:cs="Times New Roman"/>
              <w:b/>
              <w:szCs w:val="28"/>
            </w:rPr>
          </w:rPrChange>
        </w:rPr>
        <w:tab/>
      </w:r>
      <w:r w:rsidRPr="001F04C9">
        <w:rPr>
          <w:rFonts w:cs="Times New Roman"/>
          <w:b/>
          <w:sz w:val="26"/>
          <w:szCs w:val="26"/>
          <w:rPrChange w:id="27" w:author="Tuan NV" w:date="2026-04-16T22:33:00Z" w16du:dateUtc="2026-04-16T15:33:00Z">
            <w:rPr>
              <w:rFonts w:cs="Times New Roman"/>
              <w:b/>
              <w:szCs w:val="28"/>
            </w:rPr>
          </w:rPrChange>
        </w:rPr>
        <w:tab/>
        <w:t>Lò Hoàng Hải - 243630577</w:t>
      </w:r>
    </w:p>
    <w:p w14:paraId="3870120F" w14:textId="77777777" w:rsidR="00A855D5" w:rsidRPr="001F04C9" w:rsidRDefault="00A855D5" w:rsidP="00664455">
      <w:pPr>
        <w:tabs>
          <w:tab w:val="left" w:pos="4536"/>
        </w:tabs>
        <w:spacing w:before="120" w:after="120" w:line="312" w:lineRule="auto"/>
        <w:jc w:val="both"/>
        <w:rPr>
          <w:rFonts w:cs="Times New Roman"/>
          <w:b/>
          <w:sz w:val="26"/>
          <w:szCs w:val="26"/>
          <w:rPrChange w:id="28" w:author="Tuan NV" w:date="2026-04-16T22:33:00Z" w16du:dateUtc="2026-04-16T15:33:00Z">
            <w:rPr>
              <w:rFonts w:cs="Times New Roman"/>
              <w:b/>
              <w:szCs w:val="28"/>
            </w:rPr>
          </w:rPrChange>
        </w:rPr>
      </w:pPr>
      <w:r w:rsidRPr="001F04C9">
        <w:rPr>
          <w:rFonts w:cs="Times New Roman"/>
          <w:b/>
          <w:sz w:val="26"/>
          <w:szCs w:val="26"/>
          <w:rPrChange w:id="29" w:author="Tuan NV" w:date="2026-04-16T22:33:00Z" w16du:dateUtc="2026-04-16T15:33:00Z">
            <w:rPr>
              <w:rFonts w:cs="Times New Roman"/>
              <w:b/>
              <w:szCs w:val="28"/>
            </w:rPr>
          </w:rPrChange>
        </w:rPr>
        <w:tab/>
        <w:t>Từ Hoàng Thanh - 243630605</w:t>
      </w:r>
    </w:p>
    <w:p w14:paraId="3E71A037" w14:textId="77777777" w:rsidR="00A855D5" w:rsidRPr="001F04C9" w:rsidRDefault="00A855D5" w:rsidP="00664455">
      <w:pPr>
        <w:tabs>
          <w:tab w:val="left" w:pos="4536"/>
        </w:tabs>
        <w:spacing w:before="120" w:after="120" w:line="312" w:lineRule="auto"/>
        <w:jc w:val="both"/>
        <w:rPr>
          <w:rFonts w:cs="Times New Roman"/>
          <w:b/>
          <w:sz w:val="26"/>
          <w:szCs w:val="26"/>
          <w:rPrChange w:id="30" w:author="Tuan NV" w:date="2026-04-16T22:33:00Z" w16du:dateUtc="2026-04-16T15:33:00Z">
            <w:rPr>
              <w:rFonts w:cs="Times New Roman"/>
              <w:b/>
              <w:szCs w:val="28"/>
            </w:rPr>
          </w:rPrChange>
        </w:rPr>
      </w:pPr>
      <w:r w:rsidRPr="001F04C9">
        <w:rPr>
          <w:rFonts w:cs="Times New Roman"/>
          <w:b/>
          <w:sz w:val="26"/>
          <w:szCs w:val="26"/>
          <w:rPrChange w:id="31" w:author="Tuan NV" w:date="2026-04-16T22:33:00Z" w16du:dateUtc="2026-04-16T15:33:00Z">
            <w:rPr>
              <w:rFonts w:cs="Times New Roman"/>
              <w:b/>
              <w:szCs w:val="28"/>
            </w:rPr>
          </w:rPrChange>
        </w:rPr>
        <w:tab/>
        <w:t>Nguyễn Phương Thảo - 243630607</w:t>
      </w:r>
    </w:p>
    <w:p w14:paraId="281C44DC" w14:textId="77777777" w:rsidR="00A855D5" w:rsidRPr="001F04C9" w:rsidRDefault="00A855D5" w:rsidP="00664455">
      <w:pPr>
        <w:tabs>
          <w:tab w:val="left" w:pos="851"/>
          <w:tab w:val="left" w:pos="4536"/>
        </w:tabs>
        <w:spacing w:before="120" w:after="120" w:line="312" w:lineRule="auto"/>
        <w:jc w:val="both"/>
        <w:rPr>
          <w:rFonts w:cs="Times New Roman"/>
          <w:b/>
          <w:sz w:val="26"/>
          <w:szCs w:val="26"/>
          <w:rPrChange w:id="32" w:author="Tuan NV" w:date="2026-04-16T22:33:00Z" w16du:dateUtc="2026-04-16T15:33:00Z">
            <w:rPr>
              <w:rFonts w:cs="Times New Roman"/>
              <w:b/>
              <w:szCs w:val="28"/>
            </w:rPr>
          </w:rPrChange>
        </w:rPr>
      </w:pPr>
      <w:r w:rsidRPr="001F04C9">
        <w:rPr>
          <w:rFonts w:cs="Times New Roman"/>
          <w:b/>
          <w:sz w:val="26"/>
          <w:szCs w:val="26"/>
          <w:rPrChange w:id="33" w:author="Tuan NV" w:date="2026-04-16T22:33:00Z" w16du:dateUtc="2026-04-16T15:33:00Z">
            <w:rPr>
              <w:rFonts w:cs="Times New Roman"/>
              <w:b/>
              <w:szCs w:val="28"/>
            </w:rPr>
          </w:rPrChange>
        </w:rPr>
        <w:tab/>
        <w:t xml:space="preserve">Lớp: </w:t>
      </w:r>
      <w:r w:rsidRPr="001F04C9">
        <w:rPr>
          <w:rFonts w:cs="Times New Roman"/>
          <w:b/>
          <w:sz w:val="26"/>
          <w:szCs w:val="26"/>
          <w:rPrChange w:id="34" w:author="Tuan NV" w:date="2026-04-16T22:33:00Z" w16du:dateUtc="2026-04-16T15:33:00Z">
            <w:rPr>
              <w:rFonts w:cs="Times New Roman"/>
              <w:b/>
              <w:szCs w:val="28"/>
            </w:rPr>
          </w:rPrChange>
        </w:rPr>
        <w:tab/>
        <w:t>Khoa học máy tính - K65</w:t>
      </w:r>
    </w:p>
    <w:p w14:paraId="5F8A6E75" w14:textId="77777777" w:rsidR="00A855D5" w:rsidRPr="001F04C9" w:rsidRDefault="00A855D5" w:rsidP="00664455">
      <w:pPr>
        <w:tabs>
          <w:tab w:val="left" w:pos="851"/>
          <w:tab w:val="left" w:pos="4536"/>
        </w:tabs>
        <w:spacing w:before="120" w:after="120" w:line="312" w:lineRule="auto"/>
        <w:jc w:val="both"/>
        <w:rPr>
          <w:rFonts w:cs="Times New Roman"/>
          <w:b/>
          <w:sz w:val="26"/>
          <w:szCs w:val="26"/>
          <w:rPrChange w:id="35" w:author="Tuan NV" w:date="2026-04-16T22:33:00Z" w16du:dateUtc="2026-04-16T15:33:00Z">
            <w:rPr>
              <w:rFonts w:cs="Times New Roman"/>
              <w:b/>
              <w:szCs w:val="28"/>
            </w:rPr>
          </w:rPrChange>
        </w:rPr>
      </w:pPr>
      <w:r w:rsidRPr="001F04C9">
        <w:rPr>
          <w:rFonts w:cs="Times New Roman"/>
          <w:b/>
          <w:sz w:val="26"/>
          <w:szCs w:val="26"/>
          <w:rPrChange w:id="36" w:author="Tuan NV" w:date="2026-04-16T22:33:00Z" w16du:dateUtc="2026-04-16T15:33:00Z">
            <w:rPr>
              <w:rFonts w:cs="Times New Roman"/>
              <w:b/>
              <w:szCs w:val="28"/>
            </w:rPr>
          </w:rPrChange>
        </w:rPr>
        <w:tab/>
        <w:t xml:space="preserve">Giảng viên hướng dẫn: </w:t>
      </w:r>
      <w:r w:rsidRPr="001F04C9">
        <w:rPr>
          <w:rFonts w:cs="Times New Roman"/>
          <w:b/>
          <w:sz w:val="26"/>
          <w:szCs w:val="26"/>
          <w:rPrChange w:id="37" w:author="Tuan NV" w:date="2026-04-16T22:33:00Z" w16du:dateUtc="2026-04-16T15:33:00Z">
            <w:rPr>
              <w:rFonts w:cs="Times New Roman"/>
              <w:b/>
              <w:szCs w:val="28"/>
            </w:rPr>
          </w:rPrChange>
        </w:rPr>
        <w:tab/>
      </w:r>
      <w:r w:rsidR="00191CF5" w:rsidRPr="001F04C9">
        <w:rPr>
          <w:rFonts w:cs="Times New Roman"/>
          <w:b/>
          <w:sz w:val="26"/>
          <w:szCs w:val="26"/>
          <w:rPrChange w:id="38" w:author="Tuan NV" w:date="2026-04-16T22:33:00Z" w16du:dateUtc="2026-04-16T15:33:00Z">
            <w:rPr>
              <w:rFonts w:cs="Times New Roman"/>
              <w:b/>
              <w:szCs w:val="28"/>
            </w:rPr>
          </w:rPrChange>
        </w:rPr>
        <w:t>Lại Mạnh Dũng</w:t>
      </w:r>
    </w:p>
    <w:p w14:paraId="5CBC63BB" w14:textId="77777777" w:rsidR="00A855D5" w:rsidRPr="001F04C9" w:rsidRDefault="00A855D5" w:rsidP="00664455">
      <w:pPr>
        <w:tabs>
          <w:tab w:val="left" w:pos="5976"/>
        </w:tabs>
        <w:spacing w:before="120" w:after="120" w:line="312" w:lineRule="auto"/>
        <w:jc w:val="both"/>
        <w:rPr>
          <w:rFonts w:cs="Times New Roman"/>
          <w:b/>
          <w:sz w:val="26"/>
          <w:szCs w:val="26"/>
          <w:lang w:val="vi-VN"/>
          <w:rPrChange w:id="39" w:author="Tuan NV" w:date="2026-04-16T22:33:00Z" w16du:dateUtc="2026-04-16T15:33:00Z">
            <w:rPr>
              <w:rFonts w:cs="Times New Roman"/>
              <w:b/>
              <w:szCs w:val="28"/>
              <w:lang w:val="vi-VN"/>
            </w:rPr>
          </w:rPrChange>
        </w:rPr>
      </w:pPr>
      <w:r w:rsidRPr="001F04C9">
        <w:rPr>
          <w:rFonts w:cs="Times New Roman"/>
          <w:b/>
          <w:sz w:val="26"/>
          <w:szCs w:val="26"/>
        </w:rPr>
        <w:tab/>
      </w:r>
    </w:p>
    <w:p w14:paraId="424AE5FC" w14:textId="77777777" w:rsidR="00A855D5" w:rsidRPr="001F04C9" w:rsidRDefault="00A855D5" w:rsidP="00664455">
      <w:pPr>
        <w:tabs>
          <w:tab w:val="left" w:pos="5976"/>
        </w:tabs>
        <w:spacing w:before="120" w:after="120" w:line="312" w:lineRule="auto"/>
        <w:jc w:val="both"/>
        <w:rPr>
          <w:rFonts w:cs="Times New Roman"/>
          <w:b/>
          <w:sz w:val="26"/>
          <w:szCs w:val="26"/>
          <w:lang w:val="vi-VN"/>
          <w:rPrChange w:id="40" w:author="Tuan NV" w:date="2026-04-16T22:33:00Z" w16du:dateUtc="2026-04-16T15:33:00Z">
            <w:rPr>
              <w:rFonts w:cs="Times New Roman"/>
              <w:b/>
              <w:szCs w:val="28"/>
              <w:lang w:val="vi-VN"/>
            </w:rPr>
          </w:rPrChange>
        </w:rPr>
      </w:pPr>
    </w:p>
    <w:p w14:paraId="4E65C159" w14:textId="77777777" w:rsidR="00A855D5" w:rsidRDefault="00A855D5" w:rsidP="001F04C9">
      <w:pPr>
        <w:tabs>
          <w:tab w:val="left" w:pos="5976"/>
        </w:tabs>
        <w:spacing w:before="120" w:after="120" w:line="312" w:lineRule="auto"/>
        <w:jc w:val="center"/>
        <w:rPr>
          <w:ins w:id="41" w:author="Tuan NV" w:date="2026-04-16T22:34:00Z" w16du:dateUtc="2026-04-16T15:34:00Z"/>
          <w:rFonts w:cs="Times New Roman"/>
          <w:b/>
          <w:sz w:val="26"/>
          <w:szCs w:val="26"/>
          <w:lang w:val="vi-VN"/>
        </w:rPr>
      </w:pPr>
    </w:p>
    <w:p w14:paraId="24904753" w14:textId="77777777" w:rsidR="001F04C9" w:rsidRPr="001F04C9" w:rsidRDefault="001F04C9">
      <w:pPr>
        <w:tabs>
          <w:tab w:val="left" w:pos="5976"/>
        </w:tabs>
        <w:spacing w:before="120" w:after="120" w:line="312" w:lineRule="auto"/>
        <w:jc w:val="center"/>
        <w:rPr>
          <w:rFonts w:cs="Times New Roman"/>
          <w:b/>
          <w:sz w:val="26"/>
          <w:szCs w:val="26"/>
          <w:lang w:val="vi-VN"/>
          <w:rPrChange w:id="42" w:author="Tuan NV" w:date="2026-04-16T22:33:00Z" w16du:dateUtc="2026-04-16T15:33:00Z">
            <w:rPr>
              <w:rFonts w:cs="Times New Roman"/>
              <w:b/>
              <w:szCs w:val="28"/>
              <w:lang w:val="vi-VN"/>
            </w:rPr>
          </w:rPrChange>
        </w:rPr>
        <w:pPrChange w:id="43" w:author="Tuan NV" w:date="2026-04-16T22:34:00Z" w16du:dateUtc="2026-04-16T15:34:00Z">
          <w:pPr>
            <w:tabs>
              <w:tab w:val="left" w:pos="5976"/>
            </w:tabs>
            <w:spacing w:before="120" w:after="120" w:line="312" w:lineRule="auto"/>
            <w:jc w:val="both"/>
          </w:pPr>
        </w:pPrChange>
      </w:pPr>
    </w:p>
    <w:p w14:paraId="30B75424" w14:textId="77777777" w:rsidR="00A855D5" w:rsidRPr="001F04C9" w:rsidRDefault="00A855D5" w:rsidP="00664455">
      <w:pPr>
        <w:spacing w:before="120" w:after="120" w:line="312" w:lineRule="auto"/>
        <w:jc w:val="center"/>
        <w:rPr>
          <w:rFonts w:cs="Times New Roman"/>
          <w:b/>
          <w:sz w:val="26"/>
          <w:szCs w:val="26"/>
          <w:rPrChange w:id="44" w:author="Tuan NV" w:date="2026-04-16T22:33:00Z" w16du:dateUtc="2026-04-16T15:33:00Z">
            <w:rPr>
              <w:rFonts w:cs="Times New Roman"/>
              <w:b/>
              <w:szCs w:val="28"/>
            </w:rPr>
          </w:rPrChange>
        </w:rPr>
      </w:pPr>
    </w:p>
    <w:p w14:paraId="0423B6A2" w14:textId="77777777" w:rsidR="007F7C47" w:rsidRDefault="00A855D5" w:rsidP="00664455">
      <w:pPr>
        <w:spacing w:before="120" w:after="120" w:line="312" w:lineRule="auto"/>
        <w:jc w:val="center"/>
        <w:rPr>
          <w:ins w:id="45" w:author="Tuan NV" w:date="2026-04-16T22:33:00Z" w16du:dateUtc="2026-04-16T15:33:00Z"/>
          <w:rFonts w:cs="Times New Roman"/>
          <w:b/>
          <w:sz w:val="26"/>
          <w:szCs w:val="26"/>
          <w:lang w:val="vi-VN"/>
        </w:rPr>
      </w:pPr>
      <w:r w:rsidRPr="001F04C9">
        <w:rPr>
          <w:rFonts w:cs="Times New Roman"/>
          <w:b/>
          <w:sz w:val="26"/>
          <w:szCs w:val="26"/>
          <w:rPrChange w:id="46" w:author="Tuan NV" w:date="2026-04-16T22:33:00Z" w16du:dateUtc="2026-04-16T15:33:00Z">
            <w:rPr>
              <w:rFonts w:cs="Times New Roman"/>
              <w:b/>
              <w:szCs w:val="28"/>
            </w:rPr>
          </w:rPrChange>
        </w:rPr>
        <w:t>Hà Nội, tháng 4 năm 2026</w:t>
      </w:r>
    </w:p>
    <w:p w14:paraId="7E4B81BA" w14:textId="77777777" w:rsidR="001F04C9" w:rsidRPr="001F04C9" w:rsidRDefault="001F04C9" w:rsidP="00664455">
      <w:pPr>
        <w:spacing w:before="120" w:after="120" w:line="312" w:lineRule="auto"/>
        <w:jc w:val="center"/>
        <w:rPr>
          <w:rFonts w:cs="Times New Roman"/>
          <w:b/>
          <w:sz w:val="26"/>
          <w:szCs w:val="26"/>
          <w:lang w:val="vi-VN"/>
          <w:rPrChange w:id="47" w:author="Tuan NV" w:date="2026-04-16T22:33:00Z" w16du:dateUtc="2026-04-16T15:33:00Z">
            <w:rPr>
              <w:rFonts w:cs="Times New Roman"/>
              <w:b/>
              <w:szCs w:val="28"/>
            </w:rPr>
          </w:rPrChange>
        </w:rPr>
      </w:pPr>
    </w:p>
    <w:p w14:paraId="69221840" w14:textId="77777777" w:rsidR="009C7863" w:rsidRPr="001F04C9" w:rsidRDefault="009C7863" w:rsidP="00664455">
      <w:pPr>
        <w:pStyle w:val="Heading1"/>
        <w:spacing w:line="312" w:lineRule="auto"/>
      </w:pPr>
      <w:bookmarkStart w:id="48" w:name="_Toc227272648"/>
      <w:r w:rsidRPr="001F04C9">
        <w:lastRenderedPageBreak/>
        <w:t>LỜI CẢM ƠN</w:t>
      </w:r>
      <w:bookmarkEnd w:id="48"/>
    </w:p>
    <w:p w14:paraId="5C094051" w14:textId="77777777" w:rsidR="009C7863" w:rsidRPr="001F04C9" w:rsidRDefault="009C7863" w:rsidP="00664455">
      <w:pPr>
        <w:pStyle w:val="NormalWeb"/>
        <w:spacing w:before="120" w:beforeAutospacing="0" w:after="120" w:afterAutospacing="0" w:line="312" w:lineRule="auto"/>
        <w:ind w:firstLine="720"/>
        <w:jc w:val="both"/>
        <w:rPr>
          <w:sz w:val="26"/>
          <w:szCs w:val="26"/>
        </w:rPr>
      </w:pPr>
      <w:r w:rsidRPr="001F04C9">
        <w:rPr>
          <w:sz w:val="26"/>
          <w:szCs w:val="26"/>
        </w:rPr>
        <w:t>Trước hết, chúng em xin bày tỏ lòng biết ơn sâu sắc đến giảng viên thầy Lại Mạnh Dũng phụ trách môn Cơ sở dữ liệu, người đã tận tình giảng dạy, truyền đạt cho chúng em những kiến thức nền tảng và quan trọng về mô hình dữ liệu, thiết kế cơ sở dữ liệu cũng như cách áp dụng vào thực tiễn. Những hướng dẫn và góp ý quý báu của thầy đã giúp chúng em hiểu rõ hơn về cách xây dựng và tổ chức một hệ thống cơ sở dữ liệu hoàn chỉnh.</w:t>
      </w:r>
    </w:p>
    <w:p w14:paraId="69F540EF" w14:textId="77777777" w:rsidR="009C7863" w:rsidRPr="001F04C9" w:rsidRDefault="009C7863" w:rsidP="00664455">
      <w:pPr>
        <w:pStyle w:val="NormalWeb"/>
        <w:spacing w:before="120" w:beforeAutospacing="0" w:after="120" w:afterAutospacing="0" w:line="312" w:lineRule="auto"/>
        <w:ind w:firstLine="720"/>
        <w:jc w:val="both"/>
        <w:rPr>
          <w:sz w:val="26"/>
          <w:szCs w:val="26"/>
        </w:rPr>
      </w:pPr>
      <w:r w:rsidRPr="001F04C9">
        <w:rPr>
          <w:sz w:val="26"/>
          <w:szCs w:val="26"/>
        </w:rPr>
        <w:t>Chúng em cũng xin chân thành cảm ơn các bạn bè, anh chị đã luôn đồng hành, hỗ trợ, chia sẻ tài liệu và kinh nghiệm trong suốt quá trình thực hiện đề tài. Sự giúp đỡ đó đã góp phần không nhỏ giúp chúng em hoàn thành tốt bài báo cáo này.</w:t>
      </w:r>
    </w:p>
    <w:p w14:paraId="00C9050B" w14:textId="77777777" w:rsidR="009C7863" w:rsidRPr="001F04C9" w:rsidRDefault="009C7863" w:rsidP="00664455">
      <w:pPr>
        <w:pStyle w:val="NormalWeb"/>
        <w:spacing w:before="120" w:beforeAutospacing="0" w:after="120" w:afterAutospacing="0" w:line="312" w:lineRule="auto"/>
        <w:ind w:firstLine="720"/>
        <w:jc w:val="both"/>
        <w:rPr>
          <w:sz w:val="26"/>
          <w:szCs w:val="26"/>
        </w:rPr>
      </w:pPr>
      <w:r w:rsidRPr="001F04C9">
        <w:rPr>
          <w:sz w:val="26"/>
          <w:szCs w:val="26"/>
        </w:rPr>
        <w:t>Thông qua đề tài “Quản lý chuỗi cung ứng”, chúng em đã có cơ hội vận dụng các kiến thức đã học để phân tích, thiết kế và xây dựng mô hình cơ sở dữ liệu cho một hệ thống thực tế. Qua đó, chúng em không chỉ củng cố kiến thức chuyên môn mà còn rèn luyện được kỹ năng tư duy logic, làm việc nhóm và giải quyết vấn đề.</w:t>
      </w:r>
    </w:p>
    <w:p w14:paraId="3AD31FE8" w14:textId="77777777" w:rsidR="009C7863" w:rsidRPr="001F04C9" w:rsidRDefault="009C7863" w:rsidP="00664455">
      <w:pPr>
        <w:pStyle w:val="NormalWeb"/>
        <w:spacing w:before="120" w:beforeAutospacing="0" w:after="120" w:afterAutospacing="0" w:line="312" w:lineRule="auto"/>
        <w:ind w:firstLine="720"/>
        <w:jc w:val="both"/>
        <w:rPr>
          <w:sz w:val="26"/>
          <w:szCs w:val="26"/>
        </w:rPr>
      </w:pPr>
      <w:r w:rsidRPr="001F04C9">
        <w:rPr>
          <w:sz w:val="26"/>
          <w:szCs w:val="26"/>
        </w:rPr>
        <w:t>Mặc dù đã cố gắng hoàn thiện đề tài, nhưng do kiến thức và kinh nghiệm còn hạn chế nên bài báo cáo khó tránh khỏi những thiếu sót. Chúng em rất mong nhận được sự thông cảm và những ý kiến đóng góp quý báu từ thầy, cô và các bạn để có thể hoàn thiện hơn trong tương lai.</w:t>
      </w:r>
    </w:p>
    <w:p w14:paraId="507BE7DD" w14:textId="77777777" w:rsidR="009C7863" w:rsidRPr="001F04C9" w:rsidRDefault="009C7863" w:rsidP="00664455">
      <w:pPr>
        <w:pStyle w:val="NormalWeb"/>
        <w:spacing w:before="120" w:beforeAutospacing="0" w:after="120" w:afterAutospacing="0" w:line="312" w:lineRule="auto"/>
        <w:ind w:firstLine="720"/>
        <w:jc w:val="both"/>
        <w:rPr>
          <w:sz w:val="26"/>
          <w:szCs w:val="26"/>
        </w:rPr>
      </w:pPr>
      <w:r w:rsidRPr="001F04C9">
        <w:rPr>
          <w:sz w:val="26"/>
          <w:szCs w:val="26"/>
        </w:rPr>
        <w:t>Chúng em xin chân thành cảm ơn!</w:t>
      </w:r>
    </w:p>
    <w:p w14:paraId="3C7AF3C2" w14:textId="48B301BE" w:rsidR="009C7863" w:rsidRPr="001F04C9" w:rsidRDefault="00907443" w:rsidP="00664455">
      <w:pPr>
        <w:pStyle w:val="NormalWeb"/>
        <w:spacing w:before="120" w:beforeAutospacing="0" w:after="120" w:afterAutospacing="0" w:line="312" w:lineRule="auto"/>
        <w:ind w:left="5760"/>
        <w:jc w:val="both"/>
        <w:rPr>
          <w:sz w:val="26"/>
          <w:szCs w:val="26"/>
          <w:lang w:val="vi-VN"/>
        </w:rPr>
      </w:pPr>
      <w:r w:rsidRPr="001F04C9">
        <w:rPr>
          <w:sz w:val="26"/>
          <w:szCs w:val="26"/>
        </w:rPr>
        <w:t>Nhóm</w:t>
      </w:r>
      <w:r w:rsidRPr="001F04C9">
        <w:rPr>
          <w:sz w:val="26"/>
          <w:szCs w:val="26"/>
          <w:lang w:val="vi-VN"/>
        </w:rPr>
        <w:t xml:space="preserve"> </w:t>
      </w:r>
      <w:r w:rsidRPr="001F04C9">
        <w:rPr>
          <w:sz w:val="26"/>
          <w:szCs w:val="26"/>
        </w:rPr>
        <w:t>s</w:t>
      </w:r>
      <w:r w:rsidR="009C7863" w:rsidRPr="001F04C9">
        <w:rPr>
          <w:sz w:val="26"/>
          <w:szCs w:val="26"/>
        </w:rPr>
        <w:t>inh viên thực hiện</w:t>
      </w:r>
      <w:r w:rsidR="009C7863" w:rsidRPr="001F04C9">
        <w:rPr>
          <w:sz w:val="26"/>
          <w:szCs w:val="26"/>
          <w:lang w:val="vi-VN"/>
        </w:rPr>
        <w:t xml:space="preserve">: </w:t>
      </w:r>
    </w:p>
    <w:p w14:paraId="53E63796" w14:textId="77777777" w:rsidR="009C7863" w:rsidRPr="001F04C9" w:rsidRDefault="009C7863" w:rsidP="00664455">
      <w:pPr>
        <w:pStyle w:val="NormalWeb"/>
        <w:spacing w:before="120" w:beforeAutospacing="0" w:after="120" w:afterAutospacing="0" w:line="312" w:lineRule="auto"/>
        <w:ind w:left="5760"/>
        <w:jc w:val="both"/>
        <w:rPr>
          <w:sz w:val="26"/>
          <w:szCs w:val="26"/>
        </w:rPr>
      </w:pPr>
      <w:r w:rsidRPr="001F04C9">
        <w:rPr>
          <w:sz w:val="26"/>
          <w:szCs w:val="26"/>
          <w:lang w:val="vi-VN"/>
        </w:rPr>
        <w:t xml:space="preserve">   </w:t>
      </w:r>
      <w:r w:rsidRPr="001F04C9">
        <w:rPr>
          <w:sz w:val="26"/>
          <w:szCs w:val="26"/>
        </w:rPr>
        <w:t>Nguyễn Việt Tuấn</w:t>
      </w:r>
    </w:p>
    <w:p w14:paraId="41EF54BA" w14:textId="77777777" w:rsidR="009C7863" w:rsidRPr="001F04C9" w:rsidRDefault="009C7863" w:rsidP="00664455">
      <w:pPr>
        <w:pStyle w:val="NormalWeb"/>
        <w:spacing w:before="120" w:beforeAutospacing="0" w:after="120" w:afterAutospacing="0" w:line="312" w:lineRule="auto"/>
        <w:ind w:left="5760"/>
        <w:jc w:val="both"/>
        <w:rPr>
          <w:sz w:val="26"/>
          <w:szCs w:val="26"/>
        </w:rPr>
      </w:pPr>
      <w:r w:rsidRPr="001F04C9">
        <w:rPr>
          <w:sz w:val="26"/>
          <w:szCs w:val="26"/>
          <w:lang w:val="vi-VN"/>
        </w:rPr>
        <w:t xml:space="preserve">   </w:t>
      </w:r>
      <w:r w:rsidRPr="001F04C9">
        <w:rPr>
          <w:sz w:val="26"/>
          <w:szCs w:val="26"/>
        </w:rPr>
        <w:t>Từ Hoàng Thanh</w:t>
      </w:r>
    </w:p>
    <w:p w14:paraId="1592383E" w14:textId="77777777" w:rsidR="009C7863" w:rsidRPr="001F04C9" w:rsidRDefault="009C7863" w:rsidP="00664455">
      <w:pPr>
        <w:pStyle w:val="NormalWeb"/>
        <w:spacing w:before="120" w:beforeAutospacing="0" w:after="120" w:afterAutospacing="0" w:line="312" w:lineRule="auto"/>
        <w:ind w:left="5760"/>
        <w:jc w:val="both"/>
        <w:rPr>
          <w:sz w:val="26"/>
          <w:szCs w:val="26"/>
        </w:rPr>
      </w:pPr>
      <w:r w:rsidRPr="001F04C9">
        <w:rPr>
          <w:sz w:val="26"/>
          <w:szCs w:val="26"/>
          <w:lang w:val="vi-VN"/>
        </w:rPr>
        <w:t xml:space="preserve">   </w:t>
      </w:r>
      <w:r w:rsidRPr="001F04C9">
        <w:rPr>
          <w:sz w:val="26"/>
          <w:szCs w:val="26"/>
        </w:rPr>
        <w:t>Lò Hoàng Hải</w:t>
      </w:r>
    </w:p>
    <w:p w14:paraId="25845FBE" w14:textId="77777777" w:rsidR="009C7863" w:rsidRPr="001F04C9" w:rsidRDefault="009C7863" w:rsidP="00664455">
      <w:pPr>
        <w:pStyle w:val="NormalWeb"/>
        <w:spacing w:before="120" w:beforeAutospacing="0" w:after="120" w:afterAutospacing="0" w:line="312" w:lineRule="auto"/>
        <w:ind w:left="5760"/>
        <w:jc w:val="both"/>
        <w:rPr>
          <w:sz w:val="26"/>
          <w:szCs w:val="26"/>
        </w:rPr>
      </w:pPr>
      <w:r w:rsidRPr="001F04C9">
        <w:rPr>
          <w:sz w:val="26"/>
          <w:szCs w:val="26"/>
          <w:lang w:val="vi-VN"/>
        </w:rPr>
        <w:t xml:space="preserve">   </w:t>
      </w:r>
      <w:r w:rsidRPr="001F04C9">
        <w:rPr>
          <w:sz w:val="26"/>
          <w:szCs w:val="26"/>
        </w:rPr>
        <w:t>Nguyễn Phương Thảo</w:t>
      </w:r>
    </w:p>
    <w:p w14:paraId="6259BEDC" w14:textId="77777777" w:rsidR="009C7863" w:rsidRPr="001F04C9" w:rsidRDefault="009C7863" w:rsidP="00664455">
      <w:pPr>
        <w:spacing w:line="312" w:lineRule="auto"/>
        <w:rPr>
          <w:sz w:val="26"/>
          <w:szCs w:val="26"/>
          <w:rPrChange w:id="49" w:author="Tuan NV" w:date="2026-04-16T22:33:00Z" w16du:dateUtc="2026-04-16T15:33:00Z">
            <w:rPr/>
          </w:rPrChange>
        </w:rPr>
      </w:pPr>
    </w:p>
    <w:p w14:paraId="27FBD8A9" w14:textId="77777777" w:rsidR="0046095D" w:rsidRPr="001F04C9" w:rsidRDefault="0046095D" w:rsidP="00664455">
      <w:pPr>
        <w:spacing w:line="312" w:lineRule="auto"/>
        <w:rPr>
          <w:sz w:val="26"/>
          <w:szCs w:val="26"/>
          <w:rPrChange w:id="50" w:author="Tuan NV" w:date="2026-04-16T22:33:00Z" w16du:dateUtc="2026-04-16T15:33:00Z">
            <w:rPr/>
          </w:rPrChange>
        </w:rPr>
      </w:pPr>
    </w:p>
    <w:p w14:paraId="03B3A3F7" w14:textId="77777777" w:rsidR="0046095D" w:rsidRPr="001F04C9" w:rsidRDefault="0046095D" w:rsidP="00664455">
      <w:pPr>
        <w:spacing w:line="312" w:lineRule="auto"/>
        <w:rPr>
          <w:sz w:val="26"/>
          <w:szCs w:val="26"/>
          <w:rPrChange w:id="51" w:author="Tuan NV" w:date="2026-04-16T22:33:00Z" w16du:dateUtc="2026-04-16T15:33:00Z">
            <w:rPr/>
          </w:rPrChange>
        </w:rPr>
      </w:pPr>
    </w:p>
    <w:p w14:paraId="1DA5E2AB" w14:textId="77777777" w:rsidR="0046095D" w:rsidRPr="001F04C9" w:rsidRDefault="0046095D" w:rsidP="00664455">
      <w:pPr>
        <w:spacing w:line="312" w:lineRule="auto"/>
        <w:rPr>
          <w:sz w:val="26"/>
          <w:szCs w:val="26"/>
          <w:rPrChange w:id="52" w:author="Tuan NV" w:date="2026-04-16T22:33:00Z" w16du:dateUtc="2026-04-16T15:33:00Z">
            <w:rPr/>
          </w:rPrChange>
        </w:rPr>
      </w:pPr>
    </w:p>
    <w:p w14:paraId="5DCFC827" w14:textId="77777777" w:rsidR="00F92F3A" w:rsidRPr="001F04C9" w:rsidRDefault="00F92F3A" w:rsidP="00664455">
      <w:pPr>
        <w:spacing w:line="312" w:lineRule="auto"/>
        <w:rPr>
          <w:sz w:val="26"/>
          <w:szCs w:val="26"/>
          <w:rPrChange w:id="53" w:author="Tuan NV" w:date="2026-04-16T22:33:00Z" w16du:dateUtc="2026-04-16T15:33:00Z">
            <w:rPr/>
          </w:rPrChange>
        </w:rPr>
      </w:pPr>
    </w:p>
    <w:p w14:paraId="0A290254" w14:textId="77777777" w:rsidR="0046095D" w:rsidRPr="001F04C9" w:rsidRDefault="0046095D" w:rsidP="00664455">
      <w:pPr>
        <w:spacing w:line="312" w:lineRule="auto"/>
        <w:rPr>
          <w:sz w:val="26"/>
          <w:szCs w:val="26"/>
          <w:lang w:val="vi-VN"/>
          <w:rPrChange w:id="54" w:author="Tuan NV" w:date="2026-04-16T22:33:00Z" w16du:dateUtc="2026-04-16T15:33:00Z">
            <w:rPr>
              <w:lang w:val="vi-VN"/>
            </w:rPr>
          </w:rPrChange>
        </w:rPr>
      </w:pPr>
    </w:p>
    <w:p w14:paraId="624B0B7C" w14:textId="77777777" w:rsidR="0046095D" w:rsidRPr="001F04C9" w:rsidRDefault="0046095D" w:rsidP="00664455">
      <w:pPr>
        <w:pStyle w:val="Heading1"/>
        <w:spacing w:line="312" w:lineRule="auto"/>
      </w:pPr>
      <w:bookmarkStart w:id="55" w:name="_Toc227272649"/>
      <w:r w:rsidRPr="001F04C9">
        <w:lastRenderedPageBreak/>
        <w:t>LỜI NÓI ĐẦU</w:t>
      </w:r>
      <w:bookmarkEnd w:id="55"/>
    </w:p>
    <w:p w14:paraId="74046C03" w14:textId="77777777" w:rsidR="0046095D" w:rsidRPr="001F04C9" w:rsidRDefault="0046095D" w:rsidP="00664455">
      <w:pPr>
        <w:pStyle w:val="NormalWeb"/>
        <w:spacing w:before="120" w:beforeAutospacing="0" w:after="120" w:afterAutospacing="0" w:line="312" w:lineRule="auto"/>
        <w:ind w:firstLine="720"/>
        <w:jc w:val="both"/>
        <w:rPr>
          <w:sz w:val="26"/>
          <w:szCs w:val="26"/>
        </w:rPr>
      </w:pPr>
      <w:r w:rsidRPr="001F04C9">
        <w:rPr>
          <w:sz w:val="26"/>
          <w:szCs w:val="26"/>
        </w:rPr>
        <w:t>Trong thời đại công nghệ thông tin phát triển mạnh mẽ, dữ liệu đóng vai trò vô cùng quan trọng trong hoạt động quản lý và vận hành của các doanh nghiệp. Đặc biệt, trong lĩnh vực chuỗi cung ứng, việc quản lý thông tin một cách chính xác, nhanh chóng và hiệu quả sẽ góp phần nâng cao năng suất, giảm chi phí và tối ưu hóa quy trình hoạt động. Do đó, việc xây dựng một hệ thống cơ sở dữ liệu phù hợp là yêu cầu cần thiết nhằm hỗ trợ quản lý toàn diện các hoạt động trong chuỗi cung ứng.</w:t>
      </w:r>
    </w:p>
    <w:p w14:paraId="68B0925E" w14:textId="77777777" w:rsidR="0046095D" w:rsidRPr="001F04C9" w:rsidRDefault="0046095D" w:rsidP="00664455">
      <w:pPr>
        <w:pStyle w:val="NormalWeb"/>
        <w:spacing w:before="120" w:beforeAutospacing="0" w:after="120" w:afterAutospacing="0" w:line="312" w:lineRule="auto"/>
        <w:ind w:firstLine="720"/>
        <w:jc w:val="both"/>
        <w:rPr>
          <w:sz w:val="26"/>
          <w:szCs w:val="26"/>
        </w:rPr>
      </w:pPr>
      <w:r w:rsidRPr="001F04C9">
        <w:rPr>
          <w:sz w:val="26"/>
          <w:szCs w:val="26"/>
        </w:rPr>
        <w:t>Xuất phát từ nhu cầu thực tiễn đó, đề tài “Quản lý chuỗi cung ứng” được lựa chọn nhằm áp dụng các kiến thức đã học trong môn Cơ sở dữ liệu vào việc phân tích, thiết kế và xây dựng một hệ thống quản lý hoàn chỉnh. Đề tài tập trung mô hình hóa các thành phần chính trong chuỗi cung ứng như nhà cung cấp, nguyên vật liệu, kho, khách hàng, đơn hàng và vận chuyển, từ đó xây dựng các mối quan hệ dữ liệu chặt chẽ, đảm bảo tính toàn vẹn và nhất quán của hệ thống.</w:t>
      </w:r>
    </w:p>
    <w:p w14:paraId="58EC13E9" w14:textId="4D279368" w:rsidR="0046095D" w:rsidRPr="001F04C9" w:rsidRDefault="0046095D" w:rsidP="00664455">
      <w:pPr>
        <w:pStyle w:val="NormalWeb"/>
        <w:spacing w:before="120" w:beforeAutospacing="0" w:after="120" w:afterAutospacing="0" w:line="312" w:lineRule="auto"/>
        <w:ind w:firstLine="720"/>
        <w:jc w:val="both"/>
        <w:rPr>
          <w:sz w:val="26"/>
          <w:szCs w:val="26"/>
        </w:rPr>
      </w:pPr>
      <w:r w:rsidRPr="001F04C9">
        <w:rPr>
          <w:sz w:val="26"/>
          <w:szCs w:val="26"/>
        </w:rPr>
        <w:t xml:space="preserve">Thông qua quá trình thực hiện đề tài, nhóm chúng em đã có cơ hội củng cố kiến thức về mô hình thực thể – liên kết (ERD), chuyển đổi sang mô hình quan hệ, thiết kế </w:t>
      </w:r>
      <w:r w:rsidR="00182EC1" w:rsidRPr="001F04C9">
        <w:rPr>
          <w:sz w:val="26"/>
          <w:szCs w:val="26"/>
        </w:rPr>
        <w:t xml:space="preserve">Bảng </w:t>
      </w:r>
      <w:r w:rsidRPr="001F04C9">
        <w:rPr>
          <w:sz w:val="26"/>
          <w:szCs w:val="26"/>
        </w:rPr>
        <w:t xml:space="preserve"> dữ liệu và xác định khóa chính, khóa ngoại. Đồng thời, đề tài cũng giúp chúng em hiểu rõ hơn về cách vận hành của một hệ thống quản lý trong thực tế, từ khâu nhập hàng, lưu kho đến xuất hàng và phân phối sản phẩm.</w:t>
      </w:r>
    </w:p>
    <w:p w14:paraId="73C4C3D5" w14:textId="78BBFCFD" w:rsidR="00915160" w:rsidRPr="001F04C9" w:rsidRDefault="00915160" w:rsidP="00664455">
      <w:pPr>
        <w:spacing w:before="120" w:after="120" w:line="312" w:lineRule="auto"/>
        <w:ind w:left="5760"/>
        <w:jc w:val="both"/>
        <w:rPr>
          <w:rFonts w:eastAsia="Times New Roman" w:cs="Times New Roman"/>
          <w:color w:val="auto"/>
          <w:sz w:val="26"/>
          <w:szCs w:val="26"/>
          <w:lang w:val="vi-VN"/>
        </w:rPr>
      </w:pPr>
      <w:r w:rsidRPr="001F04C9">
        <w:rPr>
          <w:rFonts w:eastAsia="Times New Roman" w:cs="Times New Roman"/>
          <w:color w:val="auto"/>
          <w:sz w:val="26"/>
          <w:szCs w:val="26"/>
        </w:rPr>
        <w:t xml:space="preserve">Nhóm sinh viên thực </w:t>
      </w:r>
      <w:r w:rsidR="00907443" w:rsidRPr="001F04C9">
        <w:rPr>
          <w:rFonts w:eastAsia="Times New Roman" w:cs="Times New Roman"/>
          <w:color w:val="auto"/>
          <w:sz w:val="26"/>
          <w:szCs w:val="26"/>
        </w:rPr>
        <w:t>hiện</w:t>
      </w:r>
      <w:r w:rsidR="00907443" w:rsidRPr="001F04C9">
        <w:rPr>
          <w:rFonts w:eastAsia="Times New Roman" w:cs="Times New Roman"/>
          <w:color w:val="auto"/>
          <w:sz w:val="26"/>
          <w:szCs w:val="26"/>
          <w:lang w:val="vi-VN"/>
        </w:rPr>
        <w:t>:</w:t>
      </w:r>
    </w:p>
    <w:p w14:paraId="5E99BBB0" w14:textId="77777777" w:rsidR="00915160" w:rsidRPr="001F04C9" w:rsidRDefault="00915160" w:rsidP="00664455">
      <w:pPr>
        <w:pStyle w:val="NormalWeb"/>
        <w:spacing w:before="120" w:beforeAutospacing="0" w:after="120" w:afterAutospacing="0" w:line="312" w:lineRule="auto"/>
        <w:ind w:left="5760"/>
        <w:jc w:val="both"/>
        <w:rPr>
          <w:sz w:val="26"/>
          <w:szCs w:val="26"/>
        </w:rPr>
      </w:pPr>
      <w:r w:rsidRPr="001F04C9">
        <w:rPr>
          <w:sz w:val="26"/>
          <w:szCs w:val="26"/>
          <w:lang w:val="vi-VN"/>
        </w:rPr>
        <w:t xml:space="preserve">   </w:t>
      </w:r>
      <w:r w:rsidRPr="001F04C9">
        <w:rPr>
          <w:sz w:val="26"/>
          <w:szCs w:val="26"/>
        </w:rPr>
        <w:t>Nguyễn Việt Tuấn</w:t>
      </w:r>
    </w:p>
    <w:p w14:paraId="4AC22BC6" w14:textId="77777777" w:rsidR="00915160" w:rsidRPr="001F04C9" w:rsidRDefault="00915160" w:rsidP="00664455">
      <w:pPr>
        <w:pStyle w:val="NormalWeb"/>
        <w:spacing w:before="120" w:beforeAutospacing="0" w:after="120" w:afterAutospacing="0" w:line="312" w:lineRule="auto"/>
        <w:ind w:left="5760"/>
        <w:jc w:val="both"/>
        <w:rPr>
          <w:sz w:val="26"/>
          <w:szCs w:val="26"/>
        </w:rPr>
      </w:pPr>
      <w:r w:rsidRPr="001F04C9">
        <w:rPr>
          <w:sz w:val="26"/>
          <w:szCs w:val="26"/>
          <w:lang w:val="vi-VN"/>
        </w:rPr>
        <w:t xml:space="preserve">   </w:t>
      </w:r>
      <w:r w:rsidRPr="001F04C9">
        <w:rPr>
          <w:sz w:val="26"/>
          <w:szCs w:val="26"/>
        </w:rPr>
        <w:t>Từ Hoàng Thanh</w:t>
      </w:r>
    </w:p>
    <w:p w14:paraId="161626CB" w14:textId="77777777" w:rsidR="00915160" w:rsidRPr="001F04C9" w:rsidRDefault="00915160" w:rsidP="00664455">
      <w:pPr>
        <w:pStyle w:val="NormalWeb"/>
        <w:spacing w:before="120" w:beforeAutospacing="0" w:after="120" w:afterAutospacing="0" w:line="312" w:lineRule="auto"/>
        <w:ind w:left="5760"/>
        <w:jc w:val="both"/>
        <w:rPr>
          <w:sz w:val="26"/>
          <w:szCs w:val="26"/>
        </w:rPr>
      </w:pPr>
      <w:r w:rsidRPr="001F04C9">
        <w:rPr>
          <w:sz w:val="26"/>
          <w:szCs w:val="26"/>
          <w:lang w:val="vi-VN"/>
        </w:rPr>
        <w:t xml:space="preserve">   </w:t>
      </w:r>
      <w:r w:rsidRPr="001F04C9">
        <w:rPr>
          <w:sz w:val="26"/>
          <w:szCs w:val="26"/>
        </w:rPr>
        <w:t>Lò Hoàng Hải</w:t>
      </w:r>
    </w:p>
    <w:p w14:paraId="388E99CE" w14:textId="3F6408DC" w:rsidR="009C7863" w:rsidRPr="001F04C9" w:rsidRDefault="00915160" w:rsidP="00664455">
      <w:pPr>
        <w:pStyle w:val="NormalWeb"/>
        <w:spacing w:before="120" w:beforeAutospacing="0" w:after="120" w:afterAutospacing="0" w:line="312" w:lineRule="auto"/>
        <w:ind w:left="5760"/>
        <w:jc w:val="both"/>
        <w:rPr>
          <w:sz w:val="26"/>
          <w:szCs w:val="26"/>
        </w:rPr>
      </w:pPr>
      <w:r w:rsidRPr="001F04C9">
        <w:rPr>
          <w:sz w:val="26"/>
          <w:szCs w:val="26"/>
          <w:lang w:val="vi-VN"/>
        </w:rPr>
        <w:t xml:space="preserve">   </w:t>
      </w:r>
      <w:r w:rsidRPr="001F04C9">
        <w:rPr>
          <w:sz w:val="26"/>
          <w:szCs w:val="26"/>
        </w:rPr>
        <w:t>Nguyễn Phương Thảo</w:t>
      </w:r>
    </w:p>
    <w:p w14:paraId="5D41D6CA" w14:textId="77777777" w:rsidR="005C5162" w:rsidRPr="001F04C9" w:rsidRDefault="005C5162" w:rsidP="00664455">
      <w:pPr>
        <w:pStyle w:val="NormalWeb"/>
        <w:spacing w:before="120" w:beforeAutospacing="0" w:after="120" w:afterAutospacing="0" w:line="312" w:lineRule="auto"/>
        <w:ind w:left="5760"/>
        <w:jc w:val="both"/>
        <w:rPr>
          <w:sz w:val="26"/>
          <w:szCs w:val="26"/>
        </w:rPr>
      </w:pPr>
    </w:p>
    <w:p w14:paraId="5FEB8FA7" w14:textId="77777777" w:rsidR="005C5162" w:rsidRPr="001F04C9" w:rsidRDefault="005C5162" w:rsidP="00664455">
      <w:pPr>
        <w:pStyle w:val="NormalWeb"/>
        <w:spacing w:before="120" w:beforeAutospacing="0" w:after="120" w:afterAutospacing="0" w:line="312" w:lineRule="auto"/>
        <w:ind w:left="5760"/>
        <w:jc w:val="both"/>
        <w:rPr>
          <w:sz w:val="26"/>
          <w:szCs w:val="26"/>
        </w:rPr>
      </w:pPr>
    </w:p>
    <w:p w14:paraId="0052B7C8" w14:textId="77777777" w:rsidR="005C5162" w:rsidRPr="001F04C9" w:rsidRDefault="005C5162" w:rsidP="00664455">
      <w:pPr>
        <w:pStyle w:val="NormalWeb"/>
        <w:spacing w:before="120" w:beforeAutospacing="0" w:after="120" w:afterAutospacing="0" w:line="312" w:lineRule="auto"/>
        <w:ind w:left="5760"/>
        <w:jc w:val="both"/>
        <w:rPr>
          <w:sz w:val="26"/>
          <w:szCs w:val="26"/>
        </w:rPr>
      </w:pPr>
    </w:p>
    <w:p w14:paraId="2B5D870F" w14:textId="77777777" w:rsidR="005C5162" w:rsidRPr="001F04C9" w:rsidRDefault="005C5162" w:rsidP="00664455">
      <w:pPr>
        <w:pStyle w:val="NormalWeb"/>
        <w:spacing w:before="120" w:beforeAutospacing="0" w:after="120" w:afterAutospacing="0" w:line="312" w:lineRule="auto"/>
        <w:ind w:left="5760"/>
        <w:jc w:val="both"/>
        <w:rPr>
          <w:sz w:val="26"/>
          <w:szCs w:val="26"/>
        </w:rPr>
      </w:pPr>
    </w:p>
    <w:p w14:paraId="4CBB3F77" w14:textId="77777777" w:rsidR="00F92F3A" w:rsidRPr="001F04C9" w:rsidRDefault="00F92F3A" w:rsidP="00664455">
      <w:pPr>
        <w:pStyle w:val="NormalWeb"/>
        <w:spacing w:before="120" w:beforeAutospacing="0" w:after="120" w:afterAutospacing="0" w:line="312" w:lineRule="auto"/>
        <w:ind w:left="5760"/>
        <w:jc w:val="both"/>
        <w:rPr>
          <w:sz w:val="26"/>
          <w:szCs w:val="26"/>
        </w:rPr>
      </w:pPr>
    </w:p>
    <w:p w14:paraId="025FFB13" w14:textId="77777777" w:rsidR="00F92F3A" w:rsidRPr="001F04C9" w:rsidRDefault="00F92F3A" w:rsidP="00664455">
      <w:pPr>
        <w:pStyle w:val="NormalWeb"/>
        <w:spacing w:before="120" w:beforeAutospacing="0" w:after="120" w:afterAutospacing="0" w:line="312" w:lineRule="auto"/>
        <w:ind w:left="5760"/>
        <w:jc w:val="both"/>
        <w:rPr>
          <w:sz w:val="26"/>
          <w:szCs w:val="26"/>
        </w:rPr>
      </w:pPr>
    </w:p>
    <w:p w14:paraId="7E04D395" w14:textId="77777777" w:rsidR="005C5162" w:rsidRPr="001F04C9" w:rsidRDefault="005C5162" w:rsidP="00664455">
      <w:pPr>
        <w:pStyle w:val="NormalWeb"/>
        <w:spacing w:before="120" w:beforeAutospacing="0" w:after="120" w:afterAutospacing="0" w:line="312" w:lineRule="auto"/>
        <w:ind w:left="5760"/>
        <w:jc w:val="both"/>
        <w:rPr>
          <w:sz w:val="26"/>
          <w:szCs w:val="26"/>
        </w:rPr>
      </w:pPr>
    </w:p>
    <w:p w14:paraId="51AF3D6A" w14:textId="77777777" w:rsidR="00C51C79" w:rsidRPr="001F04C9" w:rsidRDefault="00C51C79" w:rsidP="00664455">
      <w:pPr>
        <w:spacing w:line="312" w:lineRule="auto"/>
        <w:rPr>
          <w:sz w:val="26"/>
          <w:szCs w:val="26"/>
          <w:lang w:val="vi-VN"/>
          <w:rPrChange w:id="56" w:author="Tuan NV" w:date="2026-04-16T22:33:00Z" w16du:dateUtc="2026-04-16T15:33:00Z">
            <w:rPr>
              <w:lang w:val="vi-VN"/>
            </w:rPr>
          </w:rPrChange>
        </w:rPr>
      </w:pPr>
    </w:p>
    <w:p w14:paraId="409354FA" w14:textId="77777777" w:rsidR="00CA7A91" w:rsidRPr="001F04C9" w:rsidRDefault="00CA7A91" w:rsidP="00664455">
      <w:pPr>
        <w:spacing w:line="312" w:lineRule="auto"/>
        <w:rPr>
          <w:sz w:val="26"/>
          <w:szCs w:val="26"/>
          <w:lang w:val="vi-VN"/>
          <w:rPrChange w:id="57" w:author="Tuan NV" w:date="2026-04-16T22:33:00Z" w16du:dateUtc="2026-04-16T15:33:00Z">
            <w:rPr>
              <w:lang w:val="vi-VN"/>
            </w:rPr>
          </w:rPrChange>
        </w:rPr>
      </w:pPr>
    </w:p>
    <w:p w14:paraId="0533B289" w14:textId="30BBBA2F" w:rsidR="00CA7A91" w:rsidRPr="001F04C9" w:rsidRDefault="00CA7A91" w:rsidP="00664455">
      <w:pPr>
        <w:pStyle w:val="Heading1"/>
        <w:spacing w:line="312" w:lineRule="auto"/>
        <w:rPr>
          <w:lang w:val="vi-VN"/>
        </w:rPr>
      </w:pPr>
      <w:bookmarkStart w:id="58" w:name="_Toc227272650"/>
      <w:r w:rsidRPr="001F04C9">
        <w:rPr>
          <w:lang w:val="vi-VN"/>
        </w:rPr>
        <w:t>MỤC LỤC</w:t>
      </w:r>
      <w:bookmarkEnd w:id="58"/>
    </w:p>
    <w:sdt>
      <w:sdtPr>
        <w:rPr>
          <w:rFonts w:ascii="Times New Roman" w:eastAsiaTheme="minorHAnsi" w:hAnsi="Times New Roman" w:cstheme="minorBidi"/>
          <w:color w:val="000000" w:themeColor="text1"/>
          <w:sz w:val="26"/>
          <w:szCs w:val="26"/>
        </w:rPr>
        <w:id w:val="-929732312"/>
        <w:docPartObj>
          <w:docPartGallery w:val="Table of Contents"/>
          <w:docPartUnique/>
        </w:docPartObj>
      </w:sdtPr>
      <w:sdtEndPr>
        <w:rPr>
          <w:b/>
          <w:bCs/>
          <w:noProof/>
        </w:rPr>
      </w:sdtEndPr>
      <w:sdtContent>
        <w:p w14:paraId="55120CB0" w14:textId="37FFCB65" w:rsidR="00CA7A91" w:rsidRPr="001F04C9" w:rsidRDefault="00CA7A91" w:rsidP="00664455">
          <w:pPr>
            <w:pStyle w:val="TOCHeading"/>
            <w:spacing w:line="312" w:lineRule="auto"/>
            <w:rPr>
              <w:sz w:val="26"/>
              <w:szCs w:val="26"/>
              <w:rPrChange w:id="59" w:author="Tuan NV" w:date="2026-04-16T22:33:00Z" w16du:dateUtc="2026-04-16T15:33:00Z">
                <w:rPr/>
              </w:rPrChange>
            </w:rPr>
          </w:pPr>
        </w:p>
        <w:p w14:paraId="43698E75" w14:textId="00A14F89" w:rsidR="00BC7F90" w:rsidRDefault="00CA7A91">
          <w:pPr>
            <w:pStyle w:val="TOC1"/>
            <w:tabs>
              <w:tab w:val="right" w:leader="dot" w:pos="9062"/>
            </w:tabs>
            <w:rPr>
              <w:ins w:id="60" w:author="Tuan NV" w:date="2026-04-16T22:54:00Z" w16du:dateUtc="2026-04-16T15:54:00Z"/>
              <w:rFonts w:asciiTheme="minorHAnsi" w:eastAsiaTheme="minorEastAsia" w:hAnsiTheme="minorHAnsi"/>
              <w:noProof/>
              <w:color w:val="auto"/>
              <w:kern w:val="2"/>
              <w:sz w:val="24"/>
              <w:szCs w:val="24"/>
              <w14:ligatures w14:val="standardContextual"/>
            </w:rPr>
          </w:pPr>
          <w:r w:rsidRPr="001F04C9">
            <w:rPr>
              <w:sz w:val="26"/>
              <w:szCs w:val="26"/>
              <w:rPrChange w:id="61" w:author="Tuan NV" w:date="2026-04-16T22:33:00Z" w16du:dateUtc="2026-04-16T15:33:00Z">
                <w:rPr/>
              </w:rPrChange>
            </w:rPr>
            <w:fldChar w:fldCharType="begin"/>
          </w:r>
          <w:r w:rsidRPr="001F04C9">
            <w:rPr>
              <w:sz w:val="26"/>
              <w:szCs w:val="26"/>
              <w:rPrChange w:id="62" w:author="Tuan NV" w:date="2026-04-16T22:33:00Z" w16du:dateUtc="2026-04-16T15:33:00Z">
                <w:rPr/>
              </w:rPrChange>
            </w:rPr>
            <w:instrText xml:space="preserve"> TOC \o "1-3" \h \z \u </w:instrText>
          </w:r>
          <w:r w:rsidRPr="001F04C9">
            <w:rPr>
              <w:sz w:val="26"/>
              <w:szCs w:val="26"/>
              <w:rPrChange w:id="63" w:author="Tuan NV" w:date="2026-04-16T22:33:00Z" w16du:dateUtc="2026-04-16T15:33:00Z">
                <w:rPr>
                  <w:b/>
                  <w:bCs/>
                  <w:noProof/>
                </w:rPr>
              </w:rPrChange>
            </w:rPr>
            <w:fldChar w:fldCharType="separate"/>
          </w:r>
          <w:ins w:id="64" w:author="Tuan NV" w:date="2026-04-16T22:54:00Z" w16du:dateUtc="2026-04-16T15:54:00Z">
            <w:r w:rsidR="00BC7F90" w:rsidRPr="0050294D">
              <w:rPr>
                <w:rStyle w:val="Hyperlink"/>
                <w:noProof/>
              </w:rPr>
              <w:fldChar w:fldCharType="begin"/>
            </w:r>
            <w:r w:rsidR="00BC7F90" w:rsidRPr="0050294D">
              <w:rPr>
                <w:rStyle w:val="Hyperlink"/>
                <w:noProof/>
              </w:rPr>
              <w:instrText xml:space="preserve"> </w:instrText>
            </w:r>
            <w:r w:rsidR="00BC7F90">
              <w:rPr>
                <w:noProof/>
              </w:rPr>
              <w:instrText>HYPERLINK \l "_Toc227272648"</w:instrText>
            </w:r>
            <w:r w:rsidR="00BC7F90" w:rsidRPr="0050294D">
              <w:rPr>
                <w:rStyle w:val="Hyperlink"/>
                <w:noProof/>
              </w:rPr>
              <w:instrText xml:space="preserve"> </w:instrText>
            </w:r>
            <w:r w:rsidR="00BC7F90" w:rsidRPr="0050294D">
              <w:rPr>
                <w:rStyle w:val="Hyperlink"/>
                <w:noProof/>
              </w:rPr>
            </w:r>
            <w:r w:rsidR="00BC7F90" w:rsidRPr="0050294D">
              <w:rPr>
                <w:rStyle w:val="Hyperlink"/>
                <w:noProof/>
              </w:rPr>
              <w:fldChar w:fldCharType="separate"/>
            </w:r>
            <w:r w:rsidR="00BC7F90" w:rsidRPr="0050294D">
              <w:rPr>
                <w:rStyle w:val="Hyperlink"/>
                <w:noProof/>
              </w:rPr>
              <w:t>LỜI CẢM ƠN</w:t>
            </w:r>
            <w:r w:rsidR="00BC7F90">
              <w:rPr>
                <w:noProof/>
                <w:webHidden/>
              </w:rPr>
              <w:tab/>
            </w:r>
            <w:r w:rsidR="00BC7F90">
              <w:rPr>
                <w:noProof/>
                <w:webHidden/>
              </w:rPr>
              <w:fldChar w:fldCharType="begin"/>
            </w:r>
            <w:r w:rsidR="00BC7F90">
              <w:rPr>
                <w:noProof/>
                <w:webHidden/>
              </w:rPr>
              <w:instrText xml:space="preserve"> PAGEREF _Toc227272648 \h </w:instrText>
            </w:r>
          </w:ins>
          <w:r w:rsidR="00BC7F90">
            <w:rPr>
              <w:noProof/>
              <w:webHidden/>
            </w:rPr>
          </w:r>
          <w:ins w:id="65" w:author="Tuan NV" w:date="2026-04-16T22:54:00Z" w16du:dateUtc="2026-04-16T15:54:00Z">
            <w:r w:rsidR="00BC7F90">
              <w:rPr>
                <w:noProof/>
                <w:webHidden/>
              </w:rPr>
              <w:fldChar w:fldCharType="separate"/>
            </w:r>
            <w:r w:rsidR="00BC7F90">
              <w:rPr>
                <w:noProof/>
                <w:webHidden/>
              </w:rPr>
              <w:t>1</w:t>
            </w:r>
            <w:r w:rsidR="00BC7F90">
              <w:rPr>
                <w:noProof/>
                <w:webHidden/>
              </w:rPr>
              <w:fldChar w:fldCharType="end"/>
            </w:r>
            <w:r w:rsidR="00BC7F90" w:rsidRPr="0050294D">
              <w:rPr>
                <w:rStyle w:val="Hyperlink"/>
                <w:noProof/>
              </w:rPr>
              <w:fldChar w:fldCharType="end"/>
            </w:r>
          </w:ins>
        </w:p>
        <w:p w14:paraId="438B01EF" w14:textId="6BF317E9" w:rsidR="00BC7F90" w:rsidRDefault="00BC7F90">
          <w:pPr>
            <w:pStyle w:val="TOC1"/>
            <w:tabs>
              <w:tab w:val="right" w:leader="dot" w:pos="9062"/>
            </w:tabs>
            <w:rPr>
              <w:ins w:id="66" w:author="Tuan NV" w:date="2026-04-16T22:54:00Z" w16du:dateUtc="2026-04-16T15:54:00Z"/>
              <w:rFonts w:asciiTheme="minorHAnsi" w:eastAsiaTheme="minorEastAsia" w:hAnsiTheme="minorHAnsi"/>
              <w:noProof/>
              <w:color w:val="auto"/>
              <w:kern w:val="2"/>
              <w:sz w:val="24"/>
              <w:szCs w:val="24"/>
              <w14:ligatures w14:val="standardContextual"/>
            </w:rPr>
          </w:pPr>
          <w:ins w:id="67"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"_Toc227272649"</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noProof/>
              </w:rPr>
              <w:t>LỜI NÓI ĐẦU</w:t>
            </w:r>
            <w:r>
              <w:rPr>
                <w:noProof/>
                <w:webHidden/>
              </w:rPr>
              <w:tab/>
            </w:r>
            <w:r>
              <w:rPr>
                <w:noProof/>
                <w:webHidden/>
              </w:rPr>
              <w:fldChar w:fldCharType="begin"/>
            </w:r>
            <w:r>
              <w:rPr>
                <w:noProof/>
                <w:webHidden/>
              </w:rPr>
              <w:instrText xml:space="preserve"> PAGEREF _Toc227272649 \h </w:instrText>
            </w:r>
          </w:ins>
          <w:r>
            <w:rPr>
              <w:noProof/>
              <w:webHidden/>
            </w:rPr>
          </w:r>
          <w:ins w:id="68" w:author="Tuan NV" w:date="2026-04-16T22:54:00Z" w16du:dateUtc="2026-04-16T15:54:00Z">
            <w:r>
              <w:rPr>
                <w:noProof/>
                <w:webHidden/>
              </w:rPr>
              <w:fldChar w:fldCharType="separate"/>
            </w:r>
            <w:r>
              <w:rPr>
                <w:noProof/>
                <w:webHidden/>
              </w:rPr>
              <w:t>2</w:t>
            </w:r>
            <w:r>
              <w:rPr>
                <w:noProof/>
                <w:webHidden/>
              </w:rPr>
              <w:fldChar w:fldCharType="end"/>
            </w:r>
            <w:r w:rsidRPr="0050294D">
              <w:rPr>
                <w:rStyle w:val="Hyperlink"/>
                <w:noProof/>
              </w:rPr>
              <w:fldChar w:fldCharType="end"/>
            </w:r>
          </w:ins>
        </w:p>
        <w:p w14:paraId="46D60916" w14:textId="79B97821" w:rsidR="00BC7F90" w:rsidRDefault="00BC7F90">
          <w:pPr>
            <w:pStyle w:val="TOC1"/>
            <w:tabs>
              <w:tab w:val="right" w:leader="dot" w:pos="9062"/>
            </w:tabs>
            <w:rPr>
              <w:ins w:id="69" w:author="Tuan NV" w:date="2026-04-16T22:54:00Z" w16du:dateUtc="2026-04-16T15:54:00Z"/>
              <w:rFonts w:asciiTheme="minorHAnsi" w:eastAsiaTheme="minorEastAsia" w:hAnsiTheme="minorHAnsi"/>
              <w:noProof/>
              <w:color w:val="auto"/>
              <w:kern w:val="2"/>
              <w:sz w:val="24"/>
              <w:szCs w:val="24"/>
              <w14:ligatures w14:val="standardContextual"/>
            </w:rPr>
          </w:pPr>
          <w:ins w:id="70"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"_Toc227272650"</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noProof/>
                <w:lang w:val="vi-VN"/>
              </w:rPr>
              <w:t>MỤC LỤC</w:t>
            </w:r>
            <w:r>
              <w:rPr>
                <w:noProof/>
                <w:webHidden/>
              </w:rPr>
              <w:tab/>
            </w:r>
            <w:r>
              <w:rPr>
                <w:noProof/>
                <w:webHidden/>
              </w:rPr>
              <w:fldChar w:fldCharType="begin"/>
            </w:r>
            <w:r>
              <w:rPr>
                <w:noProof/>
                <w:webHidden/>
              </w:rPr>
              <w:instrText xml:space="preserve"> PAGEREF _Toc227272650 \h </w:instrText>
            </w:r>
          </w:ins>
          <w:r>
            <w:rPr>
              <w:noProof/>
              <w:webHidden/>
            </w:rPr>
          </w:r>
          <w:ins w:id="71" w:author="Tuan NV" w:date="2026-04-16T22:54:00Z" w16du:dateUtc="2026-04-16T15:54:00Z">
            <w:r>
              <w:rPr>
                <w:noProof/>
                <w:webHidden/>
              </w:rPr>
              <w:fldChar w:fldCharType="separate"/>
            </w:r>
            <w:r>
              <w:rPr>
                <w:noProof/>
                <w:webHidden/>
              </w:rPr>
              <w:t>3</w:t>
            </w:r>
            <w:r>
              <w:rPr>
                <w:noProof/>
                <w:webHidden/>
              </w:rPr>
              <w:fldChar w:fldCharType="end"/>
            </w:r>
            <w:r w:rsidRPr="0050294D">
              <w:rPr>
                <w:rStyle w:val="Hyperlink"/>
                <w:noProof/>
              </w:rPr>
              <w:fldChar w:fldCharType="end"/>
            </w:r>
          </w:ins>
        </w:p>
        <w:p w14:paraId="1C2773FA" w14:textId="224670ED" w:rsidR="00BC7F90" w:rsidRDefault="00BC7F90">
          <w:pPr>
            <w:pStyle w:val="TOC1"/>
            <w:tabs>
              <w:tab w:val="right" w:leader="dot" w:pos="9062"/>
            </w:tabs>
            <w:rPr>
              <w:ins w:id="72" w:author="Tuan NV" w:date="2026-04-16T22:54:00Z" w16du:dateUtc="2026-04-16T15:54:00Z"/>
              <w:rFonts w:asciiTheme="minorHAnsi" w:eastAsiaTheme="minorEastAsia" w:hAnsiTheme="minorHAnsi"/>
              <w:noProof/>
              <w:color w:val="auto"/>
              <w:kern w:val="2"/>
              <w:sz w:val="24"/>
              <w:szCs w:val="24"/>
              <w14:ligatures w14:val="standardContextual"/>
            </w:rPr>
          </w:pPr>
          <w:ins w:id="73"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"_Toc227272651"</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noProof/>
                <w:lang w:val="vi-VN"/>
              </w:rPr>
              <w:t>DANH MỤC HÌNH ẢNH</w:t>
            </w:r>
            <w:r>
              <w:rPr>
                <w:noProof/>
                <w:webHidden/>
              </w:rPr>
              <w:tab/>
            </w:r>
            <w:r>
              <w:rPr>
                <w:noProof/>
                <w:webHidden/>
              </w:rPr>
              <w:fldChar w:fldCharType="begin"/>
            </w:r>
            <w:r>
              <w:rPr>
                <w:noProof/>
                <w:webHidden/>
              </w:rPr>
              <w:instrText xml:space="preserve"> PAGEREF _Toc227272651 \h </w:instrText>
            </w:r>
          </w:ins>
          <w:r>
            <w:rPr>
              <w:noProof/>
              <w:webHidden/>
            </w:rPr>
          </w:r>
          <w:ins w:id="74" w:author="Tuan NV" w:date="2026-04-16T22:54:00Z" w16du:dateUtc="2026-04-16T15:54:00Z">
            <w:r>
              <w:rPr>
                <w:noProof/>
                <w:webHidden/>
              </w:rPr>
              <w:fldChar w:fldCharType="separate"/>
            </w:r>
            <w:r>
              <w:rPr>
                <w:noProof/>
                <w:webHidden/>
              </w:rPr>
              <w:t>6</w:t>
            </w:r>
            <w:r>
              <w:rPr>
                <w:noProof/>
                <w:webHidden/>
              </w:rPr>
              <w:fldChar w:fldCharType="end"/>
            </w:r>
            <w:r w:rsidRPr="0050294D">
              <w:rPr>
                <w:rStyle w:val="Hyperlink"/>
                <w:noProof/>
              </w:rPr>
              <w:fldChar w:fldCharType="end"/>
            </w:r>
          </w:ins>
        </w:p>
        <w:p w14:paraId="3098EF46" w14:textId="22273207" w:rsidR="00BC7F90" w:rsidRDefault="00BC7F90">
          <w:pPr>
            <w:pStyle w:val="TOC1"/>
            <w:tabs>
              <w:tab w:val="right" w:leader="dot" w:pos="9062"/>
            </w:tabs>
            <w:rPr>
              <w:ins w:id="75" w:author="Tuan NV" w:date="2026-04-16T22:54:00Z" w16du:dateUtc="2026-04-16T15:54:00Z"/>
              <w:rFonts w:asciiTheme="minorHAnsi" w:eastAsiaTheme="minorEastAsia" w:hAnsiTheme="minorHAnsi"/>
              <w:noProof/>
              <w:color w:val="auto"/>
              <w:kern w:val="2"/>
              <w:sz w:val="24"/>
              <w:szCs w:val="24"/>
              <w14:ligatures w14:val="standardContextual"/>
            </w:rPr>
          </w:pPr>
          <w:ins w:id="76"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"_Toc227272652"</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noProof/>
              </w:rPr>
              <w:t>CHƯƠNG 1: TỔNG QUAN ĐỀ TÀI</w:t>
            </w:r>
            <w:r>
              <w:rPr>
                <w:noProof/>
                <w:webHidden/>
              </w:rPr>
              <w:tab/>
            </w:r>
            <w:r>
              <w:rPr>
                <w:noProof/>
                <w:webHidden/>
              </w:rPr>
              <w:fldChar w:fldCharType="begin"/>
            </w:r>
            <w:r>
              <w:rPr>
                <w:noProof/>
                <w:webHidden/>
              </w:rPr>
              <w:instrText xml:space="preserve"> PAGEREF _Toc227272652 \h </w:instrText>
            </w:r>
          </w:ins>
          <w:r>
            <w:rPr>
              <w:noProof/>
              <w:webHidden/>
            </w:rPr>
          </w:r>
          <w:ins w:id="77" w:author="Tuan NV" w:date="2026-04-16T22:54:00Z" w16du:dateUtc="2026-04-16T15:54:00Z">
            <w:r>
              <w:rPr>
                <w:noProof/>
                <w:webHidden/>
              </w:rPr>
              <w:fldChar w:fldCharType="separate"/>
            </w:r>
            <w:r>
              <w:rPr>
                <w:noProof/>
                <w:webHidden/>
              </w:rPr>
              <w:t>7</w:t>
            </w:r>
            <w:r>
              <w:rPr>
                <w:noProof/>
                <w:webHidden/>
              </w:rPr>
              <w:fldChar w:fldCharType="end"/>
            </w:r>
            <w:r w:rsidRPr="0050294D">
              <w:rPr>
                <w:rStyle w:val="Hyperlink"/>
                <w:noProof/>
              </w:rPr>
              <w:fldChar w:fldCharType="end"/>
            </w:r>
          </w:ins>
        </w:p>
        <w:p w14:paraId="762025C5" w14:textId="0AA0D7F2" w:rsidR="00BC7F90" w:rsidRDefault="00BC7F90">
          <w:pPr>
            <w:pStyle w:val="TOC2"/>
            <w:tabs>
              <w:tab w:val="right" w:leader="dot" w:pos="9062"/>
            </w:tabs>
            <w:rPr>
              <w:ins w:id="78" w:author="Tuan NV" w:date="2026-04-16T22:54:00Z" w16du:dateUtc="2026-04-16T15:54:00Z"/>
              <w:rFonts w:asciiTheme="minorHAnsi" w:eastAsiaTheme="minorEastAsia" w:hAnsiTheme="minorHAnsi"/>
              <w:noProof/>
              <w:color w:val="auto"/>
              <w:kern w:val="2"/>
              <w:sz w:val="24"/>
              <w:szCs w:val="24"/>
              <w14:ligatures w14:val="standardContextual"/>
            </w:rPr>
          </w:pPr>
          <w:ins w:id="79"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"_Toc227272653"</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noProof/>
              </w:rPr>
              <w:t>1</w:t>
            </w:r>
            <w:r w:rsidRPr="0050294D">
              <w:rPr>
                <w:rStyle w:val="Hyperlink"/>
                <w:noProof/>
                <w:lang w:val="vi-VN"/>
              </w:rPr>
              <w:t xml:space="preserve">.1 </w:t>
            </w:r>
            <w:r w:rsidRPr="0050294D">
              <w:rPr>
                <w:rStyle w:val="Hyperlink"/>
                <w:noProof/>
              </w:rPr>
              <w:t>Khảo sát</w:t>
            </w:r>
            <w:r>
              <w:rPr>
                <w:noProof/>
                <w:webHidden/>
              </w:rPr>
              <w:tab/>
            </w:r>
            <w:r>
              <w:rPr>
                <w:noProof/>
                <w:webHidden/>
              </w:rPr>
              <w:fldChar w:fldCharType="begin"/>
            </w:r>
            <w:r>
              <w:rPr>
                <w:noProof/>
                <w:webHidden/>
              </w:rPr>
              <w:instrText xml:space="preserve"> PAGEREF _Toc227272653 \h </w:instrText>
            </w:r>
          </w:ins>
          <w:r>
            <w:rPr>
              <w:noProof/>
              <w:webHidden/>
            </w:rPr>
          </w:r>
          <w:ins w:id="80" w:author="Tuan NV" w:date="2026-04-16T22:54:00Z" w16du:dateUtc="2026-04-16T15:54:00Z">
            <w:r>
              <w:rPr>
                <w:noProof/>
                <w:webHidden/>
              </w:rPr>
              <w:fldChar w:fldCharType="separate"/>
            </w:r>
            <w:r>
              <w:rPr>
                <w:noProof/>
                <w:webHidden/>
              </w:rPr>
              <w:t>9</w:t>
            </w:r>
            <w:r>
              <w:rPr>
                <w:noProof/>
                <w:webHidden/>
              </w:rPr>
              <w:fldChar w:fldCharType="end"/>
            </w:r>
            <w:r w:rsidRPr="0050294D">
              <w:rPr>
                <w:rStyle w:val="Hyperlink"/>
                <w:noProof/>
              </w:rPr>
              <w:fldChar w:fldCharType="end"/>
            </w:r>
          </w:ins>
        </w:p>
        <w:p w14:paraId="4A55F27F" w14:textId="413170E3" w:rsidR="00BC7F90" w:rsidRDefault="00BC7F90">
          <w:pPr>
            <w:pStyle w:val="TOC3"/>
            <w:tabs>
              <w:tab w:val="right" w:leader="dot" w:pos="9062"/>
            </w:tabs>
            <w:rPr>
              <w:ins w:id="81" w:author="Tuan NV" w:date="2026-04-16T22:54:00Z" w16du:dateUtc="2026-04-16T15:54:00Z"/>
              <w:rFonts w:asciiTheme="minorHAnsi" w:eastAsiaTheme="minorEastAsia" w:hAnsiTheme="minorHAnsi"/>
              <w:noProof/>
              <w:color w:val="auto"/>
              <w:kern w:val="2"/>
              <w:sz w:val="24"/>
              <w:szCs w:val="24"/>
              <w14:ligatures w14:val="standardContextual"/>
            </w:rPr>
          </w:pPr>
          <w:ins w:id="82"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"_Toc227272654"</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noProof/>
              </w:rPr>
              <w:t>1</w:t>
            </w:r>
            <w:r w:rsidRPr="0050294D">
              <w:rPr>
                <w:rStyle w:val="Hyperlink"/>
                <w:noProof/>
                <w:lang w:val="vi-VN"/>
              </w:rPr>
              <w:t xml:space="preserve">.1.1. </w:t>
            </w:r>
            <w:r w:rsidRPr="0050294D">
              <w:rPr>
                <w:rStyle w:val="Hyperlink"/>
                <w:noProof/>
              </w:rPr>
              <w:t>Chủ đề 1: Quy trình nhập hàng và quản lý kho</w:t>
            </w:r>
            <w:r>
              <w:rPr>
                <w:noProof/>
                <w:webHidden/>
              </w:rPr>
              <w:tab/>
            </w:r>
            <w:r>
              <w:rPr>
                <w:noProof/>
                <w:webHidden/>
              </w:rPr>
              <w:fldChar w:fldCharType="begin"/>
            </w:r>
            <w:r>
              <w:rPr>
                <w:noProof/>
                <w:webHidden/>
              </w:rPr>
              <w:instrText xml:space="preserve"> PAGEREF _Toc227272654 \h </w:instrText>
            </w:r>
          </w:ins>
          <w:r>
            <w:rPr>
              <w:noProof/>
              <w:webHidden/>
            </w:rPr>
          </w:r>
          <w:ins w:id="83" w:author="Tuan NV" w:date="2026-04-16T22:54:00Z" w16du:dateUtc="2026-04-16T15:54:00Z">
            <w:r>
              <w:rPr>
                <w:noProof/>
                <w:webHidden/>
              </w:rPr>
              <w:fldChar w:fldCharType="separate"/>
            </w:r>
            <w:r>
              <w:rPr>
                <w:noProof/>
                <w:webHidden/>
              </w:rPr>
              <w:t>9</w:t>
            </w:r>
            <w:r>
              <w:rPr>
                <w:noProof/>
                <w:webHidden/>
              </w:rPr>
              <w:fldChar w:fldCharType="end"/>
            </w:r>
            <w:r w:rsidRPr="0050294D">
              <w:rPr>
                <w:rStyle w:val="Hyperlink"/>
                <w:noProof/>
              </w:rPr>
              <w:fldChar w:fldCharType="end"/>
            </w:r>
          </w:ins>
        </w:p>
        <w:p w14:paraId="5E44DCC2" w14:textId="3009F2B5" w:rsidR="00BC7F90" w:rsidRDefault="00BC7F90">
          <w:pPr>
            <w:pStyle w:val="TOC3"/>
            <w:tabs>
              <w:tab w:val="right" w:leader="dot" w:pos="9062"/>
            </w:tabs>
            <w:rPr>
              <w:ins w:id="84" w:author="Tuan NV" w:date="2026-04-16T22:54:00Z" w16du:dateUtc="2026-04-16T15:54:00Z"/>
              <w:rFonts w:asciiTheme="minorHAnsi" w:eastAsiaTheme="minorEastAsia" w:hAnsiTheme="minorHAnsi"/>
              <w:noProof/>
              <w:color w:val="auto"/>
              <w:kern w:val="2"/>
              <w:sz w:val="24"/>
              <w:szCs w:val="24"/>
              <w14:ligatures w14:val="standardContextual"/>
            </w:rPr>
          </w:pPr>
          <w:ins w:id="85"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"_Toc227272655"</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noProof/>
              </w:rPr>
              <w:t>1</w:t>
            </w:r>
            <w:r w:rsidRPr="0050294D">
              <w:rPr>
                <w:rStyle w:val="Hyperlink"/>
                <w:noProof/>
                <w:lang w:val="vi-VN"/>
              </w:rPr>
              <w:t xml:space="preserve">.1.2. </w:t>
            </w:r>
            <w:r w:rsidRPr="0050294D">
              <w:rPr>
                <w:rStyle w:val="Hyperlink"/>
                <w:noProof/>
              </w:rPr>
              <w:t>Chủ đề 2: Quy trình xuất hàng và bán hàng</w:t>
            </w:r>
            <w:r>
              <w:rPr>
                <w:noProof/>
                <w:webHidden/>
              </w:rPr>
              <w:tab/>
            </w:r>
            <w:r>
              <w:rPr>
                <w:noProof/>
                <w:webHidden/>
              </w:rPr>
              <w:fldChar w:fldCharType="begin"/>
            </w:r>
            <w:r>
              <w:rPr>
                <w:noProof/>
                <w:webHidden/>
              </w:rPr>
              <w:instrText xml:space="preserve"> PAGEREF _Toc227272655 \h </w:instrText>
            </w:r>
          </w:ins>
          <w:r>
            <w:rPr>
              <w:noProof/>
              <w:webHidden/>
            </w:rPr>
          </w:r>
          <w:ins w:id="86" w:author="Tuan NV" w:date="2026-04-16T22:54:00Z" w16du:dateUtc="2026-04-16T15:54:00Z">
            <w:r>
              <w:rPr>
                <w:noProof/>
                <w:webHidden/>
              </w:rPr>
              <w:fldChar w:fldCharType="separate"/>
            </w:r>
            <w:r>
              <w:rPr>
                <w:noProof/>
                <w:webHidden/>
              </w:rPr>
              <w:t>9</w:t>
            </w:r>
            <w:r>
              <w:rPr>
                <w:noProof/>
                <w:webHidden/>
              </w:rPr>
              <w:fldChar w:fldCharType="end"/>
            </w:r>
            <w:r w:rsidRPr="0050294D">
              <w:rPr>
                <w:rStyle w:val="Hyperlink"/>
                <w:noProof/>
              </w:rPr>
              <w:fldChar w:fldCharType="end"/>
            </w:r>
          </w:ins>
        </w:p>
        <w:p w14:paraId="12D5EA87" w14:textId="02B3CB71" w:rsidR="00BC7F90" w:rsidRDefault="00BC7F90">
          <w:pPr>
            <w:pStyle w:val="TOC3"/>
            <w:tabs>
              <w:tab w:val="right" w:leader="dot" w:pos="9062"/>
            </w:tabs>
            <w:rPr>
              <w:ins w:id="87" w:author="Tuan NV" w:date="2026-04-16T22:54:00Z" w16du:dateUtc="2026-04-16T15:54:00Z"/>
              <w:rFonts w:asciiTheme="minorHAnsi" w:eastAsiaTheme="minorEastAsia" w:hAnsiTheme="minorHAnsi"/>
              <w:noProof/>
              <w:color w:val="auto"/>
              <w:kern w:val="2"/>
              <w:sz w:val="24"/>
              <w:szCs w:val="24"/>
              <w14:ligatures w14:val="standardContextual"/>
            </w:rPr>
          </w:pPr>
          <w:ins w:id="88"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"_Toc227272656"</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noProof/>
              </w:rPr>
              <w:t>1</w:t>
            </w:r>
            <w:r w:rsidRPr="0050294D">
              <w:rPr>
                <w:rStyle w:val="Hyperlink"/>
                <w:noProof/>
                <w:lang w:val="vi-VN"/>
              </w:rPr>
              <w:t xml:space="preserve">.1.3. </w:t>
            </w:r>
            <w:r w:rsidRPr="0050294D">
              <w:rPr>
                <w:rStyle w:val="Hyperlink"/>
                <w:noProof/>
              </w:rPr>
              <w:t>Chủ đề 3: Quản lý vận chuyển và giao hàng</w:t>
            </w:r>
            <w:r>
              <w:rPr>
                <w:noProof/>
                <w:webHidden/>
              </w:rPr>
              <w:tab/>
            </w:r>
            <w:r>
              <w:rPr>
                <w:noProof/>
                <w:webHidden/>
              </w:rPr>
              <w:fldChar w:fldCharType="begin"/>
            </w:r>
            <w:r>
              <w:rPr>
                <w:noProof/>
                <w:webHidden/>
              </w:rPr>
              <w:instrText xml:space="preserve"> PAGEREF _Toc227272656 \h </w:instrText>
            </w:r>
          </w:ins>
          <w:r>
            <w:rPr>
              <w:noProof/>
              <w:webHidden/>
            </w:rPr>
          </w:r>
          <w:ins w:id="89" w:author="Tuan NV" w:date="2026-04-16T22:54:00Z" w16du:dateUtc="2026-04-16T15:54:00Z">
            <w:r>
              <w:rPr>
                <w:noProof/>
                <w:webHidden/>
              </w:rPr>
              <w:fldChar w:fldCharType="separate"/>
            </w:r>
            <w:r>
              <w:rPr>
                <w:noProof/>
                <w:webHidden/>
              </w:rPr>
              <w:t>10</w:t>
            </w:r>
            <w:r>
              <w:rPr>
                <w:noProof/>
                <w:webHidden/>
              </w:rPr>
              <w:fldChar w:fldCharType="end"/>
            </w:r>
            <w:r w:rsidRPr="0050294D">
              <w:rPr>
                <w:rStyle w:val="Hyperlink"/>
                <w:noProof/>
              </w:rPr>
              <w:fldChar w:fldCharType="end"/>
            </w:r>
          </w:ins>
        </w:p>
        <w:p w14:paraId="3392EDAC" w14:textId="2B39B262" w:rsidR="00BC7F90" w:rsidRDefault="00BC7F90">
          <w:pPr>
            <w:pStyle w:val="TOC3"/>
            <w:tabs>
              <w:tab w:val="right" w:leader="dot" w:pos="9062"/>
            </w:tabs>
            <w:rPr>
              <w:ins w:id="90" w:author="Tuan NV" w:date="2026-04-16T22:54:00Z" w16du:dateUtc="2026-04-16T15:54:00Z"/>
              <w:rFonts w:asciiTheme="minorHAnsi" w:eastAsiaTheme="minorEastAsia" w:hAnsiTheme="minorHAnsi"/>
              <w:noProof/>
              <w:color w:val="auto"/>
              <w:kern w:val="2"/>
              <w:sz w:val="24"/>
              <w:szCs w:val="24"/>
              <w14:ligatures w14:val="standardContextual"/>
            </w:rPr>
          </w:pPr>
          <w:ins w:id="91"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"_Toc227272657"</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noProof/>
              </w:rPr>
              <w:t>1</w:t>
            </w:r>
            <w:r w:rsidRPr="0050294D">
              <w:rPr>
                <w:rStyle w:val="Hyperlink"/>
                <w:noProof/>
                <w:lang w:val="vi-VN"/>
              </w:rPr>
              <w:t xml:space="preserve">.1.4. </w:t>
            </w:r>
            <w:r w:rsidRPr="0050294D">
              <w:rPr>
                <w:rStyle w:val="Hyperlink"/>
                <w:noProof/>
              </w:rPr>
              <w:t>Chủ đề 4: Báo cáo và thống kê</w:t>
            </w:r>
            <w:r>
              <w:rPr>
                <w:noProof/>
                <w:webHidden/>
              </w:rPr>
              <w:tab/>
            </w:r>
            <w:r>
              <w:rPr>
                <w:noProof/>
                <w:webHidden/>
              </w:rPr>
              <w:fldChar w:fldCharType="begin"/>
            </w:r>
            <w:r>
              <w:rPr>
                <w:noProof/>
                <w:webHidden/>
              </w:rPr>
              <w:instrText xml:space="preserve"> PAGEREF _Toc227272657 \h </w:instrText>
            </w:r>
          </w:ins>
          <w:r>
            <w:rPr>
              <w:noProof/>
              <w:webHidden/>
            </w:rPr>
          </w:r>
          <w:ins w:id="92" w:author="Tuan NV" w:date="2026-04-16T22:54:00Z" w16du:dateUtc="2026-04-16T15:54:00Z">
            <w:r>
              <w:rPr>
                <w:noProof/>
                <w:webHidden/>
              </w:rPr>
              <w:fldChar w:fldCharType="separate"/>
            </w:r>
            <w:r>
              <w:rPr>
                <w:noProof/>
                <w:webHidden/>
              </w:rPr>
              <w:t>10</w:t>
            </w:r>
            <w:r>
              <w:rPr>
                <w:noProof/>
                <w:webHidden/>
              </w:rPr>
              <w:fldChar w:fldCharType="end"/>
            </w:r>
            <w:r w:rsidRPr="0050294D">
              <w:rPr>
                <w:rStyle w:val="Hyperlink"/>
                <w:noProof/>
              </w:rPr>
              <w:fldChar w:fldCharType="end"/>
            </w:r>
          </w:ins>
        </w:p>
        <w:p w14:paraId="26B4B4E8" w14:textId="5FEF15F2" w:rsidR="00BC7F90" w:rsidRDefault="00BC7F90">
          <w:pPr>
            <w:pStyle w:val="TOC2"/>
            <w:tabs>
              <w:tab w:val="right" w:leader="dot" w:pos="9062"/>
            </w:tabs>
            <w:rPr>
              <w:ins w:id="93" w:author="Tuan NV" w:date="2026-04-16T22:54:00Z" w16du:dateUtc="2026-04-16T15:54:00Z"/>
              <w:rFonts w:asciiTheme="minorHAnsi" w:eastAsiaTheme="minorEastAsia" w:hAnsiTheme="minorHAnsi"/>
              <w:noProof/>
              <w:color w:val="auto"/>
              <w:kern w:val="2"/>
              <w:sz w:val="24"/>
              <w:szCs w:val="24"/>
              <w14:ligatures w14:val="standardContextual"/>
            </w:rPr>
          </w:pPr>
          <w:ins w:id="94"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"_Toc227272658"</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noProof/>
              </w:rPr>
              <w:t>1</w:t>
            </w:r>
            <w:r w:rsidRPr="0050294D">
              <w:rPr>
                <w:rStyle w:val="Hyperlink"/>
                <w:noProof/>
                <w:lang w:val="vi-VN"/>
              </w:rPr>
              <w:t xml:space="preserve">.2. </w:t>
            </w:r>
            <w:r w:rsidRPr="0050294D">
              <w:rPr>
                <w:rStyle w:val="Hyperlink"/>
                <w:noProof/>
              </w:rPr>
              <w:t>Mô tả hệ thống quản lý</w:t>
            </w:r>
            <w:r>
              <w:rPr>
                <w:noProof/>
                <w:webHidden/>
              </w:rPr>
              <w:tab/>
            </w:r>
            <w:r>
              <w:rPr>
                <w:noProof/>
                <w:webHidden/>
              </w:rPr>
              <w:fldChar w:fldCharType="begin"/>
            </w:r>
            <w:r>
              <w:rPr>
                <w:noProof/>
                <w:webHidden/>
              </w:rPr>
              <w:instrText xml:space="preserve"> PAGEREF _Toc227272658 \h </w:instrText>
            </w:r>
          </w:ins>
          <w:r>
            <w:rPr>
              <w:noProof/>
              <w:webHidden/>
            </w:rPr>
          </w:r>
          <w:ins w:id="95" w:author="Tuan NV" w:date="2026-04-16T22:54:00Z" w16du:dateUtc="2026-04-16T15:54:00Z">
            <w:r>
              <w:rPr>
                <w:noProof/>
                <w:webHidden/>
              </w:rPr>
              <w:fldChar w:fldCharType="separate"/>
            </w:r>
            <w:r>
              <w:rPr>
                <w:noProof/>
                <w:webHidden/>
              </w:rPr>
              <w:t>11</w:t>
            </w:r>
            <w:r>
              <w:rPr>
                <w:noProof/>
                <w:webHidden/>
              </w:rPr>
              <w:fldChar w:fldCharType="end"/>
            </w:r>
            <w:r w:rsidRPr="0050294D">
              <w:rPr>
                <w:rStyle w:val="Hyperlink"/>
                <w:noProof/>
              </w:rPr>
              <w:fldChar w:fldCharType="end"/>
            </w:r>
          </w:ins>
        </w:p>
        <w:p w14:paraId="7D8CDE73" w14:textId="4B280E81" w:rsidR="00BC7F90" w:rsidRDefault="00BC7F90">
          <w:pPr>
            <w:pStyle w:val="TOC3"/>
            <w:tabs>
              <w:tab w:val="right" w:leader="dot" w:pos="9062"/>
            </w:tabs>
            <w:rPr>
              <w:ins w:id="96" w:author="Tuan NV" w:date="2026-04-16T22:54:00Z" w16du:dateUtc="2026-04-16T15:54:00Z"/>
              <w:rFonts w:asciiTheme="minorHAnsi" w:eastAsiaTheme="minorEastAsia" w:hAnsiTheme="minorHAnsi"/>
              <w:noProof/>
              <w:color w:val="auto"/>
              <w:kern w:val="2"/>
              <w:sz w:val="24"/>
              <w:szCs w:val="24"/>
              <w14:ligatures w14:val="standardContextual"/>
            </w:rPr>
          </w:pPr>
          <w:ins w:id="97"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"_Toc227272659"</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noProof/>
                <w:lang w:val="vi-VN"/>
              </w:rPr>
              <w:t xml:space="preserve">1.2.1. </w:t>
            </w:r>
            <w:r w:rsidRPr="0050294D">
              <w:rPr>
                <w:rStyle w:val="Hyperlink"/>
                <w:noProof/>
              </w:rPr>
              <w:t>Mô tả hệ thống quản lý chuỗi cung ứng</w:t>
            </w:r>
            <w:r>
              <w:rPr>
                <w:noProof/>
                <w:webHidden/>
              </w:rPr>
              <w:tab/>
            </w:r>
            <w:r>
              <w:rPr>
                <w:noProof/>
                <w:webHidden/>
              </w:rPr>
              <w:fldChar w:fldCharType="begin"/>
            </w:r>
            <w:r>
              <w:rPr>
                <w:noProof/>
                <w:webHidden/>
              </w:rPr>
              <w:instrText xml:space="preserve"> PAGEREF _Toc227272659 \h </w:instrText>
            </w:r>
          </w:ins>
          <w:r>
            <w:rPr>
              <w:noProof/>
              <w:webHidden/>
            </w:rPr>
          </w:r>
          <w:ins w:id="98" w:author="Tuan NV" w:date="2026-04-16T22:54:00Z" w16du:dateUtc="2026-04-16T15:54:00Z">
            <w:r>
              <w:rPr>
                <w:noProof/>
                <w:webHidden/>
              </w:rPr>
              <w:fldChar w:fldCharType="separate"/>
            </w:r>
            <w:r>
              <w:rPr>
                <w:noProof/>
                <w:webHidden/>
              </w:rPr>
              <w:t>11</w:t>
            </w:r>
            <w:r>
              <w:rPr>
                <w:noProof/>
                <w:webHidden/>
              </w:rPr>
              <w:fldChar w:fldCharType="end"/>
            </w:r>
            <w:r w:rsidRPr="0050294D">
              <w:rPr>
                <w:rStyle w:val="Hyperlink"/>
                <w:noProof/>
              </w:rPr>
              <w:fldChar w:fldCharType="end"/>
            </w:r>
          </w:ins>
        </w:p>
        <w:p w14:paraId="203EEE7F" w14:textId="41EE90A7" w:rsidR="00BC7F90" w:rsidRDefault="00BC7F90">
          <w:pPr>
            <w:pStyle w:val="TOC3"/>
            <w:tabs>
              <w:tab w:val="right" w:leader="dot" w:pos="9062"/>
            </w:tabs>
            <w:rPr>
              <w:ins w:id="99" w:author="Tuan NV" w:date="2026-04-16T22:54:00Z" w16du:dateUtc="2026-04-16T15:54:00Z"/>
              <w:rFonts w:asciiTheme="minorHAnsi" w:eastAsiaTheme="minorEastAsia" w:hAnsiTheme="minorHAnsi"/>
              <w:noProof/>
              <w:color w:val="auto"/>
              <w:kern w:val="2"/>
              <w:sz w:val="24"/>
              <w:szCs w:val="24"/>
              <w14:ligatures w14:val="standardContextual"/>
            </w:rPr>
          </w:pPr>
          <w:ins w:id="100"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"_Toc227272660"</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noProof/>
              </w:rPr>
              <w:t>1</w:t>
            </w:r>
            <w:r w:rsidRPr="0050294D">
              <w:rPr>
                <w:rStyle w:val="Hyperlink"/>
                <w:noProof/>
                <w:lang w:val="vi-VN"/>
              </w:rPr>
              <w:t xml:space="preserve">.2.2. </w:t>
            </w:r>
            <w:r w:rsidRPr="0050294D">
              <w:rPr>
                <w:rStyle w:val="Hyperlink"/>
                <w:noProof/>
              </w:rPr>
              <w:t>Luồng hoạt động của hệ thống</w:t>
            </w:r>
            <w:r>
              <w:rPr>
                <w:noProof/>
                <w:webHidden/>
              </w:rPr>
              <w:tab/>
            </w:r>
            <w:r>
              <w:rPr>
                <w:noProof/>
                <w:webHidden/>
              </w:rPr>
              <w:fldChar w:fldCharType="begin"/>
            </w:r>
            <w:r>
              <w:rPr>
                <w:noProof/>
                <w:webHidden/>
              </w:rPr>
              <w:instrText xml:space="preserve"> PAGEREF _Toc227272660 \h </w:instrText>
            </w:r>
          </w:ins>
          <w:r>
            <w:rPr>
              <w:noProof/>
              <w:webHidden/>
            </w:rPr>
          </w:r>
          <w:ins w:id="101" w:author="Tuan NV" w:date="2026-04-16T22:54:00Z" w16du:dateUtc="2026-04-16T15:54:00Z">
            <w:r>
              <w:rPr>
                <w:noProof/>
                <w:webHidden/>
              </w:rPr>
              <w:fldChar w:fldCharType="separate"/>
            </w:r>
            <w:r>
              <w:rPr>
                <w:noProof/>
                <w:webHidden/>
              </w:rPr>
              <w:t>11</w:t>
            </w:r>
            <w:r>
              <w:rPr>
                <w:noProof/>
                <w:webHidden/>
              </w:rPr>
              <w:fldChar w:fldCharType="end"/>
            </w:r>
            <w:r w:rsidRPr="0050294D">
              <w:rPr>
                <w:rStyle w:val="Hyperlink"/>
                <w:noProof/>
              </w:rPr>
              <w:fldChar w:fldCharType="end"/>
            </w:r>
          </w:ins>
        </w:p>
        <w:p w14:paraId="29503669" w14:textId="6971978A" w:rsidR="00BC7F90" w:rsidRDefault="00BC7F90">
          <w:pPr>
            <w:pStyle w:val="TOC2"/>
            <w:tabs>
              <w:tab w:val="right" w:leader="dot" w:pos="9062"/>
            </w:tabs>
            <w:rPr>
              <w:ins w:id="102" w:author="Tuan NV" w:date="2026-04-16T22:54:00Z" w16du:dateUtc="2026-04-16T15:54:00Z"/>
              <w:rFonts w:asciiTheme="minorHAnsi" w:eastAsiaTheme="minorEastAsia" w:hAnsiTheme="minorHAnsi"/>
              <w:noProof/>
              <w:color w:val="auto"/>
              <w:kern w:val="2"/>
              <w:sz w:val="24"/>
              <w:szCs w:val="24"/>
              <w14:ligatures w14:val="standardContextual"/>
            </w:rPr>
          </w:pPr>
          <w:ins w:id="103"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"_Toc227272661"</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noProof/>
                <w:highlight w:val="lightGray"/>
                <w:lang w:val="vi-VN"/>
              </w:rPr>
              <w:t>1</w:t>
            </w:r>
            <w:r w:rsidRPr="0050294D">
              <w:rPr>
                <w:rStyle w:val="Hyperlink"/>
                <w:noProof/>
                <w:lang w:val="vi-VN"/>
              </w:rPr>
              <w:t xml:space="preserve">.3. </w:t>
            </w:r>
            <w:r w:rsidRPr="0050294D">
              <w:rPr>
                <w:rStyle w:val="Hyperlink"/>
                <w:noProof/>
              </w:rPr>
              <w:t>Các nghiệp vụ cơ bản của hệ thống</w:t>
            </w:r>
            <w:r>
              <w:rPr>
                <w:noProof/>
                <w:webHidden/>
              </w:rPr>
              <w:tab/>
            </w:r>
            <w:r>
              <w:rPr>
                <w:noProof/>
                <w:webHidden/>
              </w:rPr>
              <w:fldChar w:fldCharType="begin"/>
            </w:r>
            <w:r>
              <w:rPr>
                <w:noProof/>
                <w:webHidden/>
              </w:rPr>
              <w:instrText xml:space="preserve"> PAGEREF _Toc227272661 \h </w:instrText>
            </w:r>
          </w:ins>
          <w:r>
            <w:rPr>
              <w:noProof/>
              <w:webHidden/>
            </w:rPr>
          </w:r>
          <w:ins w:id="104" w:author="Tuan NV" w:date="2026-04-16T22:54:00Z" w16du:dateUtc="2026-04-16T15:54:00Z">
            <w:r>
              <w:rPr>
                <w:noProof/>
                <w:webHidden/>
              </w:rPr>
              <w:fldChar w:fldCharType="separate"/>
            </w:r>
            <w:r>
              <w:rPr>
                <w:noProof/>
                <w:webHidden/>
              </w:rPr>
              <w:t>13</w:t>
            </w:r>
            <w:r>
              <w:rPr>
                <w:noProof/>
                <w:webHidden/>
              </w:rPr>
              <w:fldChar w:fldCharType="end"/>
            </w:r>
            <w:r w:rsidRPr="0050294D">
              <w:rPr>
                <w:rStyle w:val="Hyperlink"/>
                <w:noProof/>
              </w:rPr>
              <w:fldChar w:fldCharType="end"/>
            </w:r>
          </w:ins>
        </w:p>
        <w:p w14:paraId="05441D6F" w14:textId="40C1345F" w:rsidR="00BC7F90" w:rsidRDefault="00BC7F90">
          <w:pPr>
            <w:pStyle w:val="TOC3"/>
            <w:tabs>
              <w:tab w:val="right" w:leader="dot" w:pos="9062"/>
            </w:tabs>
            <w:rPr>
              <w:ins w:id="105" w:author="Tuan NV" w:date="2026-04-16T22:54:00Z" w16du:dateUtc="2026-04-16T15:54:00Z"/>
              <w:rFonts w:asciiTheme="minorHAnsi" w:eastAsiaTheme="minorEastAsia" w:hAnsiTheme="minorHAnsi"/>
              <w:noProof/>
              <w:color w:val="auto"/>
              <w:kern w:val="2"/>
              <w:sz w:val="24"/>
              <w:szCs w:val="24"/>
              <w14:ligatures w14:val="standardContextual"/>
            </w:rPr>
          </w:pPr>
          <w:ins w:id="106"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"_Toc227272662"</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noProof/>
              </w:rPr>
              <w:t>1</w:t>
            </w:r>
            <w:r w:rsidRPr="0050294D">
              <w:rPr>
                <w:rStyle w:val="Hyperlink"/>
                <w:noProof/>
                <w:lang w:val="vi-VN"/>
              </w:rPr>
              <w:t xml:space="preserve">.3.1. </w:t>
            </w:r>
            <w:r w:rsidRPr="0050294D">
              <w:rPr>
                <w:rStyle w:val="Hyperlink"/>
                <w:noProof/>
              </w:rPr>
              <w:t>Nghiệp vụ quản lý nhà cung cấp</w:t>
            </w:r>
            <w:r>
              <w:rPr>
                <w:noProof/>
                <w:webHidden/>
              </w:rPr>
              <w:tab/>
            </w:r>
            <w:r>
              <w:rPr>
                <w:noProof/>
                <w:webHidden/>
              </w:rPr>
              <w:fldChar w:fldCharType="begin"/>
            </w:r>
            <w:r>
              <w:rPr>
                <w:noProof/>
                <w:webHidden/>
              </w:rPr>
              <w:instrText xml:space="preserve"> PAGEREF _Toc227272662 \h </w:instrText>
            </w:r>
          </w:ins>
          <w:r>
            <w:rPr>
              <w:noProof/>
              <w:webHidden/>
            </w:rPr>
          </w:r>
          <w:ins w:id="107" w:author="Tuan NV" w:date="2026-04-16T22:54:00Z" w16du:dateUtc="2026-04-16T15:54:00Z">
            <w:r>
              <w:rPr>
                <w:noProof/>
                <w:webHidden/>
              </w:rPr>
              <w:fldChar w:fldCharType="separate"/>
            </w:r>
            <w:r>
              <w:rPr>
                <w:noProof/>
                <w:webHidden/>
              </w:rPr>
              <w:t>13</w:t>
            </w:r>
            <w:r>
              <w:rPr>
                <w:noProof/>
                <w:webHidden/>
              </w:rPr>
              <w:fldChar w:fldCharType="end"/>
            </w:r>
            <w:r w:rsidRPr="0050294D">
              <w:rPr>
                <w:rStyle w:val="Hyperlink"/>
                <w:noProof/>
              </w:rPr>
              <w:fldChar w:fldCharType="end"/>
            </w:r>
          </w:ins>
        </w:p>
        <w:p w14:paraId="2129E326" w14:textId="3DAA7EA1" w:rsidR="00BC7F90" w:rsidRDefault="00BC7F90">
          <w:pPr>
            <w:pStyle w:val="TOC3"/>
            <w:tabs>
              <w:tab w:val="right" w:leader="dot" w:pos="9062"/>
            </w:tabs>
            <w:rPr>
              <w:ins w:id="108" w:author="Tuan NV" w:date="2026-04-16T22:54:00Z" w16du:dateUtc="2026-04-16T15:54:00Z"/>
              <w:rFonts w:asciiTheme="minorHAnsi" w:eastAsiaTheme="minorEastAsia" w:hAnsiTheme="minorHAnsi"/>
              <w:noProof/>
              <w:color w:val="auto"/>
              <w:kern w:val="2"/>
              <w:sz w:val="24"/>
              <w:szCs w:val="24"/>
              <w14:ligatures w14:val="standardContextual"/>
            </w:rPr>
          </w:pPr>
          <w:ins w:id="109"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"_Toc227272663"</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noProof/>
              </w:rPr>
              <w:t>1</w:t>
            </w:r>
            <w:r w:rsidRPr="0050294D">
              <w:rPr>
                <w:rStyle w:val="Hyperlink"/>
                <w:noProof/>
                <w:lang w:val="vi-VN"/>
              </w:rPr>
              <w:t xml:space="preserve">.3.2. </w:t>
            </w:r>
            <w:r w:rsidRPr="0050294D">
              <w:rPr>
                <w:rStyle w:val="Hyperlink"/>
                <w:noProof/>
              </w:rPr>
              <w:t>Nghiệp vụ quản lý nguyên vật liệu</w:t>
            </w:r>
            <w:r>
              <w:rPr>
                <w:noProof/>
                <w:webHidden/>
              </w:rPr>
              <w:tab/>
            </w:r>
            <w:r>
              <w:rPr>
                <w:noProof/>
                <w:webHidden/>
              </w:rPr>
              <w:fldChar w:fldCharType="begin"/>
            </w:r>
            <w:r>
              <w:rPr>
                <w:noProof/>
                <w:webHidden/>
              </w:rPr>
              <w:instrText xml:space="preserve"> PAGEREF _Toc227272663 \h </w:instrText>
            </w:r>
          </w:ins>
          <w:r>
            <w:rPr>
              <w:noProof/>
              <w:webHidden/>
            </w:rPr>
          </w:r>
          <w:ins w:id="110" w:author="Tuan NV" w:date="2026-04-16T22:54:00Z" w16du:dateUtc="2026-04-16T15:54:00Z">
            <w:r>
              <w:rPr>
                <w:noProof/>
                <w:webHidden/>
              </w:rPr>
              <w:fldChar w:fldCharType="separate"/>
            </w:r>
            <w:r>
              <w:rPr>
                <w:noProof/>
                <w:webHidden/>
              </w:rPr>
              <w:t>13</w:t>
            </w:r>
            <w:r>
              <w:rPr>
                <w:noProof/>
                <w:webHidden/>
              </w:rPr>
              <w:fldChar w:fldCharType="end"/>
            </w:r>
            <w:r w:rsidRPr="0050294D">
              <w:rPr>
                <w:rStyle w:val="Hyperlink"/>
                <w:noProof/>
              </w:rPr>
              <w:fldChar w:fldCharType="end"/>
            </w:r>
          </w:ins>
        </w:p>
        <w:p w14:paraId="5EFBE8A4" w14:textId="413F1FE9" w:rsidR="00BC7F90" w:rsidRDefault="00BC7F90">
          <w:pPr>
            <w:pStyle w:val="TOC3"/>
            <w:tabs>
              <w:tab w:val="right" w:leader="dot" w:pos="9062"/>
            </w:tabs>
            <w:rPr>
              <w:ins w:id="111" w:author="Tuan NV" w:date="2026-04-16T22:54:00Z" w16du:dateUtc="2026-04-16T15:54:00Z"/>
              <w:rFonts w:asciiTheme="minorHAnsi" w:eastAsiaTheme="minorEastAsia" w:hAnsiTheme="minorHAnsi"/>
              <w:noProof/>
              <w:color w:val="auto"/>
              <w:kern w:val="2"/>
              <w:sz w:val="24"/>
              <w:szCs w:val="24"/>
              <w14:ligatures w14:val="standardContextual"/>
            </w:rPr>
          </w:pPr>
          <w:ins w:id="112"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"_Toc227272664"</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noProof/>
              </w:rPr>
              <w:t>1</w:t>
            </w:r>
            <w:r w:rsidRPr="0050294D">
              <w:rPr>
                <w:rStyle w:val="Hyperlink"/>
                <w:noProof/>
                <w:lang w:val="vi-VN"/>
              </w:rPr>
              <w:t xml:space="preserve">.3.3. </w:t>
            </w:r>
            <w:r w:rsidRPr="0050294D">
              <w:rPr>
                <w:rStyle w:val="Hyperlink"/>
                <w:noProof/>
              </w:rPr>
              <w:t>Nghiệp vụ đặt hàng nhà cung cấp</w:t>
            </w:r>
            <w:r>
              <w:rPr>
                <w:noProof/>
                <w:webHidden/>
              </w:rPr>
              <w:tab/>
            </w:r>
            <w:r>
              <w:rPr>
                <w:noProof/>
                <w:webHidden/>
              </w:rPr>
              <w:fldChar w:fldCharType="begin"/>
            </w:r>
            <w:r>
              <w:rPr>
                <w:noProof/>
                <w:webHidden/>
              </w:rPr>
              <w:instrText xml:space="preserve"> PAGEREF _Toc227272664 \h </w:instrText>
            </w:r>
          </w:ins>
          <w:r>
            <w:rPr>
              <w:noProof/>
              <w:webHidden/>
            </w:rPr>
          </w:r>
          <w:ins w:id="113" w:author="Tuan NV" w:date="2026-04-16T22:54:00Z" w16du:dateUtc="2026-04-16T15:54:00Z">
            <w:r>
              <w:rPr>
                <w:noProof/>
                <w:webHidden/>
              </w:rPr>
              <w:fldChar w:fldCharType="separate"/>
            </w:r>
            <w:r>
              <w:rPr>
                <w:noProof/>
                <w:webHidden/>
              </w:rPr>
              <w:t>13</w:t>
            </w:r>
            <w:r>
              <w:rPr>
                <w:noProof/>
                <w:webHidden/>
              </w:rPr>
              <w:fldChar w:fldCharType="end"/>
            </w:r>
            <w:r w:rsidRPr="0050294D">
              <w:rPr>
                <w:rStyle w:val="Hyperlink"/>
                <w:noProof/>
              </w:rPr>
              <w:fldChar w:fldCharType="end"/>
            </w:r>
          </w:ins>
        </w:p>
        <w:p w14:paraId="0118D27E" w14:textId="08AAAA39" w:rsidR="00BC7F90" w:rsidRDefault="00BC7F90">
          <w:pPr>
            <w:pStyle w:val="TOC3"/>
            <w:tabs>
              <w:tab w:val="right" w:leader="dot" w:pos="9062"/>
            </w:tabs>
            <w:rPr>
              <w:ins w:id="114" w:author="Tuan NV" w:date="2026-04-16T22:54:00Z" w16du:dateUtc="2026-04-16T15:54:00Z"/>
              <w:rFonts w:asciiTheme="minorHAnsi" w:eastAsiaTheme="minorEastAsia" w:hAnsiTheme="minorHAnsi"/>
              <w:noProof/>
              <w:color w:val="auto"/>
              <w:kern w:val="2"/>
              <w:sz w:val="24"/>
              <w:szCs w:val="24"/>
              <w14:ligatures w14:val="standardContextual"/>
            </w:rPr>
          </w:pPr>
          <w:ins w:id="115"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"_Toc227272665"</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noProof/>
              </w:rPr>
              <w:t>1</w:t>
            </w:r>
            <w:r w:rsidRPr="0050294D">
              <w:rPr>
                <w:rStyle w:val="Hyperlink"/>
                <w:noProof/>
                <w:lang w:val="vi-VN"/>
              </w:rPr>
              <w:t xml:space="preserve">.3.4. </w:t>
            </w:r>
            <w:r w:rsidRPr="0050294D">
              <w:rPr>
                <w:rStyle w:val="Hyperlink"/>
                <w:noProof/>
              </w:rPr>
              <w:t>Nghiệp vụ nhập kho</w:t>
            </w:r>
            <w:r>
              <w:rPr>
                <w:noProof/>
                <w:webHidden/>
              </w:rPr>
              <w:tab/>
            </w:r>
            <w:r>
              <w:rPr>
                <w:noProof/>
                <w:webHidden/>
              </w:rPr>
              <w:fldChar w:fldCharType="begin"/>
            </w:r>
            <w:r>
              <w:rPr>
                <w:noProof/>
                <w:webHidden/>
              </w:rPr>
              <w:instrText xml:space="preserve"> PAGEREF _Toc227272665 \h </w:instrText>
            </w:r>
          </w:ins>
          <w:r>
            <w:rPr>
              <w:noProof/>
              <w:webHidden/>
            </w:rPr>
          </w:r>
          <w:ins w:id="116" w:author="Tuan NV" w:date="2026-04-16T22:54:00Z" w16du:dateUtc="2026-04-16T15:54:00Z">
            <w:r>
              <w:rPr>
                <w:noProof/>
                <w:webHidden/>
              </w:rPr>
              <w:fldChar w:fldCharType="separate"/>
            </w:r>
            <w:r>
              <w:rPr>
                <w:noProof/>
                <w:webHidden/>
              </w:rPr>
              <w:t>13</w:t>
            </w:r>
            <w:r>
              <w:rPr>
                <w:noProof/>
                <w:webHidden/>
              </w:rPr>
              <w:fldChar w:fldCharType="end"/>
            </w:r>
            <w:r w:rsidRPr="0050294D">
              <w:rPr>
                <w:rStyle w:val="Hyperlink"/>
                <w:noProof/>
              </w:rPr>
              <w:fldChar w:fldCharType="end"/>
            </w:r>
          </w:ins>
        </w:p>
        <w:p w14:paraId="304FE95E" w14:textId="3B1C6CC8" w:rsidR="00BC7F90" w:rsidRDefault="00BC7F90">
          <w:pPr>
            <w:pStyle w:val="TOC3"/>
            <w:tabs>
              <w:tab w:val="right" w:leader="dot" w:pos="9062"/>
            </w:tabs>
            <w:rPr>
              <w:ins w:id="117" w:author="Tuan NV" w:date="2026-04-16T22:54:00Z" w16du:dateUtc="2026-04-16T15:54:00Z"/>
              <w:rFonts w:asciiTheme="minorHAnsi" w:eastAsiaTheme="minorEastAsia" w:hAnsiTheme="minorHAnsi"/>
              <w:noProof/>
              <w:color w:val="auto"/>
              <w:kern w:val="2"/>
              <w:sz w:val="24"/>
              <w:szCs w:val="24"/>
              <w14:ligatures w14:val="standardContextual"/>
            </w:rPr>
          </w:pPr>
          <w:ins w:id="118"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"_Toc227272666"</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noProof/>
              </w:rPr>
              <w:t>1</w:t>
            </w:r>
            <w:r w:rsidRPr="0050294D">
              <w:rPr>
                <w:rStyle w:val="Hyperlink"/>
                <w:noProof/>
                <w:lang w:val="vi-VN"/>
              </w:rPr>
              <w:t xml:space="preserve">.3.5. </w:t>
            </w:r>
            <w:r w:rsidRPr="0050294D">
              <w:rPr>
                <w:rStyle w:val="Hyperlink"/>
                <w:noProof/>
              </w:rPr>
              <w:t>Nghiệp vụ quản lý kho và tồn kho</w:t>
            </w:r>
            <w:r>
              <w:rPr>
                <w:noProof/>
                <w:webHidden/>
              </w:rPr>
              <w:tab/>
            </w:r>
            <w:r>
              <w:rPr>
                <w:noProof/>
                <w:webHidden/>
              </w:rPr>
              <w:fldChar w:fldCharType="begin"/>
            </w:r>
            <w:r>
              <w:rPr>
                <w:noProof/>
                <w:webHidden/>
              </w:rPr>
              <w:instrText xml:space="preserve"> PAGEREF _Toc227272666 \h </w:instrText>
            </w:r>
          </w:ins>
          <w:r>
            <w:rPr>
              <w:noProof/>
              <w:webHidden/>
            </w:rPr>
          </w:r>
          <w:ins w:id="119" w:author="Tuan NV" w:date="2026-04-16T22:54:00Z" w16du:dateUtc="2026-04-16T15:54:00Z">
            <w:r>
              <w:rPr>
                <w:noProof/>
                <w:webHidden/>
              </w:rPr>
              <w:fldChar w:fldCharType="separate"/>
            </w:r>
            <w:r>
              <w:rPr>
                <w:noProof/>
                <w:webHidden/>
              </w:rPr>
              <w:t>13</w:t>
            </w:r>
            <w:r>
              <w:rPr>
                <w:noProof/>
                <w:webHidden/>
              </w:rPr>
              <w:fldChar w:fldCharType="end"/>
            </w:r>
            <w:r w:rsidRPr="0050294D">
              <w:rPr>
                <w:rStyle w:val="Hyperlink"/>
                <w:noProof/>
              </w:rPr>
              <w:fldChar w:fldCharType="end"/>
            </w:r>
          </w:ins>
        </w:p>
        <w:p w14:paraId="04B87A78" w14:textId="4FAD1B60" w:rsidR="00BC7F90" w:rsidRDefault="00BC7F90">
          <w:pPr>
            <w:pStyle w:val="TOC3"/>
            <w:tabs>
              <w:tab w:val="right" w:leader="dot" w:pos="9062"/>
            </w:tabs>
            <w:rPr>
              <w:ins w:id="120" w:author="Tuan NV" w:date="2026-04-16T22:54:00Z" w16du:dateUtc="2026-04-16T15:54:00Z"/>
              <w:rFonts w:asciiTheme="minorHAnsi" w:eastAsiaTheme="minorEastAsia" w:hAnsiTheme="minorHAnsi"/>
              <w:noProof/>
              <w:color w:val="auto"/>
              <w:kern w:val="2"/>
              <w:sz w:val="24"/>
              <w:szCs w:val="24"/>
              <w14:ligatures w14:val="standardContextual"/>
            </w:rPr>
          </w:pPr>
          <w:ins w:id="121"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"_Toc227272667"</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noProof/>
              </w:rPr>
              <w:t>1</w:t>
            </w:r>
            <w:r w:rsidRPr="0050294D">
              <w:rPr>
                <w:rStyle w:val="Hyperlink"/>
                <w:noProof/>
                <w:lang w:val="vi-VN"/>
              </w:rPr>
              <w:t xml:space="preserve">.3.6. </w:t>
            </w:r>
            <w:r w:rsidRPr="0050294D">
              <w:rPr>
                <w:rStyle w:val="Hyperlink"/>
                <w:noProof/>
              </w:rPr>
              <w:t>Nghiệp vụ quản lý khách hàng</w:t>
            </w:r>
            <w:r>
              <w:rPr>
                <w:noProof/>
                <w:webHidden/>
              </w:rPr>
              <w:tab/>
            </w:r>
            <w:r>
              <w:rPr>
                <w:noProof/>
                <w:webHidden/>
              </w:rPr>
              <w:fldChar w:fldCharType="begin"/>
            </w:r>
            <w:r>
              <w:rPr>
                <w:noProof/>
                <w:webHidden/>
              </w:rPr>
              <w:instrText xml:space="preserve"> PAGEREF _Toc227272667 \h </w:instrText>
            </w:r>
          </w:ins>
          <w:r>
            <w:rPr>
              <w:noProof/>
              <w:webHidden/>
            </w:rPr>
          </w:r>
          <w:ins w:id="122" w:author="Tuan NV" w:date="2026-04-16T22:54:00Z" w16du:dateUtc="2026-04-16T15:54:00Z">
            <w:r>
              <w:rPr>
                <w:noProof/>
                <w:webHidden/>
              </w:rPr>
              <w:fldChar w:fldCharType="separate"/>
            </w:r>
            <w:r>
              <w:rPr>
                <w:noProof/>
                <w:webHidden/>
              </w:rPr>
              <w:t>14</w:t>
            </w:r>
            <w:r>
              <w:rPr>
                <w:noProof/>
                <w:webHidden/>
              </w:rPr>
              <w:fldChar w:fldCharType="end"/>
            </w:r>
            <w:r w:rsidRPr="0050294D">
              <w:rPr>
                <w:rStyle w:val="Hyperlink"/>
                <w:noProof/>
              </w:rPr>
              <w:fldChar w:fldCharType="end"/>
            </w:r>
          </w:ins>
        </w:p>
        <w:p w14:paraId="343EF8DE" w14:textId="7FE53C1D" w:rsidR="00BC7F90" w:rsidRDefault="00BC7F90">
          <w:pPr>
            <w:pStyle w:val="TOC3"/>
            <w:tabs>
              <w:tab w:val="right" w:leader="dot" w:pos="9062"/>
            </w:tabs>
            <w:rPr>
              <w:ins w:id="123" w:author="Tuan NV" w:date="2026-04-16T22:54:00Z" w16du:dateUtc="2026-04-16T15:54:00Z"/>
              <w:rFonts w:asciiTheme="minorHAnsi" w:eastAsiaTheme="minorEastAsia" w:hAnsiTheme="minorHAnsi"/>
              <w:noProof/>
              <w:color w:val="auto"/>
              <w:kern w:val="2"/>
              <w:sz w:val="24"/>
              <w:szCs w:val="24"/>
              <w14:ligatures w14:val="standardContextual"/>
            </w:rPr>
          </w:pPr>
          <w:ins w:id="124"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"_Toc227272668"</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noProof/>
              </w:rPr>
              <w:t>1</w:t>
            </w:r>
            <w:r w:rsidRPr="0050294D">
              <w:rPr>
                <w:rStyle w:val="Hyperlink"/>
                <w:noProof/>
                <w:lang w:val="vi-VN"/>
              </w:rPr>
              <w:t xml:space="preserve">.3.7. </w:t>
            </w:r>
            <w:r w:rsidRPr="0050294D">
              <w:rPr>
                <w:rStyle w:val="Hyperlink"/>
                <w:noProof/>
              </w:rPr>
              <w:t>Nghiệp vụ tạo đơn xuất hàng</w:t>
            </w:r>
            <w:r>
              <w:rPr>
                <w:noProof/>
                <w:webHidden/>
              </w:rPr>
              <w:tab/>
            </w:r>
            <w:r>
              <w:rPr>
                <w:noProof/>
                <w:webHidden/>
              </w:rPr>
              <w:fldChar w:fldCharType="begin"/>
            </w:r>
            <w:r>
              <w:rPr>
                <w:noProof/>
                <w:webHidden/>
              </w:rPr>
              <w:instrText xml:space="preserve"> PAGEREF _Toc227272668 \h </w:instrText>
            </w:r>
          </w:ins>
          <w:r>
            <w:rPr>
              <w:noProof/>
              <w:webHidden/>
            </w:rPr>
          </w:r>
          <w:ins w:id="125" w:author="Tuan NV" w:date="2026-04-16T22:54:00Z" w16du:dateUtc="2026-04-16T15:54:00Z">
            <w:r>
              <w:rPr>
                <w:noProof/>
                <w:webHidden/>
              </w:rPr>
              <w:fldChar w:fldCharType="separate"/>
            </w:r>
            <w:r>
              <w:rPr>
                <w:noProof/>
                <w:webHidden/>
              </w:rPr>
              <w:t>14</w:t>
            </w:r>
            <w:r>
              <w:rPr>
                <w:noProof/>
                <w:webHidden/>
              </w:rPr>
              <w:fldChar w:fldCharType="end"/>
            </w:r>
            <w:r w:rsidRPr="0050294D">
              <w:rPr>
                <w:rStyle w:val="Hyperlink"/>
                <w:noProof/>
              </w:rPr>
              <w:fldChar w:fldCharType="end"/>
            </w:r>
          </w:ins>
        </w:p>
        <w:p w14:paraId="6EDE1F5F" w14:textId="708BEFDE" w:rsidR="00BC7F90" w:rsidRDefault="00BC7F90">
          <w:pPr>
            <w:pStyle w:val="TOC3"/>
            <w:tabs>
              <w:tab w:val="right" w:leader="dot" w:pos="9062"/>
            </w:tabs>
            <w:rPr>
              <w:ins w:id="126" w:author="Tuan NV" w:date="2026-04-16T22:54:00Z" w16du:dateUtc="2026-04-16T15:54:00Z"/>
              <w:rFonts w:asciiTheme="minorHAnsi" w:eastAsiaTheme="minorEastAsia" w:hAnsiTheme="minorHAnsi"/>
              <w:noProof/>
              <w:color w:val="auto"/>
              <w:kern w:val="2"/>
              <w:sz w:val="24"/>
              <w:szCs w:val="24"/>
              <w14:ligatures w14:val="standardContextual"/>
            </w:rPr>
          </w:pPr>
          <w:ins w:id="127"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"_Toc227272669"</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noProof/>
              </w:rPr>
              <w:t>1</w:t>
            </w:r>
            <w:r w:rsidRPr="0050294D">
              <w:rPr>
                <w:rStyle w:val="Hyperlink"/>
                <w:noProof/>
                <w:lang w:val="vi-VN"/>
              </w:rPr>
              <w:t xml:space="preserve">.3.8. </w:t>
            </w:r>
            <w:r w:rsidRPr="0050294D">
              <w:rPr>
                <w:rStyle w:val="Hyperlink"/>
                <w:noProof/>
              </w:rPr>
              <w:t>Nghiệp vụ xuất kho</w:t>
            </w:r>
            <w:r>
              <w:rPr>
                <w:noProof/>
                <w:webHidden/>
              </w:rPr>
              <w:tab/>
            </w:r>
            <w:r>
              <w:rPr>
                <w:noProof/>
                <w:webHidden/>
              </w:rPr>
              <w:fldChar w:fldCharType="begin"/>
            </w:r>
            <w:r>
              <w:rPr>
                <w:noProof/>
                <w:webHidden/>
              </w:rPr>
              <w:instrText xml:space="preserve"> PAGEREF _Toc227272669 \h </w:instrText>
            </w:r>
          </w:ins>
          <w:r>
            <w:rPr>
              <w:noProof/>
              <w:webHidden/>
            </w:rPr>
          </w:r>
          <w:ins w:id="128" w:author="Tuan NV" w:date="2026-04-16T22:54:00Z" w16du:dateUtc="2026-04-16T15:54:00Z">
            <w:r>
              <w:rPr>
                <w:noProof/>
                <w:webHidden/>
              </w:rPr>
              <w:fldChar w:fldCharType="separate"/>
            </w:r>
            <w:r>
              <w:rPr>
                <w:noProof/>
                <w:webHidden/>
              </w:rPr>
              <w:t>14</w:t>
            </w:r>
            <w:r>
              <w:rPr>
                <w:noProof/>
                <w:webHidden/>
              </w:rPr>
              <w:fldChar w:fldCharType="end"/>
            </w:r>
            <w:r w:rsidRPr="0050294D">
              <w:rPr>
                <w:rStyle w:val="Hyperlink"/>
                <w:noProof/>
              </w:rPr>
              <w:fldChar w:fldCharType="end"/>
            </w:r>
          </w:ins>
        </w:p>
        <w:p w14:paraId="5A6662FA" w14:textId="57DBB290" w:rsidR="00BC7F90" w:rsidRDefault="00BC7F90">
          <w:pPr>
            <w:pStyle w:val="TOC3"/>
            <w:tabs>
              <w:tab w:val="right" w:leader="dot" w:pos="9062"/>
            </w:tabs>
            <w:rPr>
              <w:ins w:id="129" w:author="Tuan NV" w:date="2026-04-16T22:54:00Z" w16du:dateUtc="2026-04-16T15:54:00Z"/>
              <w:rFonts w:asciiTheme="minorHAnsi" w:eastAsiaTheme="minorEastAsia" w:hAnsiTheme="minorHAnsi"/>
              <w:noProof/>
              <w:color w:val="auto"/>
              <w:kern w:val="2"/>
              <w:sz w:val="24"/>
              <w:szCs w:val="24"/>
              <w14:ligatures w14:val="standardContextual"/>
            </w:rPr>
          </w:pPr>
          <w:ins w:id="130"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"_Toc227272670"</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noProof/>
                <w:lang w:val="vi-VN"/>
              </w:rPr>
              <w:t xml:space="preserve">1.3.9. </w:t>
            </w:r>
            <w:r w:rsidRPr="0050294D">
              <w:rPr>
                <w:rStyle w:val="Hyperlink"/>
                <w:noProof/>
              </w:rPr>
              <w:t>Nghiệp vụ vận chuyển</w:t>
            </w:r>
            <w:r>
              <w:rPr>
                <w:noProof/>
                <w:webHidden/>
              </w:rPr>
              <w:tab/>
            </w:r>
            <w:r>
              <w:rPr>
                <w:noProof/>
                <w:webHidden/>
              </w:rPr>
              <w:fldChar w:fldCharType="begin"/>
            </w:r>
            <w:r>
              <w:rPr>
                <w:noProof/>
                <w:webHidden/>
              </w:rPr>
              <w:instrText xml:space="preserve"> PAGEREF _Toc227272670 \h </w:instrText>
            </w:r>
          </w:ins>
          <w:r>
            <w:rPr>
              <w:noProof/>
              <w:webHidden/>
            </w:rPr>
          </w:r>
          <w:ins w:id="131" w:author="Tuan NV" w:date="2026-04-16T22:54:00Z" w16du:dateUtc="2026-04-16T15:54:00Z">
            <w:r>
              <w:rPr>
                <w:noProof/>
                <w:webHidden/>
              </w:rPr>
              <w:fldChar w:fldCharType="separate"/>
            </w:r>
            <w:r>
              <w:rPr>
                <w:noProof/>
                <w:webHidden/>
              </w:rPr>
              <w:t>14</w:t>
            </w:r>
            <w:r>
              <w:rPr>
                <w:noProof/>
                <w:webHidden/>
              </w:rPr>
              <w:fldChar w:fldCharType="end"/>
            </w:r>
            <w:r w:rsidRPr="0050294D">
              <w:rPr>
                <w:rStyle w:val="Hyperlink"/>
                <w:noProof/>
              </w:rPr>
              <w:fldChar w:fldCharType="end"/>
            </w:r>
          </w:ins>
        </w:p>
        <w:p w14:paraId="24F002CA" w14:textId="122CDB2D" w:rsidR="00BC7F90" w:rsidRDefault="00BC7F90">
          <w:pPr>
            <w:pStyle w:val="TOC3"/>
            <w:tabs>
              <w:tab w:val="right" w:leader="dot" w:pos="9062"/>
            </w:tabs>
            <w:rPr>
              <w:ins w:id="132" w:author="Tuan NV" w:date="2026-04-16T22:54:00Z" w16du:dateUtc="2026-04-16T15:54:00Z"/>
              <w:rFonts w:asciiTheme="minorHAnsi" w:eastAsiaTheme="minorEastAsia" w:hAnsiTheme="minorHAnsi"/>
              <w:noProof/>
              <w:color w:val="auto"/>
              <w:kern w:val="2"/>
              <w:sz w:val="24"/>
              <w:szCs w:val="24"/>
              <w14:ligatures w14:val="standardContextual"/>
            </w:rPr>
          </w:pPr>
          <w:ins w:id="133"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"_Toc227272671"</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noProof/>
              </w:rPr>
              <w:t>1</w:t>
            </w:r>
            <w:r w:rsidRPr="0050294D">
              <w:rPr>
                <w:rStyle w:val="Hyperlink"/>
                <w:noProof/>
                <w:lang w:val="vi-VN"/>
              </w:rPr>
              <w:t xml:space="preserve">.3.10. </w:t>
            </w:r>
            <w:r w:rsidRPr="0050294D">
              <w:rPr>
                <w:rStyle w:val="Hyperlink"/>
                <w:noProof/>
              </w:rPr>
              <w:t>Nghiệp vụ báo cáo và thống kê</w:t>
            </w:r>
            <w:r>
              <w:rPr>
                <w:noProof/>
                <w:webHidden/>
              </w:rPr>
              <w:tab/>
            </w:r>
            <w:r>
              <w:rPr>
                <w:noProof/>
                <w:webHidden/>
              </w:rPr>
              <w:fldChar w:fldCharType="begin"/>
            </w:r>
            <w:r>
              <w:rPr>
                <w:noProof/>
                <w:webHidden/>
              </w:rPr>
              <w:instrText xml:space="preserve"> PAGEREF _Toc227272671 \h </w:instrText>
            </w:r>
          </w:ins>
          <w:r>
            <w:rPr>
              <w:noProof/>
              <w:webHidden/>
            </w:rPr>
          </w:r>
          <w:ins w:id="134" w:author="Tuan NV" w:date="2026-04-16T22:54:00Z" w16du:dateUtc="2026-04-16T15:54:00Z">
            <w:r>
              <w:rPr>
                <w:noProof/>
                <w:webHidden/>
              </w:rPr>
              <w:fldChar w:fldCharType="separate"/>
            </w:r>
            <w:r>
              <w:rPr>
                <w:noProof/>
                <w:webHidden/>
              </w:rPr>
              <w:t>14</w:t>
            </w:r>
            <w:r>
              <w:rPr>
                <w:noProof/>
                <w:webHidden/>
              </w:rPr>
              <w:fldChar w:fldCharType="end"/>
            </w:r>
            <w:r w:rsidRPr="0050294D">
              <w:rPr>
                <w:rStyle w:val="Hyperlink"/>
                <w:noProof/>
              </w:rPr>
              <w:fldChar w:fldCharType="end"/>
            </w:r>
          </w:ins>
        </w:p>
        <w:p w14:paraId="26A7BD6D" w14:textId="1B28D8FE" w:rsidR="00BC7F90" w:rsidRDefault="00BC7F90">
          <w:pPr>
            <w:pStyle w:val="TOC2"/>
            <w:tabs>
              <w:tab w:val="right" w:leader="dot" w:pos="9062"/>
            </w:tabs>
            <w:rPr>
              <w:ins w:id="135" w:author="Tuan NV" w:date="2026-04-16T22:54:00Z" w16du:dateUtc="2026-04-16T15:54:00Z"/>
              <w:rFonts w:asciiTheme="minorHAnsi" w:eastAsiaTheme="minorEastAsia" w:hAnsiTheme="minorHAnsi"/>
              <w:noProof/>
              <w:color w:val="auto"/>
              <w:kern w:val="2"/>
              <w:sz w:val="24"/>
              <w:szCs w:val="24"/>
              <w14:ligatures w14:val="standardContextual"/>
            </w:rPr>
          </w:pPr>
          <w:ins w:id="136"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"_Toc227272672"</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noProof/>
                <w:lang w:val="vi-VN"/>
              </w:rPr>
              <w:t xml:space="preserve">1.4. </w:t>
            </w:r>
            <w:r w:rsidRPr="0050294D">
              <w:rPr>
                <w:rStyle w:val="Hyperlink"/>
                <w:noProof/>
              </w:rPr>
              <w:t>Biểu mẫu</w:t>
            </w:r>
            <w:r>
              <w:rPr>
                <w:noProof/>
                <w:webHidden/>
              </w:rPr>
              <w:tab/>
            </w:r>
            <w:r>
              <w:rPr>
                <w:noProof/>
                <w:webHidden/>
              </w:rPr>
              <w:fldChar w:fldCharType="begin"/>
            </w:r>
            <w:r>
              <w:rPr>
                <w:noProof/>
                <w:webHidden/>
              </w:rPr>
              <w:instrText xml:space="preserve"> PAGEREF _Toc227272672 \h </w:instrText>
            </w:r>
          </w:ins>
          <w:r>
            <w:rPr>
              <w:noProof/>
              <w:webHidden/>
            </w:rPr>
          </w:r>
          <w:ins w:id="137" w:author="Tuan NV" w:date="2026-04-16T22:54:00Z" w16du:dateUtc="2026-04-16T15:54:00Z">
            <w:r>
              <w:rPr>
                <w:noProof/>
                <w:webHidden/>
              </w:rPr>
              <w:fldChar w:fldCharType="separate"/>
            </w:r>
            <w:r>
              <w:rPr>
                <w:noProof/>
                <w:webHidden/>
              </w:rPr>
              <w:t>15</w:t>
            </w:r>
            <w:r>
              <w:rPr>
                <w:noProof/>
                <w:webHidden/>
              </w:rPr>
              <w:fldChar w:fldCharType="end"/>
            </w:r>
            <w:r w:rsidRPr="0050294D">
              <w:rPr>
                <w:rStyle w:val="Hyperlink"/>
                <w:noProof/>
              </w:rPr>
              <w:fldChar w:fldCharType="end"/>
            </w:r>
          </w:ins>
        </w:p>
        <w:p w14:paraId="0C1AC15D" w14:textId="29271A23" w:rsidR="00BC7F90" w:rsidRDefault="00BC7F90">
          <w:pPr>
            <w:pStyle w:val="TOC1"/>
            <w:tabs>
              <w:tab w:val="right" w:leader="dot" w:pos="9062"/>
            </w:tabs>
            <w:rPr>
              <w:ins w:id="138" w:author="Tuan NV" w:date="2026-04-16T22:54:00Z" w16du:dateUtc="2026-04-16T15:54:00Z"/>
              <w:rFonts w:asciiTheme="minorHAnsi" w:eastAsiaTheme="minorEastAsia" w:hAnsiTheme="minorHAnsi"/>
              <w:noProof/>
              <w:color w:val="auto"/>
              <w:kern w:val="2"/>
              <w:sz w:val="24"/>
              <w:szCs w:val="24"/>
              <w14:ligatures w14:val="standardContextual"/>
            </w:rPr>
          </w:pPr>
          <w:ins w:id="139"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"_Toc227272673"</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s  New Roman" w:hAnsi="Times  New Roman"/>
                <w:noProof/>
              </w:rPr>
              <w:t>CHƯƠNG 2: XÁC ĐỊNH MÔ HÌNH THỰC THỂ LIÊN KẾT (ER)</w:t>
            </w:r>
            <w:r>
              <w:rPr>
                <w:noProof/>
                <w:webHidden/>
              </w:rPr>
              <w:tab/>
            </w:r>
            <w:r>
              <w:rPr>
                <w:noProof/>
                <w:webHidden/>
              </w:rPr>
              <w:fldChar w:fldCharType="begin"/>
            </w:r>
            <w:r>
              <w:rPr>
                <w:noProof/>
                <w:webHidden/>
              </w:rPr>
              <w:instrText xml:space="preserve"> PAGEREF _Toc227272673 \h </w:instrText>
            </w:r>
          </w:ins>
          <w:r>
            <w:rPr>
              <w:noProof/>
              <w:webHidden/>
            </w:rPr>
          </w:r>
          <w:ins w:id="140" w:author="Tuan NV" w:date="2026-04-16T22:54:00Z" w16du:dateUtc="2026-04-16T15:54:00Z">
            <w:r>
              <w:rPr>
                <w:noProof/>
                <w:webHidden/>
              </w:rPr>
              <w:fldChar w:fldCharType="separate"/>
            </w:r>
            <w:r>
              <w:rPr>
                <w:noProof/>
                <w:webHidden/>
              </w:rPr>
              <w:t>17</w:t>
            </w:r>
            <w:r>
              <w:rPr>
                <w:noProof/>
                <w:webHidden/>
              </w:rPr>
              <w:fldChar w:fldCharType="end"/>
            </w:r>
            <w:r w:rsidRPr="0050294D">
              <w:rPr>
                <w:rStyle w:val="Hyperlink"/>
                <w:noProof/>
              </w:rPr>
              <w:fldChar w:fldCharType="end"/>
            </w:r>
          </w:ins>
        </w:p>
        <w:p w14:paraId="7978BA30" w14:textId="32EB299D" w:rsidR="00BC7F90" w:rsidRDefault="00BC7F90">
          <w:pPr>
            <w:pStyle w:val="TOC2"/>
            <w:tabs>
              <w:tab w:val="right" w:leader="dot" w:pos="9062"/>
            </w:tabs>
            <w:rPr>
              <w:ins w:id="141" w:author="Tuan NV" w:date="2026-04-16T22:54:00Z" w16du:dateUtc="2026-04-16T15:54:00Z"/>
              <w:rFonts w:asciiTheme="minorHAnsi" w:eastAsiaTheme="minorEastAsia" w:hAnsiTheme="minorHAnsi"/>
              <w:noProof/>
              <w:color w:val="auto"/>
              <w:kern w:val="2"/>
              <w:sz w:val="24"/>
              <w:szCs w:val="24"/>
              <w14:ligatures w14:val="standardContextual"/>
            </w:rPr>
          </w:pPr>
          <w:ins w:id="142"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"_Toc227272674"</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s  New Roman" w:hAnsi="Times  New Roman"/>
                <w:noProof/>
              </w:rPr>
              <w:t>2</w:t>
            </w:r>
            <w:r w:rsidRPr="0050294D">
              <w:rPr>
                <w:rStyle w:val="Hyperlink"/>
                <w:rFonts w:ascii="Times  New Roman" w:hAnsi="Times  New Roman"/>
                <w:noProof/>
                <w:lang w:val="vi-VN"/>
              </w:rPr>
              <w:t>.1.</w:t>
            </w:r>
            <w:r w:rsidRPr="0050294D">
              <w:rPr>
                <w:rStyle w:val="Hyperlink"/>
                <w:rFonts w:ascii="Times  New Roman" w:hAnsi="Times  New Roman"/>
                <w:noProof/>
              </w:rPr>
              <w:t xml:space="preserve"> Các kiểu thực thể</w:t>
            </w:r>
            <w:r>
              <w:rPr>
                <w:noProof/>
                <w:webHidden/>
              </w:rPr>
              <w:tab/>
            </w:r>
            <w:r>
              <w:rPr>
                <w:noProof/>
                <w:webHidden/>
              </w:rPr>
              <w:fldChar w:fldCharType="begin"/>
            </w:r>
            <w:r>
              <w:rPr>
                <w:noProof/>
                <w:webHidden/>
              </w:rPr>
              <w:instrText xml:space="preserve"> PAGEREF _Toc227272674 \h </w:instrText>
            </w:r>
          </w:ins>
          <w:r>
            <w:rPr>
              <w:noProof/>
              <w:webHidden/>
            </w:rPr>
          </w:r>
          <w:ins w:id="143" w:author="Tuan NV" w:date="2026-04-16T22:54:00Z" w16du:dateUtc="2026-04-16T15:54:00Z">
            <w:r>
              <w:rPr>
                <w:noProof/>
                <w:webHidden/>
              </w:rPr>
              <w:fldChar w:fldCharType="separate"/>
            </w:r>
            <w:r>
              <w:rPr>
                <w:noProof/>
                <w:webHidden/>
              </w:rPr>
              <w:t>17</w:t>
            </w:r>
            <w:r>
              <w:rPr>
                <w:noProof/>
                <w:webHidden/>
              </w:rPr>
              <w:fldChar w:fldCharType="end"/>
            </w:r>
            <w:r w:rsidRPr="0050294D">
              <w:rPr>
                <w:rStyle w:val="Hyperlink"/>
                <w:noProof/>
              </w:rPr>
              <w:fldChar w:fldCharType="end"/>
            </w:r>
          </w:ins>
        </w:p>
        <w:p w14:paraId="278BC67D" w14:textId="0C0C19DF" w:rsidR="00BC7F90" w:rsidRDefault="00BC7F90">
          <w:pPr>
            <w:pStyle w:val="TOC3"/>
            <w:tabs>
              <w:tab w:val="right" w:leader="dot" w:pos="9062"/>
            </w:tabs>
            <w:rPr>
              <w:ins w:id="144" w:author="Tuan NV" w:date="2026-04-16T22:54:00Z" w16du:dateUtc="2026-04-16T15:54:00Z"/>
              <w:rFonts w:asciiTheme="minorHAnsi" w:eastAsiaTheme="minorEastAsia" w:hAnsiTheme="minorHAnsi"/>
              <w:noProof/>
              <w:color w:val="auto"/>
              <w:kern w:val="2"/>
              <w:sz w:val="24"/>
              <w:szCs w:val="24"/>
              <w14:ligatures w14:val="standardContextual"/>
            </w:rPr>
          </w:pPr>
          <w:ins w:id="145"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"_Toc227272675"</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s  New Roman" w:hAnsi="Times  New Roman"/>
                <w:noProof/>
              </w:rPr>
              <w:t>2</w:t>
            </w:r>
            <w:r w:rsidRPr="0050294D">
              <w:rPr>
                <w:rStyle w:val="Hyperlink"/>
                <w:rFonts w:ascii="Times  New Roman" w:hAnsi="Times  New Roman"/>
                <w:noProof/>
                <w:lang w:val="vi-VN"/>
              </w:rPr>
              <w:t>.1.1.</w:t>
            </w:r>
            <w:r w:rsidRPr="0050294D">
              <w:rPr>
                <w:rStyle w:val="Hyperlink"/>
                <w:rFonts w:ascii="Times  New Roman" w:hAnsi="Times  New Roman"/>
                <w:noProof/>
              </w:rPr>
              <w:t xml:space="preserve"> Xác định các thực thể</w:t>
            </w:r>
            <w:r>
              <w:rPr>
                <w:noProof/>
                <w:webHidden/>
              </w:rPr>
              <w:tab/>
            </w:r>
            <w:r>
              <w:rPr>
                <w:noProof/>
                <w:webHidden/>
              </w:rPr>
              <w:fldChar w:fldCharType="begin"/>
            </w:r>
            <w:r>
              <w:rPr>
                <w:noProof/>
                <w:webHidden/>
              </w:rPr>
              <w:instrText xml:space="preserve"> PAGEREF _Toc227272675 \h </w:instrText>
            </w:r>
          </w:ins>
          <w:r>
            <w:rPr>
              <w:noProof/>
              <w:webHidden/>
            </w:rPr>
          </w:r>
          <w:ins w:id="146" w:author="Tuan NV" w:date="2026-04-16T22:54:00Z" w16du:dateUtc="2026-04-16T15:54:00Z">
            <w:r>
              <w:rPr>
                <w:noProof/>
                <w:webHidden/>
              </w:rPr>
              <w:fldChar w:fldCharType="separate"/>
            </w:r>
            <w:r>
              <w:rPr>
                <w:noProof/>
                <w:webHidden/>
              </w:rPr>
              <w:t>17</w:t>
            </w:r>
            <w:r>
              <w:rPr>
                <w:noProof/>
                <w:webHidden/>
              </w:rPr>
              <w:fldChar w:fldCharType="end"/>
            </w:r>
            <w:r w:rsidRPr="0050294D">
              <w:rPr>
                <w:rStyle w:val="Hyperlink"/>
                <w:noProof/>
              </w:rPr>
              <w:fldChar w:fldCharType="end"/>
            </w:r>
          </w:ins>
        </w:p>
        <w:p w14:paraId="384A7769" w14:textId="5D4396D8" w:rsidR="00BC7F90" w:rsidRDefault="00BC7F90">
          <w:pPr>
            <w:pStyle w:val="TOC3"/>
            <w:tabs>
              <w:tab w:val="right" w:leader="dot" w:pos="9062"/>
            </w:tabs>
            <w:rPr>
              <w:ins w:id="147" w:author="Tuan NV" w:date="2026-04-16T22:54:00Z" w16du:dateUtc="2026-04-16T15:54:00Z"/>
              <w:rFonts w:asciiTheme="minorHAnsi" w:eastAsiaTheme="minorEastAsia" w:hAnsiTheme="minorHAnsi"/>
              <w:noProof/>
              <w:color w:val="auto"/>
              <w:kern w:val="2"/>
              <w:sz w:val="24"/>
              <w:szCs w:val="24"/>
              <w14:ligatures w14:val="standardContextual"/>
            </w:rPr>
          </w:pPr>
          <w:ins w:id="148" w:author="Tuan NV" w:date="2026-04-16T22:54:00Z" w16du:dateUtc="2026-04-16T15:54:00Z">
            <w:r w:rsidRPr="0050294D">
              <w:rPr>
                <w:rStyle w:val="Hyperlink"/>
                <w:noProof/>
              </w:rPr>
              <w:lastRenderedPageBreak/>
              <w:fldChar w:fldCharType="begin"/>
            </w:r>
            <w:r w:rsidRPr="0050294D">
              <w:rPr>
                <w:rStyle w:val="Hyperlink"/>
                <w:noProof/>
              </w:rPr>
              <w:instrText xml:space="preserve"> </w:instrText>
            </w:r>
            <w:r>
              <w:rPr>
                <w:noProof/>
              </w:rPr>
              <w:instrText>HYPERLINK \l "_Toc227272676"</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s  New Roman" w:hAnsi="Times  New Roman"/>
                <w:noProof/>
              </w:rPr>
              <w:t>2</w:t>
            </w:r>
            <w:r w:rsidRPr="0050294D">
              <w:rPr>
                <w:rStyle w:val="Hyperlink"/>
                <w:rFonts w:ascii="Times  New Roman" w:hAnsi="Times  New Roman"/>
                <w:noProof/>
                <w:lang w:val="vi-VN"/>
              </w:rPr>
              <w:t>.1.2.</w:t>
            </w:r>
            <w:r w:rsidRPr="0050294D">
              <w:rPr>
                <w:rStyle w:val="Hyperlink"/>
                <w:rFonts w:ascii="Times  New Roman" w:hAnsi="Times  New Roman"/>
                <w:noProof/>
              </w:rPr>
              <w:t xml:space="preserve"> Các thuộc tính cho các thực thể</w:t>
            </w:r>
            <w:r>
              <w:rPr>
                <w:noProof/>
                <w:webHidden/>
              </w:rPr>
              <w:tab/>
            </w:r>
            <w:r>
              <w:rPr>
                <w:noProof/>
                <w:webHidden/>
              </w:rPr>
              <w:fldChar w:fldCharType="begin"/>
            </w:r>
            <w:r>
              <w:rPr>
                <w:noProof/>
                <w:webHidden/>
              </w:rPr>
              <w:instrText xml:space="preserve"> PAGEREF _Toc227272676 \h </w:instrText>
            </w:r>
          </w:ins>
          <w:r>
            <w:rPr>
              <w:noProof/>
              <w:webHidden/>
            </w:rPr>
          </w:r>
          <w:ins w:id="149" w:author="Tuan NV" w:date="2026-04-16T22:54:00Z" w16du:dateUtc="2026-04-16T15:54:00Z">
            <w:r>
              <w:rPr>
                <w:noProof/>
                <w:webHidden/>
              </w:rPr>
              <w:fldChar w:fldCharType="separate"/>
            </w:r>
            <w:r>
              <w:rPr>
                <w:noProof/>
                <w:webHidden/>
              </w:rPr>
              <w:t>18</w:t>
            </w:r>
            <w:r>
              <w:rPr>
                <w:noProof/>
                <w:webHidden/>
              </w:rPr>
              <w:fldChar w:fldCharType="end"/>
            </w:r>
            <w:r w:rsidRPr="0050294D">
              <w:rPr>
                <w:rStyle w:val="Hyperlink"/>
                <w:noProof/>
              </w:rPr>
              <w:fldChar w:fldCharType="end"/>
            </w:r>
          </w:ins>
        </w:p>
        <w:p w14:paraId="1BD3D45C" w14:textId="3B627DD6" w:rsidR="00BC7F90" w:rsidRDefault="00BC7F90">
          <w:pPr>
            <w:pStyle w:val="TOC3"/>
            <w:tabs>
              <w:tab w:val="right" w:leader="dot" w:pos="9062"/>
            </w:tabs>
            <w:rPr>
              <w:ins w:id="150" w:author="Tuan NV" w:date="2026-04-16T22:54:00Z" w16du:dateUtc="2026-04-16T15:54:00Z"/>
              <w:rFonts w:asciiTheme="minorHAnsi" w:eastAsiaTheme="minorEastAsia" w:hAnsiTheme="minorHAnsi"/>
              <w:noProof/>
              <w:color w:val="auto"/>
              <w:kern w:val="2"/>
              <w:sz w:val="24"/>
              <w:szCs w:val="24"/>
              <w14:ligatures w14:val="standardContextual"/>
            </w:rPr>
          </w:pPr>
          <w:ins w:id="151"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"_Toc227272677"</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s  New Roman" w:hAnsi="Times  New Roman"/>
                <w:noProof/>
              </w:rPr>
              <w:t>2</w:t>
            </w:r>
            <w:r w:rsidRPr="0050294D">
              <w:rPr>
                <w:rStyle w:val="Hyperlink"/>
                <w:rFonts w:ascii="Times  New Roman" w:hAnsi="Times  New Roman"/>
                <w:noProof/>
                <w:lang w:val="vi-VN"/>
              </w:rPr>
              <w:t>.1.</w:t>
            </w:r>
            <w:r w:rsidRPr="0050294D">
              <w:rPr>
                <w:rStyle w:val="Hyperlink"/>
                <w:rFonts w:ascii="Times  New Roman" w:hAnsi="Times  New Roman"/>
                <w:noProof/>
              </w:rPr>
              <w:t>3. Các thuộc tính khóa</w:t>
            </w:r>
            <w:r>
              <w:rPr>
                <w:noProof/>
                <w:webHidden/>
              </w:rPr>
              <w:tab/>
            </w:r>
            <w:r>
              <w:rPr>
                <w:noProof/>
                <w:webHidden/>
              </w:rPr>
              <w:fldChar w:fldCharType="begin"/>
            </w:r>
            <w:r>
              <w:rPr>
                <w:noProof/>
                <w:webHidden/>
              </w:rPr>
              <w:instrText xml:space="preserve"> PAGEREF _Toc227272677 \h </w:instrText>
            </w:r>
          </w:ins>
          <w:r>
            <w:rPr>
              <w:noProof/>
              <w:webHidden/>
            </w:rPr>
          </w:r>
          <w:ins w:id="152" w:author="Tuan NV" w:date="2026-04-16T22:54:00Z" w16du:dateUtc="2026-04-16T15:54:00Z">
            <w:r>
              <w:rPr>
                <w:noProof/>
                <w:webHidden/>
              </w:rPr>
              <w:fldChar w:fldCharType="separate"/>
            </w:r>
            <w:r>
              <w:rPr>
                <w:noProof/>
                <w:webHidden/>
              </w:rPr>
              <w:t>19</w:t>
            </w:r>
            <w:r>
              <w:rPr>
                <w:noProof/>
                <w:webHidden/>
              </w:rPr>
              <w:fldChar w:fldCharType="end"/>
            </w:r>
            <w:r w:rsidRPr="0050294D">
              <w:rPr>
                <w:rStyle w:val="Hyperlink"/>
                <w:noProof/>
              </w:rPr>
              <w:fldChar w:fldCharType="end"/>
            </w:r>
          </w:ins>
        </w:p>
        <w:p w14:paraId="28867F67" w14:textId="3E5E3087" w:rsidR="00BC7F90" w:rsidRDefault="00BC7F90">
          <w:pPr>
            <w:pStyle w:val="TOC2"/>
            <w:tabs>
              <w:tab w:val="right" w:leader="dot" w:pos="9062"/>
            </w:tabs>
            <w:rPr>
              <w:ins w:id="153" w:author="Tuan NV" w:date="2026-04-16T22:54:00Z" w16du:dateUtc="2026-04-16T15:54:00Z"/>
              <w:rFonts w:asciiTheme="minorHAnsi" w:eastAsiaTheme="minorEastAsia" w:hAnsiTheme="minorHAnsi"/>
              <w:noProof/>
              <w:color w:val="auto"/>
              <w:kern w:val="2"/>
              <w:sz w:val="24"/>
              <w:szCs w:val="24"/>
              <w14:ligatures w14:val="standardContextual"/>
            </w:rPr>
          </w:pPr>
          <w:ins w:id="154"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"_Toc227272678"</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s  New Roman" w:hAnsi="Times  New Roman"/>
                <w:noProof/>
              </w:rPr>
              <w:t>2</w:t>
            </w:r>
            <w:r w:rsidRPr="0050294D">
              <w:rPr>
                <w:rStyle w:val="Hyperlink"/>
                <w:rFonts w:ascii="Times  New Roman" w:hAnsi="Times  New Roman"/>
                <w:noProof/>
                <w:lang w:val="vi-VN"/>
              </w:rPr>
              <w:t>.2</w:t>
            </w:r>
            <w:r w:rsidRPr="0050294D">
              <w:rPr>
                <w:rStyle w:val="Hyperlink"/>
                <w:rFonts w:ascii="Times  New Roman" w:hAnsi="Times  New Roman"/>
                <w:noProof/>
              </w:rPr>
              <w:t>. Mô hình ER</w:t>
            </w:r>
            <w:r>
              <w:rPr>
                <w:noProof/>
                <w:webHidden/>
              </w:rPr>
              <w:tab/>
            </w:r>
            <w:r>
              <w:rPr>
                <w:noProof/>
                <w:webHidden/>
              </w:rPr>
              <w:fldChar w:fldCharType="begin"/>
            </w:r>
            <w:r>
              <w:rPr>
                <w:noProof/>
                <w:webHidden/>
              </w:rPr>
              <w:instrText xml:space="preserve"> PAGEREF _Toc227272678 \h </w:instrText>
            </w:r>
          </w:ins>
          <w:r>
            <w:rPr>
              <w:noProof/>
              <w:webHidden/>
            </w:rPr>
          </w:r>
          <w:ins w:id="155" w:author="Tuan NV" w:date="2026-04-16T22:54:00Z" w16du:dateUtc="2026-04-16T15:54:00Z">
            <w:r>
              <w:rPr>
                <w:noProof/>
                <w:webHidden/>
              </w:rPr>
              <w:fldChar w:fldCharType="separate"/>
            </w:r>
            <w:r>
              <w:rPr>
                <w:noProof/>
                <w:webHidden/>
              </w:rPr>
              <w:t>20</w:t>
            </w:r>
            <w:r>
              <w:rPr>
                <w:noProof/>
                <w:webHidden/>
              </w:rPr>
              <w:fldChar w:fldCharType="end"/>
            </w:r>
            <w:r w:rsidRPr="0050294D">
              <w:rPr>
                <w:rStyle w:val="Hyperlink"/>
                <w:noProof/>
              </w:rPr>
              <w:fldChar w:fldCharType="end"/>
            </w:r>
          </w:ins>
        </w:p>
        <w:p w14:paraId="4AD24BD0" w14:textId="2E1BFFF8" w:rsidR="00BC7F90" w:rsidRDefault="00BC7F90">
          <w:pPr>
            <w:pStyle w:val="TOC3"/>
            <w:tabs>
              <w:tab w:val="right" w:leader="dot" w:pos="9062"/>
            </w:tabs>
            <w:rPr>
              <w:ins w:id="156" w:author="Tuan NV" w:date="2026-04-16T22:54:00Z" w16du:dateUtc="2026-04-16T15:54:00Z"/>
              <w:rFonts w:asciiTheme="minorHAnsi" w:eastAsiaTheme="minorEastAsia" w:hAnsiTheme="minorHAnsi"/>
              <w:noProof/>
              <w:color w:val="auto"/>
              <w:kern w:val="2"/>
              <w:sz w:val="24"/>
              <w:szCs w:val="24"/>
              <w14:ligatures w14:val="standardContextual"/>
            </w:rPr>
          </w:pPr>
          <w:ins w:id="157"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"_Toc227272679"</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s  New Roman" w:hAnsi="Times  New Roman"/>
                <w:noProof/>
              </w:rPr>
              <w:t>2</w:t>
            </w:r>
            <w:r w:rsidRPr="0050294D">
              <w:rPr>
                <w:rStyle w:val="Hyperlink"/>
                <w:rFonts w:ascii="Times  New Roman" w:hAnsi="Times  New Roman"/>
                <w:noProof/>
                <w:lang w:val="vi-VN"/>
              </w:rPr>
              <w:t>.2.</w:t>
            </w:r>
            <w:r w:rsidRPr="0050294D">
              <w:rPr>
                <w:rStyle w:val="Hyperlink"/>
                <w:rFonts w:ascii="Times  New Roman" w:hAnsi="Times  New Roman"/>
                <w:noProof/>
              </w:rPr>
              <w:t>1. Phân tích liên kết giữa các thực thể</w:t>
            </w:r>
            <w:r>
              <w:rPr>
                <w:noProof/>
                <w:webHidden/>
              </w:rPr>
              <w:tab/>
            </w:r>
            <w:r>
              <w:rPr>
                <w:noProof/>
                <w:webHidden/>
              </w:rPr>
              <w:fldChar w:fldCharType="begin"/>
            </w:r>
            <w:r>
              <w:rPr>
                <w:noProof/>
                <w:webHidden/>
              </w:rPr>
              <w:instrText xml:space="preserve"> PAGEREF _Toc227272679 \h </w:instrText>
            </w:r>
          </w:ins>
          <w:r>
            <w:rPr>
              <w:noProof/>
              <w:webHidden/>
            </w:rPr>
          </w:r>
          <w:ins w:id="158" w:author="Tuan NV" w:date="2026-04-16T22:54:00Z" w16du:dateUtc="2026-04-16T15:54:00Z">
            <w:r>
              <w:rPr>
                <w:noProof/>
                <w:webHidden/>
              </w:rPr>
              <w:fldChar w:fldCharType="separate"/>
            </w:r>
            <w:r>
              <w:rPr>
                <w:noProof/>
                <w:webHidden/>
              </w:rPr>
              <w:t>20</w:t>
            </w:r>
            <w:r>
              <w:rPr>
                <w:noProof/>
                <w:webHidden/>
              </w:rPr>
              <w:fldChar w:fldCharType="end"/>
            </w:r>
            <w:r w:rsidRPr="0050294D">
              <w:rPr>
                <w:rStyle w:val="Hyperlink"/>
                <w:noProof/>
              </w:rPr>
              <w:fldChar w:fldCharType="end"/>
            </w:r>
          </w:ins>
        </w:p>
        <w:p w14:paraId="00B349A7" w14:textId="05A217D1" w:rsidR="00BC7F90" w:rsidRDefault="00BC7F90">
          <w:pPr>
            <w:pStyle w:val="TOC3"/>
            <w:tabs>
              <w:tab w:val="right" w:leader="dot" w:pos="9062"/>
            </w:tabs>
            <w:rPr>
              <w:ins w:id="159" w:author="Tuan NV" w:date="2026-04-16T22:54:00Z" w16du:dateUtc="2026-04-16T15:54:00Z"/>
              <w:rFonts w:asciiTheme="minorHAnsi" w:eastAsiaTheme="minorEastAsia" w:hAnsiTheme="minorHAnsi"/>
              <w:noProof/>
              <w:color w:val="auto"/>
              <w:kern w:val="2"/>
              <w:sz w:val="24"/>
              <w:szCs w:val="24"/>
              <w14:ligatures w14:val="standardContextual"/>
            </w:rPr>
          </w:pPr>
          <w:ins w:id="160"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"_Toc227272680"</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s  New Roman" w:hAnsi="Times  New Roman"/>
                <w:noProof/>
              </w:rPr>
              <w:t>2</w:t>
            </w:r>
            <w:r w:rsidRPr="0050294D">
              <w:rPr>
                <w:rStyle w:val="Hyperlink"/>
                <w:rFonts w:ascii="Times  New Roman" w:hAnsi="Times  New Roman"/>
                <w:noProof/>
                <w:lang w:val="vi-VN"/>
              </w:rPr>
              <w:t>.2.</w:t>
            </w:r>
            <w:r w:rsidRPr="0050294D">
              <w:rPr>
                <w:rStyle w:val="Hyperlink"/>
                <w:rFonts w:ascii="Times  New Roman" w:hAnsi="Times  New Roman"/>
                <w:noProof/>
              </w:rPr>
              <w:t>2. Mối liên kết giữa các kiểu thực thể</w:t>
            </w:r>
            <w:r>
              <w:rPr>
                <w:noProof/>
                <w:webHidden/>
              </w:rPr>
              <w:tab/>
            </w:r>
            <w:r>
              <w:rPr>
                <w:noProof/>
                <w:webHidden/>
              </w:rPr>
              <w:fldChar w:fldCharType="begin"/>
            </w:r>
            <w:r>
              <w:rPr>
                <w:noProof/>
                <w:webHidden/>
              </w:rPr>
              <w:instrText xml:space="preserve"> PAGEREF _Toc227272680 \h </w:instrText>
            </w:r>
          </w:ins>
          <w:r>
            <w:rPr>
              <w:noProof/>
              <w:webHidden/>
            </w:rPr>
          </w:r>
          <w:ins w:id="161" w:author="Tuan NV" w:date="2026-04-16T22:54:00Z" w16du:dateUtc="2026-04-16T15:54:00Z">
            <w:r>
              <w:rPr>
                <w:noProof/>
                <w:webHidden/>
              </w:rPr>
              <w:fldChar w:fldCharType="separate"/>
            </w:r>
            <w:r>
              <w:rPr>
                <w:noProof/>
                <w:webHidden/>
              </w:rPr>
              <w:t>20</w:t>
            </w:r>
            <w:r>
              <w:rPr>
                <w:noProof/>
                <w:webHidden/>
              </w:rPr>
              <w:fldChar w:fldCharType="end"/>
            </w:r>
            <w:r w:rsidRPr="0050294D">
              <w:rPr>
                <w:rStyle w:val="Hyperlink"/>
                <w:noProof/>
              </w:rPr>
              <w:fldChar w:fldCharType="end"/>
            </w:r>
          </w:ins>
        </w:p>
        <w:p w14:paraId="791D2C09" w14:textId="410C0F9F" w:rsidR="00BC7F90" w:rsidRDefault="00BC7F90">
          <w:pPr>
            <w:pStyle w:val="TOC3"/>
            <w:tabs>
              <w:tab w:val="right" w:leader="dot" w:pos="9062"/>
            </w:tabs>
            <w:rPr>
              <w:ins w:id="162" w:author="Tuan NV" w:date="2026-04-16T22:54:00Z" w16du:dateUtc="2026-04-16T15:54:00Z"/>
              <w:rFonts w:asciiTheme="minorHAnsi" w:eastAsiaTheme="minorEastAsia" w:hAnsiTheme="minorHAnsi"/>
              <w:noProof/>
              <w:color w:val="auto"/>
              <w:kern w:val="2"/>
              <w:sz w:val="24"/>
              <w:szCs w:val="24"/>
              <w14:ligatures w14:val="standardContextual"/>
            </w:rPr>
          </w:pPr>
          <w:ins w:id="163"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"_Toc227272681"</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s  New Roman" w:hAnsi="Times  New Roman"/>
                <w:noProof/>
              </w:rPr>
              <w:t>2</w:t>
            </w:r>
            <w:r w:rsidRPr="0050294D">
              <w:rPr>
                <w:rStyle w:val="Hyperlink"/>
                <w:rFonts w:ascii="Times  New Roman" w:hAnsi="Times  New Roman"/>
                <w:noProof/>
                <w:lang w:val="vi-VN"/>
              </w:rPr>
              <w:t>.2.</w:t>
            </w:r>
            <w:r w:rsidRPr="0050294D">
              <w:rPr>
                <w:rStyle w:val="Hyperlink"/>
                <w:rFonts w:ascii="Times  New Roman" w:hAnsi="Times  New Roman"/>
                <w:noProof/>
              </w:rPr>
              <w:t>3. Sơ đồ thực thể liên kết</w:t>
            </w:r>
            <w:r>
              <w:rPr>
                <w:noProof/>
                <w:webHidden/>
              </w:rPr>
              <w:tab/>
            </w:r>
            <w:r>
              <w:rPr>
                <w:noProof/>
                <w:webHidden/>
              </w:rPr>
              <w:fldChar w:fldCharType="begin"/>
            </w:r>
            <w:r>
              <w:rPr>
                <w:noProof/>
                <w:webHidden/>
              </w:rPr>
              <w:instrText xml:space="preserve"> PAGEREF _Toc227272681 \h </w:instrText>
            </w:r>
          </w:ins>
          <w:r>
            <w:rPr>
              <w:noProof/>
              <w:webHidden/>
            </w:rPr>
          </w:r>
          <w:ins w:id="164" w:author="Tuan NV" w:date="2026-04-16T22:54:00Z" w16du:dateUtc="2026-04-16T15:54:00Z">
            <w:r>
              <w:rPr>
                <w:noProof/>
                <w:webHidden/>
              </w:rPr>
              <w:fldChar w:fldCharType="separate"/>
            </w:r>
            <w:r>
              <w:rPr>
                <w:noProof/>
                <w:webHidden/>
              </w:rPr>
              <w:t>23</w:t>
            </w:r>
            <w:r>
              <w:rPr>
                <w:noProof/>
                <w:webHidden/>
              </w:rPr>
              <w:fldChar w:fldCharType="end"/>
            </w:r>
            <w:r w:rsidRPr="0050294D">
              <w:rPr>
                <w:rStyle w:val="Hyperlink"/>
                <w:noProof/>
              </w:rPr>
              <w:fldChar w:fldCharType="end"/>
            </w:r>
          </w:ins>
        </w:p>
        <w:p w14:paraId="6F2F4117" w14:textId="1322ABF5" w:rsidR="00BC7F90" w:rsidRDefault="00BC7F90">
          <w:pPr>
            <w:pStyle w:val="TOC1"/>
            <w:tabs>
              <w:tab w:val="right" w:leader="dot" w:pos="9062"/>
            </w:tabs>
            <w:rPr>
              <w:ins w:id="165" w:author="Tuan NV" w:date="2026-04-16T22:54:00Z" w16du:dateUtc="2026-04-16T15:54:00Z"/>
              <w:rFonts w:asciiTheme="minorHAnsi" w:eastAsiaTheme="minorEastAsia" w:hAnsiTheme="minorHAnsi"/>
              <w:noProof/>
              <w:color w:val="auto"/>
              <w:kern w:val="2"/>
              <w:sz w:val="24"/>
              <w:szCs w:val="24"/>
              <w14:ligatures w14:val="standardContextual"/>
            </w:rPr>
          </w:pPr>
          <w:ins w:id="166"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"_Toc227272682"</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 s New Roman" w:hAnsi="Time s New Roman"/>
                <w:bCs/>
                <w:noProof/>
              </w:rPr>
              <w:t>CHƯƠNG</w:t>
            </w:r>
            <w:r w:rsidRPr="0050294D">
              <w:rPr>
                <w:rStyle w:val="Hyperlink"/>
                <w:rFonts w:ascii="Time s New Roman" w:hAnsi="Time s New Roman"/>
                <w:bCs/>
                <w:noProof/>
                <w:lang w:val="vi-VN"/>
              </w:rPr>
              <w:t xml:space="preserve"> 3: CHUYỂN ĐỔI TỪ MÔ HÌNH THỰC THỂ LIÊN KẾT SANG MÔ HÌNH QUAN HỆ(RM)</w:t>
            </w:r>
            <w:r>
              <w:rPr>
                <w:noProof/>
                <w:webHidden/>
              </w:rPr>
              <w:tab/>
            </w:r>
            <w:r>
              <w:rPr>
                <w:noProof/>
                <w:webHidden/>
              </w:rPr>
              <w:fldChar w:fldCharType="begin"/>
            </w:r>
            <w:r>
              <w:rPr>
                <w:noProof/>
                <w:webHidden/>
              </w:rPr>
              <w:instrText xml:space="preserve"> PAGEREF _Toc227272682 \h </w:instrText>
            </w:r>
          </w:ins>
          <w:r>
            <w:rPr>
              <w:noProof/>
              <w:webHidden/>
            </w:rPr>
          </w:r>
          <w:ins w:id="167" w:author="Tuan NV" w:date="2026-04-16T22:54:00Z" w16du:dateUtc="2026-04-16T15:54:00Z">
            <w:r>
              <w:rPr>
                <w:noProof/>
                <w:webHidden/>
              </w:rPr>
              <w:fldChar w:fldCharType="separate"/>
            </w:r>
            <w:r>
              <w:rPr>
                <w:noProof/>
                <w:webHidden/>
              </w:rPr>
              <w:t>24</w:t>
            </w:r>
            <w:r>
              <w:rPr>
                <w:noProof/>
                <w:webHidden/>
              </w:rPr>
              <w:fldChar w:fldCharType="end"/>
            </w:r>
            <w:r w:rsidRPr="0050294D">
              <w:rPr>
                <w:rStyle w:val="Hyperlink"/>
                <w:noProof/>
              </w:rPr>
              <w:fldChar w:fldCharType="end"/>
            </w:r>
          </w:ins>
        </w:p>
        <w:p w14:paraId="02E1036C" w14:textId="06B8D4AD" w:rsidR="00BC7F90" w:rsidRDefault="00BC7F90">
          <w:pPr>
            <w:pStyle w:val="TOC2"/>
            <w:tabs>
              <w:tab w:val="right" w:leader="dot" w:pos="9062"/>
            </w:tabs>
            <w:rPr>
              <w:ins w:id="168" w:author="Tuan NV" w:date="2026-04-16T22:54:00Z" w16du:dateUtc="2026-04-16T15:54:00Z"/>
              <w:rFonts w:asciiTheme="minorHAnsi" w:eastAsiaTheme="minorEastAsia" w:hAnsiTheme="minorHAnsi"/>
              <w:noProof/>
              <w:color w:val="auto"/>
              <w:kern w:val="2"/>
              <w:sz w:val="24"/>
              <w:szCs w:val="24"/>
              <w14:ligatures w14:val="standardContextual"/>
            </w:rPr>
          </w:pPr>
          <w:ins w:id="169"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"_Toc227272683"</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noProof/>
              </w:rPr>
              <w:t>3</w:t>
            </w:r>
            <w:r w:rsidRPr="0050294D">
              <w:rPr>
                <w:rStyle w:val="Hyperlink"/>
                <w:noProof/>
                <w:lang w:val="vi-VN"/>
              </w:rPr>
              <w:t>.1.</w:t>
            </w:r>
            <w:r w:rsidRPr="0050294D">
              <w:rPr>
                <w:rStyle w:val="Hyperlink"/>
                <w:noProof/>
              </w:rPr>
              <w:t xml:space="preserve"> Cách</w:t>
            </w:r>
            <w:r w:rsidRPr="0050294D">
              <w:rPr>
                <w:rStyle w:val="Hyperlink"/>
                <w:noProof/>
                <w:lang w:val="vi-VN"/>
              </w:rPr>
              <w:t xml:space="preserve"> chuyển đổi:</w:t>
            </w:r>
            <w:r>
              <w:rPr>
                <w:noProof/>
                <w:webHidden/>
              </w:rPr>
              <w:tab/>
            </w:r>
            <w:r>
              <w:rPr>
                <w:noProof/>
                <w:webHidden/>
              </w:rPr>
              <w:fldChar w:fldCharType="begin"/>
            </w:r>
            <w:r>
              <w:rPr>
                <w:noProof/>
                <w:webHidden/>
              </w:rPr>
              <w:instrText xml:space="preserve"> PAGEREF _Toc227272683 \h </w:instrText>
            </w:r>
          </w:ins>
          <w:r>
            <w:rPr>
              <w:noProof/>
              <w:webHidden/>
            </w:rPr>
          </w:r>
          <w:ins w:id="170" w:author="Tuan NV" w:date="2026-04-16T22:54:00Z" w16du:dateUtc="2026-04-16T15:54:00Z">
            <w:r>
              <w:rPr>
                <w:noProof/>
                <w:webHidden/>
              </w:rPr>
              <w:fldChar w:fldCharType="separate"/>
            </w:r>
            <w:r>
              <w:rPr>
                <w:noProof/>
                <w:webHidden/>
              </w:rPr>
              <w:t>24</w:t>
            </w:r>
            <w:r>
              <w:rPr>
                <w:noProof/>
                <w:webHidden/>
              </w:rPr>
              <w:fldChar w:fldCharType="end"/>
            </w:r>
            <w:r w:rsidRPr="0050294D">
              <w:rPr>
                <w:rStyle w:val="Hyperlink"/>
                <w:noProof/>
              </w:rPr>
              <w:fldChar w:fldCharType="end"/>
            </w:r>
          </w:ins>
        </w:p>
        <w:p w14:paraId="0D4D07A6" w14:textId="1C446D29" w:rsidR="00BC7F90" w:rsidRDefault="00BC7F90">
          <w:pPr>
            <w:pStyle w:val="TOC2"/>
            <w:tabs>
              <w:tab w:val="right" w:leader="dot" w:pos="9062"/>
            </w:tabs>
            <w:rPr>
              <w:ins w:id="171" w:author="Tuan NV" w:date="2026-04-16T22:54:00Z" w16du:dateUtc="2026-04-16T15:54:00Z"/>
              <w:rFonts w:asciiTheme="minorHAnsi" w:eastAsiaTheme="minorEastAsia" w:hAnsiTheme="minorHAnsi"/>
              <w:noProof/>
              <w:color w:val="auto"/>
              <w:kern w:val="2"/>
              <w:sz w:val="24"/>
              <w:szCs w:val="24"/>
              <w14:ligatures w14:val="standardContextual"/>
            </w:rPr>
          </w:pPr>
          <w:ins w:id="172"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"_Toc227272684"</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noProof/>
                <w:lang w:val="vi-VN"/>
              </w:rPr>
              <w:t>3.2. Chuyển đổi các kiểu thực thể, mối liên kết</w:t>
            </w:r>
            <w:r>
              <w:rPr>
                <w:noProof/>
                <w:webHidden/>
              </w:rPr>
              <w:tab/>
            </w:r>
            <w:r>
              <w:rPr>
                <w:noProof/>
                <w:webHidden/>
              </w:rPr>
              <w:fldChar w:fldCharType="begin"/>
            </w:r>
            <w:r>
              <w:rPr>
                <w:noProof/>
                <w:webHidden/>
              </w:rPr>
              <w:instrText xml:space="preserve"> PAGEREF _Toc227272684 \h </w:instrText>
            </w:r>
          </w:ins>
          <w:r>
            <w:rPr>
              <w:noProof/>
              <w:webHidden/>
            </w:rPr>
          </w:r>
          <w:ins w:id="173" w:author="Tuan NV" w:date="2026-04-16T22:54:00Z" w16du:dateUtc="2026-04-16T15:54:00Z">
            <w:r>
              <w:rPr>
                <w:noProof/>
                <w:webHidden/>
              </w:rPr>
              <w:fldChar w:fldCharType="separate"/>
            </w:r>
            <w:r>
              <w:rPr>
                <w:noProof/>
                <w:webHidden/>
              </w:rPr>
              <w:t>24</w:t>
            </w:r>
            <w:r>
              <w:rPr>
                <w:noProof/>
                <w:webHidden/>
              </w:rPr>
              <w:fldChar w:fldCharType="end"/>
            </w:r>
            <w:r w:rsidRPr="0050294D">
              <w:rPr>
                <w:rStyle w:val="Hyperlink"/>
                <w:noProof/>
              </w:rPr>
              <w:fldChar w:fldCharType="end"/>
            </w:r>
          </w:ins>
        </w:p>
        <w:p w14:paraId="5F2B34BC" w14:textId="4AC526AD" w:rsidR="00BC7F90" w:rsidRDefault="00BC7F90">
          <w:pPr>
            <w:pStyle w:val="TOC3"/>
            <w:tabs>
              <w:tab w:val="right" w:leader="dot" w:pos="9062"/>
            </w:tabs>
            <w:rPr>
              <w:ins w:id="174" w:author="Tuan NV" w:date="2026-04-16T22:54:00Z" w16du:dateUtc="2026-04-16T15:54:00Z"/>
              <w:rFonts w:asciiTheme="minorHAnsi" w:eastAsiaTheme="minorEastAsia" w:hAnsiTheme="minorHAnsi"/>
              <w:noProof/>
              <w:color w:val="auto"/>
              <w:kern w:val="2"/>
              <w:sz w:val="24"/>
              <w:szCs w:val="24"/>
              <w14:ligatures w14:val="standardContextual"/>
            </w:rPr>
          </w:pPr>
          <w:ins w:id="175"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"_Toc227272685"</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noProof/>
                <w:lang w:val="vi-VN"/>
              </w:rPr>
              <w:t>3.2.1. Chuyển đổi các kiểu thực thể</w:t>
            </w:r>
            <w:r>
              <w:rPr>
                <w:noProof/>
                <w:webHidden/>
              </w:rPr>
              <w:tab/>
            </w:r>
            <w:r>
              <w:rPr>
                <w:noProof/>
                <w:webHidden/>
              </w:rPr>
              <w:fldChar w:fldCharType="begin"/>
            </w:r>
            <w:r>
              <w:rPr>
                <w:noProof/>
                <w:webHidden/>
              </w:rPr>
              <w:instrText xml:space="preserve"> PAGEREF _Toc227272685 \h </w:instrText>
            </w:r>
          </w:ins>
          <w:r>
            <w:rPr>
              <w:noProof/>
              <w:webHidden/>
            </w:rPr>
          </w:r>
          <w:ins w:id="176" w:author="Tuan NV" w:date="2026-04-16T22:54:00Z" w16du:dateUtc="2026-04-16T15:54:00Z">
            <w:r>
              <w:rPr>
                <w:noProof/>
                <w:webHidden/>
              </w:rPr>
              <w:fldChar w:fldCharType="separate"/>
            </w:r>
            <w:r>
              <w:rPr>
                <w:noProof/>
                <w:webHidden/>
              </w:rPr>
              <w:t>24</w:t>
            </w:r>
            <w:r>
              <w:rPr>
                <w:noProof/>
                <w:webHidden/>
              </w:rPr>
              <w:fldChar w:fldCharType="end"/>
            </w:r>
            <w:r w:rsidRPr="0050294D">
              <w:rPr>
                <w:rStyle w:val="Hyperlink"/>
                <w:noProof/>
              </w:rPr>
              <w:fldChar w:fldCharType="end"/>
            </w:r>
          </w:ins>
        </w:p>
        <w:p w14:paraId="1793016F" w14:textId="57A1DCC7" w:rsidR="00BC7F90" w:rsidRDefault="00BC7F90">
          <w:pPr>
            <w:pStyle w:val="TOC3"/>
            <w:tabs>
              <w:tab w:val="right" w:leader="dot" w:pos="9062"/>
            </w:tabs>
            <w:rPr>
              <w:ins w:id="177" w:author="Tuan NV" w:date="2026-04-16T22:54:00Z" w16du:dateUtc="2026-04-16T15:54:00Z"/>
              <w:rFonts w:asciiTheme="minorHAnsi" w:eastAsiaTheme="minorEastAsia" w:hAnsiTheme="minorHAnsi"/>
              <w:noProof/>
              <w:color w:val="auto"/>
              <w:kern w:val="2"/>
              <w:sz w:val="24"/>
              <w:szCs w:val="24"/>
              <w14:ligatures w14:val="standardContextual"/>
            </w:rPr>
          </w:pPr>
          <w:ins w:id="178"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"_Toc227272686"</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noProof/>
                <w:lang w:val="vi-VN"/>
              </w:rPr>
              <w:t>3.2.2. Chuyển đổi các mối liên kết</w:t>
            </w:r>
            <w:r>
              <w:rPr>
                <w:noProof/>
                <w:webHidden/>
              </w:rPr>
              <w:tab/>
            </w:r>
            <w:r>
              <w:rPr>
                <w:noProof/>
                <w:webHidden/>
              </w:rPr>
              <w:fldChar w:fldCharType="begin"/>
            </w:r>
            <w:r>
              <w:rPr>
                <w:noProof/>
                <w:webHidden/>
              </w:rPr>
              <w:instrText xml:space="preserve"> PAGEREF _Toc227272686 \h </w:instrText>
            </w:r>
          </w:ins>
          <w:r>
            <w:rPr>
              <w:noProof/>
              <w:webHidden/>
            </w:rPr>
          </w:r>
          <w:ins w:id="179" w:author="Tuan NV" w:date="2026-04-16T22:54:00Z" w16du:dateUtc="2026-04-16T15:54:00Z">
            <w:r>
              <w:rPr>
                <w:noProof/>
                <w:webHidden/>
              </w:rPr>
              <w:fldChar w:fldCharType="separate"/>
            </w:r>
            <w:r>
              <w:rPr>
                <w:noProof/>
                <w:webHidden/>
              </w:rPr>
              <w:t>25</w:t>
            </w:r>
            <w:r>
              <w:rPr>
                <w:noProof/>
                <w:webHidden/>
              </w:rPr>
              <w:fldChar w:fldCharType="end"/>
            </w:r>
            <w:r w:rsidRPr="0050294D">
              <w:rPr>
                <w:rStyle w:val="Hyperlink"/>
                <w:noProof/>
              </w:rPr>
              <w:fldChar w:fldCharType="end"/>
            </w:r>
          </w:ins>
        </w:p>
        <w:p w14:paraId="7DAAAE27" w14:textId="42B2C9F8" w:rsidR="00BC7F90" w:rsidRDefault="00BC7F90">
          <w:pPr>
            <w:pStyle w:val="TOC2"/>
            <w:tabs>
              <w:tab w:val="right" w:leader="dot" w:pos="9062"/>
            </w:tabs>
            <w:rPr>
              <w:ins w:id="180" w:author="Tuan NV" w:date="2026-04-16T22:54:00Z" w16du:dateUtc="2026-04-16T15:54:00Z"/>
              <w:rFonts w:asciiTheme="minorHAnsi" w:eastAsiaTheme="minorEastAsia" w:hAnsiTheme="minorHAnsi"/>
              <w:noProof/>
              <w:color w:val="auto"/>
              <w:kern w:val="2"/>
              <w:sz w:val="24"/>
              <w:szCs w:val="24"/>
              <w14:ligatures w14:val="standardContextual"/>
            </w:rPr>
          </w:pPr>
          <w:ins w:id="181"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"_Toc227272687"</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noProof/>
                <w:lang w:val="vi-VN"/>
              </w:rPr>
              <w:t>3.3. Mô hình quan hệ</w:t>
            </w:r>
            <w:r>
              <w:rPr>
                <w:noProof/>
                <w:webHidden/>
              </w:rPr>
              <w:tab/>
            </w:r>
            <w:r>
              <w:rPr>
                <w:noProof/>
                <w:webHidden/>
              </w:rPr>
              <w:fldChar w:fldCharType="begin"/>
            </w:r>
            <w:r>
              <w:rPr>
                <w:noProof/>
                <w:webHidden/>
              </w:rPr>
              <w:instrText xml:space="preserve"> PAGEREF _Toc227272687 \h </w:instrText>
            </w:r>
          </w:ins>
          <w:r>
            <w:rPr>
              <w:noProof/>
              <w:webHidden/>
            </w:rPr>
          </w:r>
          <w:ins w:id="182" w:author="Tuan NV" w:date="2026-04-16T22:54:00Z" w16du:dateUtc="2026-04-16T15:54:00Z">
            <w:r>
              <w:rPr>
                <w:noProof/>
                <w:webHidden/>
              </w:rPr>
              <w:fldChar w:fldCharType="separate"/>
            </w:r>
            <w:r>
              <w:rPr>
                <w:noProof/>
                <w:webHidden/>
              </w:rPr>
              <w:t>27</w:t>
            </w:r>
            <w:r>
              <w:rPr>
                <w:noProof/>
                <w:webHidden/>
              </w:rPr>
              <w:fldChar w:fldCharType="end"/>
            </w:r>
            <w:r w:rsidRPr="0050294D">
              <w:rPr>
                <w:rStyle w:val="Hyperlink"/>
                <w:noProof/>
              </w:rPr>
              <w:fldChar w:fldCharType="end"/>
            </w:r>
          </w:ins>
        </w:p>
        <w:p w14:paraId="17E7FC2A" w14:textId="3C9E09FB" w:rsidR="00BC7F90" w:rsidRDefault="00BC7F90">
          <w:pPr>
            <w:pStyle w:val="TOC2"/>
            <w:tabs>
              <w:tab w:val="right" w:leader="dot" w:pos="9062"/>
            </w:tabs>
            <w:rPr>
              <w:ins w:id="183" w:author="Tuan NV" w:date="2026-04-16T22:54:00Z" w16du:dateUtc="2026-04-16T15:54:00Z"/>
              <w:rFonts w:asciiTheme="minorHAnsi" w:eastAsiaTheme="minorEastAsia" w:hAnsiTheme="minorHAnsi"/>
              <w:noProof/>
              <w:color w:val="auto"/>
              <w:kern w:val="2"/>
              <w:sz w:val="24"/>
              <w:szCs w:val="24"/>
              <w14:ligatures w14:val="standardContextual"/>
            </w:rPr>
          </w:pPr>
          <w:ins w:id="184"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"_Toc227272688"</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noProof/>
                <w:lang w:val="vi-VN"/>
              </w:rPr>
              <w:t>3.4. Mô tả thuộc tính Bảng</w:t>
            </w:r>
            <w:r>
              <w:rPr>
                <w:noProof/>
                <w:webHidden/>
              </w:rPr>
              <w:tab/>
            </w:r>
            <w:r>
              <w:rPr>
                <w:noProof/>
                <w:webHidden/>
              </w:rPr>
              <w:fldChar w:fldCharType="begin"/>
            </w:r>
            <w:r>
              <w:rPr>
                <w:noProof/>
                <w:webHidden/>
              </w:rPr>
              <w:instrText xml:space="preserve"> PAGEREF _Toc227272688 \h </w:instrText>
            </w:r>
          </w:ins>
          <w:r>
            <w:rPr>
              <w:noProof/>
              <w:webHidden/>
            </w:rPr>
          </w:r>
          <w:ins w:id="185" w:author="Tuan NV" w:date="2026-04-16T22:54:00Z" w16du:dateUtc="2026-04-16T15:54:00Z">
            <w:r>
              <w:rPr>
                <w:noProof/>
                <w:webHidden/>
              </w:rPr>
              <w:fldChar w:fldCharType="separate"/>
            </w:r>
            <w:r>
              <w:rPr>
                <w:noProof/>
                <w:webHidden/>
              </w:rPr>
              <w:t>27</w:t>
            </w:r>
            <w:r>
              <w:rPr>
                <w:noProof/>
                <w:webHidden/>
              </w:rPr>
              <w:fldChar w:fldCharType="end"/>
            </w:r>
            <w:r w:rsidRPr="0050294D">
              <w:rPr>
                <w:rStyle w:val="Hyperlink"/>
                <w:noProof/>
              </w:rPr>
              <w:fldChar w:fldCharType="end"/>
            </w:r>
          </w:ins>
        </w:p>
        <w:p w14:paraId="39C1A39C" w14:textId="733D6114" w:rsidR="00BC7F90" w:rsidRDefault="00BC7F90">
          <w:pPr>
            <w:pStyle w:val="TOC3"/>
            <w:tabs>
              <w:tab w:val="right" w:leader="dot" w:pos="9062"/>
            </w:tabs>
            <w:rPr>
              <w:ins w:id="186" w:author="Tuan NV" w:date="2026-04-16T22:54:00Z" w16du:dateUtc="2026-04-16T15:54:00Z"/>
              <w:rFonts w:asciiTheme="minorHAnsi" w:eastAsiaTheme="minorEastAsia" w:hAnsiTheme="minorHAnsi"/>
              <w:noProof/>
              <w:color w:val="auto"/>
              <w:kern w:val="2"/>
              <w:sz w:val="24"/>
              <w:szCs w:val="24"/>
              <w14:ligatures w14:val="standardContextual"/>
            </w:rPr>
          </w:pPr>
          <w:ins w:id="187"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"_Toc227272689"</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s  New Roman" w:hAnsi="Times  New Roman"/>
                <w:noProof/>
              </w:rPr>
              <w:t>3</w:t>
            </w:r>
            <w:r w:rsidRPr="0050294D">
              <w:rPr>
                <w:rStyle w:val="Hyperlink"/>
                <w:rFonts w:ascii="Times  New Roman" w:hAnsi="Times  New Roman"/>
                <w:noProof/>
                <w:lang w:val="vi-VN"/>
              </w:rPr>
              <w:t xml:space="preserve">.4.1. </w:t>
            </w:r>
            <w:r w:rsidRPr="0050294D">
              <w:rPr>
                <w:rStyle w:val="Hyperlink"/>
                <w:rFonts w:ascii="Times  New Roman" w:hAnsi="Times  New Roman"/>
                <w:noProof/>
              </w:rPr>
              <w:t>Bảng  NHA_CUNG_CAP (Nhà cung cấp)</w:t>
            </w:r>
            <w:r>
              <w:rPr>
                <w:noProof/>
                <w:webHidden/>
              </w:rPr>
              <w:tab/>
            </w:r>
            <w:r>
              <w:rPr>
                <w:noProof/>
                <w:webHidden/>
              </w:rPr>
              <w:fldChar w:fldCharType="begin"/>
            </w:r>
            <w:r>
              <w:rPr>
                <w:noProof/>
                <w:webHidden/>
              </w:rPr>
              <w:instrText xml:space="preserve"> PAGEREF _Toc227272689 \h </w:instrText>
            </w:r>
          </w:ins>
          <w:r>
            <w:rPr>
              <w:noProof/>
              <w:webHidden/>
            </w:rPr>
          </w:r>
          <w:ins w:id="188" w:author="Tuan NV" w:date="2026-04-16T22:54:00Z" w16du:dateUtc="2026-04-16T15:54:00Z">
            <w:r>
              <w:rPr>
                <w:noProof/>
                <w:webHidden/>
              </w:rPr>
              <w:fldChar w:fldCharType="separate"/>
            </w:r>
            <w:r>
              <w:rPr>
                <w:noProof/>
                <w:webHidden/>
              </w:rPr>
              <w:t>27</w:t>
            </w:r>
            <w:r>
              <w:rPr>
                <w:noProof/>
                <w:webHidden/>
              </w:rPr>
              <w:fldChar w:fldCharType="end"/>
            </w:r>
            <w:r w:rsidRPr="0050294D">
              <w:rPr>
                <w:rStyle w:val="Hyperlink"/>
                <w:noProof/>
              </w:rPr>
              <w:fldChar w:fldCharType="end"/>
            </w:r>
          </w:ins>
        </w:p>
        <w:p w14:paraId="54AE7508" w14:textId="765DC9F7" w:rsidR="00BC7F90" w:rsidRDefault="00BC7F90">
          <w:pPr>
            <w:pStyle w:val="TOC3"/>
            <w:tabs>
              <w:tab w:val="right" w:leader="dot" w:pos="9062"/>
            </w:tabs>
            <w:rPr>
              <w:ins w:id="189" w:author="Tuan NV" w:date="2026-04-16T22:54:00Z" w16du:dateUtc="2026-04-16T15:54:00Z"/>
              <w:rFonts w:asciiTheme="minorHAnsi" w:eastAsiaTheme="minorEastAsia" w:hAnsiTheme="minorHAnsi"/>
              <w:noProof/>
              <w:color w:val="auto"/>
              <w:kern w:val="2"/>
              <w:sz w:val="24"/>
              <w:szCs w:val="24"/>
              <w14:ligatures w14:val="standardContextual"/>
            </w:rPr>
          </w:pPr>
          <w:ins w:id="190"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"_Toc227272690"</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s  New Roman" w:hAnsi="Times  New Roman"/>
                <w:noProof/>
              </w:rPr>
              <w:t>3</w:t>
            </w:r>
            <w:r w:rsidRPr="0050294D">
              <w:rPr>
                <w:rStyle w:val="Hyperlink"/>
                <w:rFonts w:ascii="Times  New Roman" w:hAnsi="Times  New Roman"/>
                <w:noProof/>
                <w:lang w:val="vi-VN"/>
              </w:rPr>
              <w:t>.4.2.</w:t>
            </w:r>
            <w:r w:rsidRPr="0050294D">
              <w:rPr>
                <w:rStyle w:val="Hyperlink"/>
                <w:rFonts w:ascii="Times  New Roman" w:hAnsi="Times  New Roman"/>
                <w:noProof/>
              </w:rPr>
              <w:t xml:space="preserve"> Bảng  NGUYEN_VAT_LIEU (Nguyên vật liệu)</w:t>
            </w:r>
            <w:r>
              <w:rPr>
                <w:noProof/>
                <w:webHidden/>
              </w:rPr>
              <w:tab/>
            </w:r>
            <w:r>
              <w:rPr>
                <w:noProof/>
                <w:webHidden/>
              </w:rPr>
              <w:fldChar w:fldCharType="begin"/>
            </w:r>
            <w:r>
              <w:rPr>
                <w:noProof/>
                <w:webHidden/>
              </w:rPr>
              <w:instrText xml:space="preserve"> PAGEREF _Toc227272690 \h </w:instrText>
            </w:r>
          </w:ins>
          <w:r>
            <w:rPr>
              <w:noProof/>
              <w:webHidden/>
            </w:rPr>
          </w:r>
          <w:ins w:id="191" w:author="Tuan NV" w:date="2026-04-16T22:54:00Z" w16du:dateUtc="2026-04-16T15:54:00Z">
            <w:r>
              <w:rPr>
                <w:noProof/>
                <w:webHidden/>
              </w:rPr>
              <w:fldChar w:fldCharType="separate"/>
            </w:r>
            <w:r>
              <w:rPr>
                <w:noProof/>
                <w:webHidden/>
              </w:rPr>
              <w:t>28</w:t>
            </w:r>
            <w:r>
              <w:rPr>
                <w:noProof/>
                <w:webHidden/>
              </w:rPr>
              <w:fldChar w:fldCharType="end"/>
            </w:r>
            <w:r w:rsidRPr="0050294D">
              <w:rPr>
                <w:rStyle w:val="Hyperlink"/>
                <w:noProof/>
              </w:rPr>
              <w:fldChar w:fldCharType="end"/>
            </w:r>
          </w:ins>
        </w:p>
        <w:p w14:paraId="43CC9A2F" w14:textId="0A4EC7BF" w:rsidR="00BC7F90" w:rsidRDefault="00BC7F90">
          <w:pPr>
            <w:pStyle w:val="TOC3"/>
            <w:tabs>
              <w:tab w:val="right" w:leader="dot" w:pos="9062"/>
            </w:tabs>
            <w:rPr>
              <w:ins w:id="192" w:author="Tuan NV" w:date="2026-04-16T22:54:00Z" w16du:dateUtc="2026-04-16T15:54:00Z"/>
              <w:rFonts w:asciiTheme="minorHAnsi" w:eastAsiaTheme="minorEastAsia" w:hAnsiTheme="minorHAnsi"/>
              <w:noProof/>
              <w:color w:val="auto"/>
              <w:kern w:val="2"/>
              <w:sz w:val="24"/>
              <w:szCs w:val="24"/>
              <w14:ligatures w14:val="standardContextual"/>
            </w:rPr>
          </w:pPr>
          <w:ins w:id="193"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"_Toc227272691"</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s  New Roman" w:hAnsi="Times  New Roman"/>
                <w:noProof/>
              </w:rPr>
              <w:t>3</w:t>
            </w:r>
            <w:r w:rsidRPr="0050294D">
              <w:rPr>
                <w:rStyle w:val="Hyperlink"/>
                <w:rFonts w:ascii="Times  New Roman" w:hAnsi="Times  New Roman"/>
                <w:noProof/>
                <w:lang w:val="vi-VN"/>
              </w:rPr>
              <w:t>.4.3</w:t>
            </w:r>
            <w:r w:rsidRPr="0050294D">
              <w:rPr>
                <w:rStyle w:val="Hyperlink"/>
                <w:rFonts w:ascii="Times  New Roman" w:hAnsi="Times  New Roman"/>
                <w:noProof/>
              </w:rPr>
              <w:t>. Bảng  KHO (Kho)</w:t>
            </w:r>
            <w:r>
              <w:rPr>
                <w:noProof/>
                <w:webHidden/>
              </w:rPr>
              <w:tab/>
            </w:r>
            <w:r>
              <w:rPr>
                <w:noProof/>
                <w:webHidden/>
              </w:rPr>
              <w:fldChar w:fldCharType="begin"/>
            </w:r>
            <w:r>
              <w:rPr>
                <w:noProof/>
                <w:webHidden/>
              </w:rPr>
              <w:instrText xml:space="preserve"> PAGEREF _Toc227272691 \h </w:instrText>
            </w:r>
          </w:ins>
          <w:r>
            <w:rPr>
              <w:noProof/>
              <w:webHidden/>
            </w:rPr>
          </w:r>
          <w:ins w:id="194" w:author="Tuan NV" w:date="2026-04-16T22:54:00Z" w16du:dateUtc="2026-04-16T15:54:00Z">
            <w:r>
              <w:rPr>
                <w:noProof/>
                <w:webHidden/>
              </w:rPr>
              <w:fldChar w:fldCharType="separate"/>
            </w:r>
            <w:r>
              <w:rPr>
                <w:noProof/>
                <w:webHidden/>
              </w:rPr>
              <w:t>28</w:t>
            </w:r>
            <w:r>
              <w:rPr>
                <w:noProof/>
                <w:webHidden/>
              </w:rPr>
              <w:fldChar w:fldCharType="end"/>
            </w:r>
            <w:r w:rsidRPr="0050294D">
              <w:rPr>
                <w:rStyle w:val="Hyperlink"/>
                <w:noProof/>
              </w:rPr>
              <w:fldChar w:fldCharType="end"/>
            </w:r>
          </w:ins>
        </w:p>
        <w:p w14:paraId="1B43D498" w14:textId="5821766D" w:rsidR="00BC7F90" w:rsidRDefault="00BC7F90">
          <w:pPr>
            <w:pStyle w:val="TOC3"/>
            <w:tabs>
              <w:tab w:val="right" w:leader="dot" w:pos="9062"/>
            </w:tabs>
            <w:rPr>
              <w:ins w:id="195" w:author="Tuan NV" w:date="2026-04-16T22:54:00Z" w16du:dateUtc="2026-04-16T15:54:00Z"/>
              <w:rFonts w:asciiTheme="minorHAnsi" w:eastAsiaTheme="minorEastAsia" w:hAnsiTheme="minorHAnsi"/>
              <w:noProof/>
              <w:color w:val="auto"/>
              <w:kern w:val="2"/>
              <w:sz w:val="24"/>
              <w:szCs w:val="24"/>
              <w14:ligatures w14:val="standardContextual"/>
            </w:rPr>
          </w:pPr>
          <w:ins w:id="196"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"_Toc227272692"</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s  New Roman" w:hAnsi="Times  New Roman"/>
                <w:noProof/>
                <w:lang w:val="vi-VN"/>
              </w:rPr>
              <w:t>3.4.</w:t>
            </w:r>
            <w:r w:rsidRPr="0050294D">
              <w:rPr>
                <w:rStyle w:val="Hyperlink"/>
                <w:rFonts w:ascii="Times  New Roman" w:hAnsi="Times  New Roman"/>
                <w:noProof/>
              </w:rPr>
              <w:t>4. Bảng  KHACH_HANG (Khách hàng)</w:t>
            </w:r>
            <w:r>
              <w:rPr>
                <w:noProof/>
                <w:webHidden/>
              </w:rPr>
              <w:tab/>
            </w:r>
            <w:r>
              <w:rPr>
                <w:noProof/>
                <w:webHidden/>
              </w:rPr>
              <w:fldChar w:fldCharType="begin"/>
            </w:r>
            <w:r>
              <w:rPr>
                <w:noProof/>
                <w:webHidden/>
              </w:rPr>
              <w:instrText xml:space="preserve"> PAGEREF _Toc227272692 \h </w:instrText>
            </w:r>
          </w:ins>
          <w:r>
            <w:rPr>
              <w:noProof/>
              <w:webHidden/>
            </w:rPr>
          </w:r>
          <w:ins w:id="197" w:author="Tuan NV" w:date="2026-04-16T22:54:00Z" w16du:dateUtc="2026-04-16T15:54:00Z">
            <w:r>
              <w:rPr>
                <w:noProof/>
                <w:webHidden/>
              </w:rPr>
              <w:fldChar w:fldCharType="separate"/>
            </w:r>
            <w:r>
              <w:rPr>
                <w:noProof/>
                <w:webHidden/>
              </w:rPr>
              <w:t>28</w:t>
            </w:r>
            <w:r>
              <w:rPr>
                <w:noProof/>
                <w:webHidden/>
              </w:rPr>
              <w:fldChar w:fldCharType="end"/>
            </w:r>
            <w:r w:rsidRPr="0050294D">
              <w:rPr>
                <w:rStyle w:val="Hyperlink"/>
                <w:noProof/>
              </w:rPr>
              <w:fldChar w:fldCharType="end"/>
            </w:r>
          </w:ins>
        </w:p>
        <w:p w14:paraId="143F84B1" w14:textId="3BD89F0E" w:rsidR="00BC7F90" w:rsidRDefault="00BC7F90">
          <w:pPr>
            <w:pStyle w:val="TOC3"/>
            <w:tabs>
              <w:tab w:val="right" w:leader="dot" w:pos="9062"/>
            </w:tabs>
            <w:rPr>
              <w:ins w:id="198" w:author="Tuan NV" w:date="2026-04-16T22:54:00Z" w16du:dateUtc="2026-04-16T15:54:00Z"/>
              <w:rFonts w:asciiTheme="minorHAnsi" w:eastAsiaTheme="minorEastAsia" w:hAnsiTheme="minorHAnsi"/>
              <w:noProof/>
              <w:color w:val="auto"/>
              <w:kern w:val="2"/>
              <w:sz w:val="24"/>
              <w:szCs w:val="24"/>
              <w14:ligatures w14:val="standardContextual"/>
            </w:rPr>
          </w:pPr>
          <w:ins w:id="199"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"_Toc227272693"</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s  New Roman" w:hAnsi="Times  New Roman"/>
                <w:noProof/>
              </w:rPr>
              <w:t>3</w:t>
            </w:r>
            <w:r w:rsidRPr="0050294D">
              <w:rPr>
                <w:rStyle w:val="Hyperlink"/>
                <w:rFonts w:ascii="Times  New Roman" w:hAnsi="Times  New Roman"/>
                <w:noProof/>
                <w:lang w:val="vi-VN"/>
              </w:rPr>
              <w:t>.4.5</w:t>
            </w:r>
            <w:r w:rsidRPr="0050294D">
              <w:rPr>
                <w:rStyle w:val="Hyperlink"/>
                <w:rFonts w:ascii="Times  New Roman" w:hAnsi="Times  New Roman"/>
                <w:noProof/>
              </w:rPr>
              <w:t>. Bảng  DON_DAT_HANG_NCC (Đơn đặt hàng nhà cung cấp)</w:t>
            </w:r>
            <w:r>
              <w:rPr>
                <w:noProof/>
                <w:webHidden/>
              </w:rPr>
              <w:tab/>
            </w:r>
            <w:r>
              <w:rPr>
                <w:noProof/>
                <w:webHidden/>
              </w:rPr>
              <w:fldChar w:fldCharType="begin"/>
            </w:r>
            <w:r>
              <w:rPr>
                <w:noProof/>
                <w:webHidden/>
              </w:rPr>
              <w:instrText xml:space="preserve"> PAGEREF _Toc227272693 \h </w:instrText>
            </w:r>
          </w:ins>
          <w:r>
            <w:rPr>
              <w:noProof/>
              <w:webHidden/>
            </w:rPr>
          </w:r>
          <w:ins w:id="200" w:author="Tuan NV" w:date="2026-04-16T22:54:00Z" w16du:dateUtc="2026-04-16T15:54:00Z">
            <w:r>
              <w:rPr>
                <w:noProof/>
                <w:webHidden/>
              </w:rPr>
              <w:fldChar w:fldCharType="separate"/>
            </w:r>
            <w:r>
              <w:rPr>
                <w:noProof/>
                <w:webHidden/>
              </w:rPr>
              <w:t>29</w:t>
            </w:r>
            <w:r>
              <w:rPr>
                <w:noProof/>
                <w:webHidden/>
              </w:rPr>
              <w:fldChar w:fldCharType="end"/>
            </w:r>
            <w:r w:rsidRPr="0050294D">
              <w:rPr>
                <w:rStyle w:val="Hyperlink"/>
                <w:noProof/>
              </w:rPr>
              <w:fldChar w:fldCharType="end"/>
            </w:r>
          </w:ins>
        </w:p>
        <w:p w14:paraId="63D239FD" w14:textId="33B72E9F" w:rsidR="00BC7F90" w:rsidRDefault="00BC7F90">
          <w:pPr>
            <w:pStyle w:val="TOC3"/>
            <w:tabs>
              <w:tab w:val="right" w:leader="dot" w:pos="9062"/>
            </w:tabs>
            <w:rPr>
              <w:ins w:id="201" w:author="Tuan NV" w:date="2026-04-16T22:54:00Z" w16du:dateUtc="2026-04-16T15:54:00Z"/>
              <w:rFonts w:asciiTheme="minorHAnsi" w:eastAsiaTheme="minorEastAsia" w:hAnsiTheme="minorHAnsi"/>
              <w:noProof/>
              <w:color w:val="auto"/>
              <w:kern w:val="2"/>
              <w:sz w:val="24"/>
              <w:szCs w:val="24"/>
              <w14:ligatures w14:val="standardContextual"/>
            </w:rPr>
          </w:pPr>
          <w:ins w:id="202"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"_Toc227272694"</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s  New Roman" w:hAnsi="Times  New Roman"/>
                <w:noProof/>
                <w:lang w:val="vi-VN"/>
              </w:rPr>
              <w:t>3.4.6</w:t>
            </w:r>
            <w:r w:rsidRPr="0050294D">
              <w:rPr>
                <w:rStyle w:val="Hyperlink"/>
                <w:rFonts w:ascii="Times  New Roman" w:hAnsi="Times  New Roman"/>
                <w:noProof/>
              </w:rPr>
              <w:t>. Bảng  CHI_TIET_DON_NCC (Chi tiết đơn đặt NCC)</w:t>
            </w:r>
            <w:r>
              <w:rPr>
                <w:noProof/>
                <w:webHidden/>
              </w:rPr>
              <w:tab/>
            </w:r>
            <w:r>
              <w:rPr>
                <w:noProof/>
                <w:webHidden/>
              </w:rPr>
              <w:fldChar w:fldCharType="begin"/>
            </w:r>
            <w:r>
              <w:rPr>
                <w:noProof/>
                <w:webHidden/>
              </w:rPr>
              <w:instrText xml:space="preserve"> PAGEREF _Toc227272694 \h </w:instrText>
            </w:r>
          </w:ins>
          <w:r>
            <w:rPr>
              <w:noProof/>
              <w:webHidden/>
            </w:rPr>
          </w:r>
          <w:ins w:id="203" w:author="Tuan NV" w:date="2026-04-16T22:54:00Z" w16du:dateUtc="2026-04-16T15:54:00Z">
            <w:r>
              <w:rPr>
                <w:noProof/>
                <w:webHidden/>
              </w:rPr>
              <w:fldChar w:fldCharType="separate"/>
            </w:r>
            <w:r>
              <w:rPr>
                <w:noProof/>
                <w:webHidden/>
              </w:rPr>
              <w:t>29</w:t>
            </w:r>
            <w:r>
              <w:rPr>
                <w:noProof/>
                <w:webHidden/>
              </w:rPr>
              <w:fldChar w:fldCharType="end"/>
            </w:r>
            <w:r w:rsidRPr="0050294D">
              <w:rPr>
                <w:rStyle w:val="Hyperlink"/>
                <w:noProof/>
              </w:rPr>
              <w:fldChar w:fldCharType="end"/>
            </w:r>
          </w:ins>
        </w:p>
        <w:p w14:paraId="130787E3" w14:textId="1432BC64" w:rsidR="00BC7F90" w:rsidRDefault="00BC7F90">
          <w:pPr>
            <w:pStyle w:val="TOC3"/>
            <w:tabs>
              <w:tab w:val="right" w:leader="dot" w:pos="9062"/>
            </w:tabs>
            <w:rPr>
              <w:ins w:id="204" w:author="Tuan NV" w:date="2026-04-16T22:54:00Z" w16du:dateUtc="2026-04-16T15:54:00Z"/>
              <w:rFonts w:asciiTheme="minorHAnsi" w:eastAsiaTheme="minorEastAsia" w:hAnsiTheme="minorHAnsi"/>
              <w:noProof/>
              <w:color w:val="auto"/>
              <w:kern w:val="2"/>
              <w:sz w:val="24"/>
              <w:szCs w:val="24"/>
              <w14:ligatures w14:val="standardContextual"/>
            </w:rPr>
          </w:pPr>
          <w:ins w:id="205"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"_Toc227272695"</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s  New Roman" w:hAnsi="Times  New Roman"/>
                <w:noProof/>
              </w:rPr>
              <w:t>3</w:t>
            </w:r>
            <w:r w:rsidRPr="0050294D">
              <w:rPr>
                <w:rStyle w:val="Hyperlink"/>
                <w:rFonts w:ascii="Times  New Roman" w:hAnsi="Times  New Roman"/>
                <w:noProof/>
                <w:lang w:val="vi-VN"/>
              </w:rPr>
              <w:t>.4.7.</w:t>
            </w:r>
            <w:r w:rsidRPr="0050294D">
              <w:rPr>
                <w:rStyle w:val="Hyperlink"/>
                <w:rFonts w:ascii="Times  New Roman" w:hAnsi="Times  New Roman"/>
                <w:noProof/>
              </w:rPr>
              <w:t xml:space="preserve"> Bảng  NHAP_KHO (Phiếu nhập kho)</w:t>
            </w:r>
            <w:r>
              <w:rPr>
                <w:noProof/>
                <w:webHidden/>
              </w:rPr>
              <w:tab/>
            </w:r>
            <w:r>
              <w:rPr>
                <w:noProof/>
                <w:webHidden/>
              </w:rPr>
              <w:fldChar w:fldCharType="begin"/>
            </w:r>
            <w:r>
              <w:rPr>
                <w:noProof/>
                <w:webHidden/>
              </w:rPr>
              <w:instrText xml:space="preserve"> PAGEREF _Toc227272695 \h </w:instrText>
            </w:r>
          </w:ins>
          <w:r>
            <w:rPr>
              <w:noProof/>
              <w:webHidden/>
            </w:rPr>
          </w:r>
          <w:ins w:id="206" w:author="Tuan NV" w:date="2026-04-16T22:54:00Z" w16du:dateUtc="2026-04-16T15:54:00Z">
            <w:r>
              <w:rPr>
                <w:noProof/>
                <w:webHidden/>
              </w:rPr>
              <w:fldChar w:fldCharType="separate"/>
            </w:r>
            <w:r>
              <w:rPr>
                <w:noProof/>
                <w:webHidden/>
              </w:rPr>
              <w:t>30</w:t>
            </w:r>
            <w:r>
              <w:rPr>
                <w:noProof/>
                <w:webHidden/>
              </w:rPr>
              <w:fldChar w:fldCharType="end"/>
            </w:r>
            <w:r w:rsidRPr="0050294D">
              <w:rPr>
                <w:rStyle w:val="Hyperlink"/>
                <w:noProof/>
              </w:rPr>
              <w:fldChar w:fldCharType="end"/>
            </w:r>
          </w:ins>
        </w:p>
        <w:p w14:paraId="22F4D54D" w14:textId="29004F88" w:rsidR="00BC7F90" w:rsidRDefault="00BC7F90">
          <w:pPr>
            <w:pStyle w:val="TOC3"/>
            <w:tabs>
              <w:tab w:val="right" w:leader="dot" w:pos="9062"/>
            </w:tabs>
            <w:rPr>
              <w:ins w:id="207" w:author="Tuan NV" w:date="2026-04-16T22:54:00Z" w16du:dateUtc="2026-04-16T15:54:00Z"/>
              <w:rFonts w:asciiTheme="minorHAnsi" w:eastAsiaTheme="minorEastAsia" w:hAnsiTheme="minorHAnsi"/>
              <w:noProof/>
              <w:color w:val="auto"/>
              <w:kern w:val="2"/>
              <w:sz w:val="24"/>
              <w:szCs w:val="24"/>
              <w14:ligatures w14:val="standardContextual"/>
            </w:rPr>
          </w:pPr>
          <w:ins w:id="208"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"_Toc227272696"</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s  New Roman" w:hAnsi="Times  New Roman"/>
                <w:noProof/>
              </w:rPr>
              <w:t>3</w:t>
            </w:r>
            <w:r w:rsidRPr="0050294D">
              <w:rPr>
                <w:rStyle w:val="Hyperlink"/>
                <w:rFonts w:ascii="Times  New Roman" w:hAnsi="Times  New Roman"/>
                <w:noProof/>
                <w:lang w:val="vi-VN"/>
              </w:rPr>
              <w:t>.4.8.</w:t>
            </w:r>
            <w:r w:rsidRPr="0050294D">
              <w:rPr>
                <w:rStyle w:val="Hyperlink"/>
                <w:rFonts w:ascii="Times  New Roman" w:hAnsi="Times  New Roman"/>
                <w:noProof/>
              </w:rPr>
              <w:t xml:space="preserve"> Bảng  TON_KHO (Quản lý tồn kho chi tiết)</w:t>
            </w:r>
            <w:r>
              <w:rPr>
                <w:noProof/>
                <w:webHidden/>
              </w:rPr>
              <w:tab/>
            </w:r>
            <w:r>
              <w:rPr>
                <w:noProof/>
                <w:webHidden/>
              </w:rPr>
              <w:fldChar w:fldCharType="begin"/>
            </w:r>
            <w:r>
              <w:rPr>
                <w:noProof/>
                <w:webHidden/>
              </w:rPr>
              <w:instrText xml:space="preserve"> PAGEREF _Toc227272696 \h </w:instrText>
            </w:r>
          </w:ins>
          <w:r>
            <w:rPr>
              <w:noProof/>
              <w:webHidden/>
            </w:rPr>
          </w:r>
          <w:ins w:id="209" w:author="Tuan NV" w:date="2026-04-16T22:54:00Z" w16du:dateUtc="2026-04-16T15:54:00Z">
            <w:r>
              <w:rPr>
                <w:noProof/>
                <w:webHidden/>
              </w:rPr>
              <w:fldChar w:fldCharType="separate"/>
            </w:r>
            <w:r>
              <w:rPr>
                <w:noProof/>
                <w:webHidden/>
              </w:rPr>
              <w:t>30</w:t>
            </w:r>
            <w:r>
              <w:rPr>
                <w:noProof/>
                <w:webHidden/>
              </w:rPr>
              <w:fldChar w:fldCharType="end"/>
            </w:r>
            <w:r w:rsidRPr="0050294D">
              <w:rPr>
                <w:rStyle w:val="Hyperlink"/>
                <w:noProof/>
              </w:rPr>
              <w:fldChar w:fldCharType="end"/>
            </w:r>
          </w:ins>
        </w:p>
        <w:p w14:paraId="25A7A98A" w14:textId="3C8531B9" w:rsidR="00BC7F90" w:rsidRDefault="00BC7F90">
          <w:pPr>
            <w:pStyle w:val="TOC3"/>
            <w:tabs>
              <w:tab w:val="right" w:leader="dot" w:pos="9062"/>
            </w:tabs>
            <w:rPr>
              <w:ins w:id="210" w:author="Tuan NV" w:date="2026-04-16T22:54:00Z" w16du:dateUtc="2026-04-16T15:54:00Z"/>
              <w:rFonts w:asciiTheme="minorHAnsi" w:eastAsiaTheme="minorEastAsia" w:hAnsiTheme="minorHAnsi"/>
              <w:noProof/>
              <w:color w:val="auto"/>
              <w:kern w:val="2"/>
              <w:sz w:val="24"/>
              <w:szCs w:val="24"/>
              <w14:ligatures w14:val="standardContextual"/>
            </w:rPr>
          </w:pPr>
          <w:ins w:id="211"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"_Toc227272697"</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s  New Roman" w:hAnsi="Times  New Roman"/>
                <w:noProof/>
              </w:rPr>
              <w:t>3</w:t>
            </w:r>
            <w:r w:rsidRPr="0050294D">
              <w:rPr>
                <w:rStyle w:val="Hyperlink"/>
                <w:rFonts w:ascii="Times  New Roman" w:hAnsi="Times  New Roman"/>
                <w:noProof/>
                <w:lang w:val="vi-VN"/>
              </w:rPr>
              <w:t>.4.9.</w:t>
            </w:r>
            <w:r w:rsidRPr="0050294D">
              <w:rPr>
                <w:rStyle w:val="Hyperlink"/>
                <w:rFonts w:ascii="Times  New Roman" w:hAnsi="Times  New Roman"/>
                <w:noProof/>
              </w:rPr>
              <w:t xml:space="preserve"> Bảng  DON_XUAT_HANG (Đơn xuất hàng/Bán hàng)</w:t>
            </w:r>
            <w:r>
              <w:rPr>
                <w:noProof/>
                <w:webHidden/>
              </w:rPr>
              <w:tab/>
            </w:r>
            <w:r>
              <w:rPr>
                <w:noProof/>
                <w:webHidden/>
              </w:rPr>
              <w:fldChar w:fldCharType="begin"/>
            </w:r>
            <w:r>
              <w:rPr>
                <w:noProof/>
                <w:webHidden/>
              </w:rPr>
              <w:instrText xml:space="preserve"> PAGEREF _Toc227272697 \h </w:instrText>
            </w:r>
          </w:ins>
          <w:r>
            <w:rPr>
              <w:noProof/>
              <w:webHidden/>
            </w:rPr>
          </w:r>
          <w:ins w:id="212" w:author="Tuan NV" w:date="2026-04-16T22:54:00Z" w16du:dateUtc="2026-04-16T15:54:00Z">
            <w:r>
              <w:rPr>
                <w:noProof/>
                <w:webHidden/>
              </w:rPr>
              <w:fldChar w:fldCharType="separate"/>
            </w:r>
            <w:r>
              <w:rPr>
                <w:noProof/>
                <w:webHidden/>
              </w:rPr>
              <w:t>30</w:t>
            </w:r>
            <w:r>
              <w:rPr>
                <w:noProof/>
                <w:webHidden/>
              </w:rPr>
              <w:fldChar w:fldCharType="end"/>
            </w:r>
            <w:r w:rsidRPr="0050294D">
              <w:rPr>
                <w:rStyle w:val="Hyperlink"/>
                <w:noProof/>
              </w:rPr>
              <w:fldChar w:fldCharType="end"/>
            </w:r>
          </w:ins>
        </w:p>
        <w:p w14:paraId="2C1FE04F" w14:textId="6450A135" w:rsidR="00BC7F90" w:rsidRDefault="00BC7F90">
          <w:pPr>
            <w:pStyle w:val="TOC3"/>
            <w:tabs>
              <w:tab w:val="right" w:leader="dot" w:pos="9062"/>
            </w:tabs>
            <w:rPr>
              <w:ins w:id="213" w:author="Tuan NV" w:date="2026-04-16T22:54:00Z" w16du:dateUtc="2026-04-16T15:54:00Z"/>
              <w:rFonts w:asciiTheme="minorHAnsi" w:eastAsiaTheme="minorEastAsia" w:hAnsiTheme="minorHAnsi"/>
              <w:noProof/>
              <w:color w:val="auto"/>
              <w:kern w:val="2"/>
              <w:sz w:val="24"/>
              <w:szCs w:val="24"/>
              <w14:ligatures w14:val="standardContextual"/>
            </w:rPr>
          </w:pPr>
          <w:ins w:id="214"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"_Toc227272698"</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s  New Roman" w:hAnsi="Times  New Roman"/>
                <w:noProof/>
              </w:rPr>
              <w:t>3</w:t>
            </w:r>
            <w:r w:rsidRPr="0050294D">
              <w:rPr>
                <w:rStyle w:val="Hyperlink"/>
                <w:rFonts w:ascii="Times  New Roman" w:hAnsi="Times  New Roman"/>
                <w:noProof/>
                <w:lang w:val="vi-VN"/>
              </w:rPr>
              <w:t>.4.10.</w:t>
            </w:r>
            <w:r w:rsidRPr="0050294D">
              <w:rPr>
                <w:rStyle w:val="Hyperlink"/>
                <w:rFonts w:ascii="Times  New Roman" w:hAnsi="Times  New Roman"/>
                <w:noProof/>
              </w:rPr>
              <w:t xml:space="preserve"> Bảng  CHI_TIET_DON_XUAT (Chi tiết đơn xuất)</w:t>
            </w:r>
            <w:r>
              <w:rPr>
                <w:noProof/>
                <w:webHidden/>
              </w:rPr>
              <w:tab/>
            </w:r>
            <w:r>
              <w:rPr>
                <w:noProof/>
                <w:webHidden/>
              </w:rPr>
              <w:fldChar w:fldCharType="begin"/>
            </w:r>
            <w:r>
              <w:rPr>
                <w:noProof/>
                <w:webHidden/>
              </w:rPr>
              <w:instrText xml:space="preserve"> PAGEREF _Toc227272698 \h </w:instrText>
            </w:r>
          </w:ins>
          <w:r>
            <w:rPr>
              <w:noProof/>
              <w:webHidden/>
            </w:rPr>
          </w:r>
          <w:ins w:id="215" w:author="Tuan NV" w:date="2026-04-16T22:54:00Z" w16du:dateUtc="2026-04-16T15:54:00Z">
            <w:r>
              <w:rPr>
                <w:noProof/>
                <w:webHidden/>
              </w:rPr>
              <w:fldChar w:fldCharType="separate"/>
            </w:r>
            <w:r>
              <w:rPr>
                <w:noProof/>
                <w:webHidden/>
              </w:rPr>
              <w:t>31</w:t>
            </w:r>
            <w:r>
              <w:rPr>
                <w:noProof/>
                <w:webHidden/>
              </w:rPr>
              <w:fldChar w:fldCharType="end"/>
            </w:r>
            <w:r w:rsidRPr="0050294D">
              <w:rPr>
                <w:rStyle w:val="Hyperlink"/>
                <w:noProof/>
              </w:rPr>
              <w:fldChar w:fldCharType="end"/>
            </w:r>
          </w:ins>
        </w:p>
        <w:p w14:paraId="5DED13FC" w14:textId="721C44AE" w:rsidR="00BC7F90" w:rsidRDefault="00BC7F90">
          <w:pPr>
            <w:pStyle w:val="TOC3"/>
            <w:tabs>
              <w:tab w:val="right" w:leader="dot" w:pos="9062"/>
            </w:tabs>
            <w:rPr>
              <w:ins w:id="216" w:author="Tuan NV" w:date="2026-04-16T22:54:00Z" w16du:dateUtc="2026-04-16T15:54:00Z"/>
              <w:rFonts w:asciiTheme="minorHAnsi" w:eastAsiaTheme="minorEastAsia" w:hAnsiTheme="minorHAnsi"/>
              <w:noProof/>
              <w:color w:val="auto"/>
              <w:kern w:val="2"/>
              <w:sz w:val="24"/>
              <w:szCs w:val="24"/>
              <w14:ligatures w14:val="standardContextual"/>
            </w:rPr>
          </w:pPr>
          <w:ins w:id="217"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"_Toc227272699"</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s  New Roman" w:hAnsi="Times  New Roman"/>
                <w:noProof/>
              </w:rPr>
              <w:t>3</w:t>
            </w:r>
            <w:r w:rsidRPr="0050294D">
              <w:rPr>
                <w:rStyle w:val="Hyperlink"/>
                <w:rFonts w:ascii="Times  New Roman" w:hAnsi="Times  New Roman"/>
                <w:noProof/>
                <w:lang w:val="vi-VN"/>
              </w:rPr>
              <w:t>.4.11</w:t>
            </w:r>
            <w:r w:rsidRPr="0050294D">
              <w:rPr>
                <w:rStyle w:val="Hyperlink"/>
                <w:rFonts w:ascii="Times  New Roman" w:hAnsi="Times  New Roman"/>
                <w:noProof/>
              </w:rPr>
              <w:t>. Bảng  XUAT_KHO (Phiếu xuất kho)</w:t>
            </w:r>
            <w:r>
              <w:rPr>
                <w:noProof/>
                <w:webHidden/>
              </w:rPr>
              <w:tab/>
            </w:r>
            <w:r>
              <w:rPr>
                <w:noProof/>
                <w:webHidden/>
              </w:rPr>
              <w:fldChar w:fldCharType="begin"/>
            </w:r>
            <w:r>
              <w:rPr>
                <w:noProof/>
                <w:webHidden/>
              </w:rPr>
              <w:instrText xml:space="preserve"> PAGEREF _Toc227272699 \h </w:instrText>
            </w:r>
          </w:ins>
          <w:r>
            <w:rPr>
              <w:noProof/>
              <w:webHidden/>
            </w:rPr>
          </w:r>
          <w:ins w:id="218" w:author="Tuan NV" w:date="2026-04-16T22:54:00Z" w16du:dateUtc="2026-04-16T15:54:00Z">
            <w:r>
              <w:rPr>
                <w:noProof/>
                <w:webHidden/>
              </w:rPr>
              <w:fldChar w:fldCharType="separate"/>
            </w:r>
            <w:r>
              <w:rPr>
                <w:noProof/>
                <w:webHidden/>
              </w:rPr>
              <w:t>31</w:t>
            </w:r>
            <w:r>
              <w:rPr>
                <w:noProof/>
                <w:webHidden/>
              </w:rPr>
              <w:fldChar w:fldCharType="end"/>
            </w:r>
            <w:r w:rsidRPr="0050294D">
              <w:rPr>
                <w:rStyle w:val="Hyperlink"/>
                <w:noProof/>
              </w:rPr>
              <w:fldChar w:fldCharType="end"/>
            </w:r>
          </w:ins>
        </w:p>
        <w:p w14:paraId="6B2489DA" w14:textId="753B99A2" w:rsidR="00BC7F90" w:rsidRDefault="00BC7F90">
          <w:pPr>
            <w:pStyle w:val="TOC3"/>
            <w:tabs>
              <w:tab w:val="right" w:leader="dot" w:pos="9062"/>
            </w:tabs>
            <w:rPr>
              <w:ins w:id="219" w:author="Tuan NV" w:date="2026-04-16T22:54:00Z" w16du:dateUtc="2026-04-16T15:54:00Z"/>
              <w:rFonts w:asciiTheme="minorHAnsi" w:eastAsiaTheme="minorEastAsia" w:hAnsiTheme="minorHAnsi"/>
              <w:noProof/>
              <w:color w:val="auto"/>
              <w:kern w:val="2"/>
              <w:sz w:val="24"/>
              <w:szCs w:val="24"/>
              <w14:ligatures w14:val="standardContextual"/>
            </w:rPr>
          </w:pPr>
          <w:ins w:id="220"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"_Toc227272700"</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s  New Roman" w:hAnsi="Times  New Roman"/>
                <w:noProof/>
              </w:rPr>
              <w:t>3</w:t>
            </w:r>
            <w:r w:rsidRPr="0050294D">
              <w:rPr>
                <w:rStyle w:val="Hyperlink"/>
                <w:rFonts w:ascii="Times  New Roman" w:hAnsi="Times  New Roman"/>
                <w:noProof/>
                <w:lang w:val="vi-VN"/>
              </w:rPr>
              <w:t>.4.12</w:t>
            </w:r>
            <w:r w:rsidRPr="0050294D">
              <w:rPr>
                <w:rStyle w:val="Hyperlink"/>
                <w:rFonts w:ascii="Times  New Roman" w:hAnsi="Times  New Roman"/>
                <w:noProof/>
              </w:rPr>
              <w:t>. Bảng  VAN_CHUYEN (Thông tin giao vận)</w:t>
            </w:r>
            <w:r>
              <w:rPr>
                <w:noProof/>
                <w:webHidden/>
              </w:rPr>
              <w:tab/>
            </w:r>
            <w:r>
              <w:rPr>
                <w:noProof/>
                <w:webHidden/>
              </w:rPr>
              <w:fldChar w:fldCharType="begin"/>
            </w:r>
            <w:r>
              <w:rPr>
                <w:noProof/>
                <w:webHidden/>
              </w:rPr>
              <w:instrText xml:space="preserve"> PAGEREF _Toc227272700 \h </w:instrText>
            </w:r>
          </w:ins>
          <w:r>
            <w:rPr>
              <w:noProof/>
              <w:webHidden/>
            </w:rPr>
          </w:r>
          <w:ins w:id="221" w:author="Tuan NV" w:date="2026-04-16T22:54:00Z" w16du:dateUtc="2026-04-16T15:54:00Z">
            <w:r>
              <w:rPr>
                <w:noProof/>
                <w:webHidden/>
              </w:rPr>
              <w:fldChar w:fldCharType="separate"/>
            </w:r>
            <w:r>
              <w:rPr>
                <w:noProof/>
                <w:webHidden/>
              </w:rPr>
              <w:t>32</w:t>
            </w:r>
            <w:r>
              <w:rPr>
                <w:noProof/>
                <w:webHidden/>
              </w:rPr>
              <w:fldChar w:fldCharType="end"/>
            </w:r>
            <w:r w:rsidRPr="0050294D">
              <w:rPr>
                <w:rStyle w:val="Hyperlink"/>
                <w:noProof/>
              </w:rPr>
              <w:fldChar w:fldCharType="end"/>
            </w:r>
          </w:ins>
        </w:p>
        <w:p w14:paraId="73C97231" w14:textId="335F7159" w:rsidR="00BC7F90" w:rsidRDefault="00BC7F90">
          <w:pPr>
            <w:pStyle w:val="TOC1"/>
            <w:tabs>
              <w:tab w:val="right" w:leader="dot" w:pos="9062"/>
            </w:tabs>
            <w:rPr>
              <w:ins w:id="222" w:author="Tuan NV" w:date="2026-04-16T22:54:00Z" w16du:dateUtc="2026-04-16T15:54:00Z"/>
              <w:rFonts w:asciiTheme="minorHAnsi" w:eastAsiaTheme="minorEastAsia" w:hAnsiTheme="minorHAnsi"/>
              <w:noProof/>
              <w:color w:val="auto"/>
              <w:kern w:val="2"/>
              <w:sz w:val="24"/>
              <w:szCs w:val="24"/>
              <w14:ligatures w14:val="standardContextual"/>
            </w:rPr>
          </w:pPr>
          <w:ins w:id="223"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"_Toc227272701"</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 s New Roman" w:hAnsi="Time s New Roman"/>
                <w:noProof/>
              </w:rPr>
              <w:t>CHƯƠNG 5: CHUẨN HÓA CƠ SỞ DỮ LIỆU VỀ 3NF</w:t>
            </w:r>
            <w:r>
              <w:rPr>
                <w:noProof/>
                <w:webHidden/>
              </w:rPr>
              <w:tab/>
            </w:r>
            <w:r>
              <w:rPr>
                <w:noProof/>
                <w:webHidden/>
              </w:rPr>
              <w:fldChar w:fldCharType="begin"/>
            </w:r>
            <w:r>
              <w:rPr>
                <w:noProof/>
                <w:webHidden/>
              </w:rPr>
              <w:instrText xml:space="preserve"> PAGEREF _Toc227272701 \h </w:instrText>
            </w:r>
          </w:ins>
          <w:r>
            <w:rPr>
              <w:noProof/>
              <w:webHidden/>
            </w:rPr>
          </w:r>
          <w:ins w:id="224" w:author="Tuan NV" w:date="2026-04-16T22:54:00Z" w16du:dateUtc="2026-04-16T15:54:00Z">
            <w:r>
              <w:rPr>
                <w:noProof/>
                <w:webHidden/>
              </w:rPr>
              <w:fldChar w:fldCharType="separate"/>
            </w:r>
            <w:r>
              <w:rPr>
                <w:noProof/>
                <w:webHidden/>
              </w:rPr>
              <w:t>33</w:t>
            </w:r>
            <w:r>
              <w:rPr>
                <w:noProof/>
                <w:webHidden/>
              </w:rPr>
              <w:fldChar w:fldCharType="end"/>
            </w:r>
            <w:r w:rsidRPr="0050294D">
              <w:rPr>
                <w:rStyle w:val="Hyperlink"/>
                <w:noProof/>
              </w:rPr>
              <w:fldChar w:fldCharType="end"/>
            </w:r>
          </w:ins>
        </w:p>
        <w:p w14:paraId="122EC7B3" w14:textId="7089C45F" w:rsidR="00BC7F90" w:rsidRDefault="00BC7F90">
          <w:pPr>
            <w:pStyle w:val="TOC2"/>
            <w:tabs>
              <w:tab w:val="right" w:leader="dot" w:pos="9062"/>
            </w:tabs>
            <w:rPr>
              <w:ins w:id="225" w:author="Tuan NV" w:date="2026-04-16T22:54:00Z" w16du:dateUtc="2026-04-16T15:54:00Z"/>
              <w:rFonts w:asciiTheme="minorHAnsi" w:eastAsiaTheme="minorEastAsia" w:hAnsiTheme="minorHAnsi"/>
              <w:noProof/>
              <w:color w:val="auto"/>
              <w:kern w:val="2"/>
              <w:sz w:val="24"/>
              <w:szCs w:val="24"/>
              <w14:ligatures w14:val="standardContextual"/>
            </w:rPr>
          </w:pPr>
          <w:ins w:id="226"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"_Toc227272702"</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 s New Roman" w:hAnsi="Time s New Roman"/>
                <w:noProof/>
              </w:rPr>
              <w:t>5</w:t>
            </w:r>
            <w:r w:rsidRPr="0050294D">
              <w:rPr>
                <w:rStyle w:val="Hyperlink"/>
                <w:rFonts w:ascii="Time s New Roman" w:hAnsi="Time s New Roman"/>
                <w:noProof/>
                <w:lang w:val="vi-VN"/>
              </w:rPr>
              <w:t>.1</w:t>
            </w:r>
            <w:r w:rsidRPr="0050294D">
              <w:rPr>
                <w:rStyle w:val="Hyperlink"/>
                <w:rFonts w:ascii="Time s New Roman" w:hAnsi="Time s New Roman"/>
                <w:noProof/>
              </w:rPr>
              <w:t>. Bảng Nhà cung cấp</w:t>
            </w:r>
            <w:r>
              <w:rPr>
                <w:noProof/>
                <w:webHidden/>
              </w:rPr>
              <w:tab/>
            </w:r>
            <w:r>
              <w:rPr>
                <w:noProof/>
                <w:webHidden/>
              </w:rPr>
              <w:fldChar w:fldCharType="begin"/>
            </w:r>
            <w:r>
              <w:rPr>
                <w:noProof/>
                <w:webHidden/>
              </w:rPr>
              <w:instrText xml:space="preserve"> PAGEREF _Toc227272702 \h </w:instrText>
            </w:r>
          </w:ins>
          <w:r>
            <w:rPr>
              <w:noProof/>
              <w:webHidden/>
            </w:rPr>
          </w:r>
          <w:ins w:id="227" w:author="Tuan NV" w:date="2026-04-16T22:54:00Z" w16du:dateUtc="2026-04-16T15:54:00Z">
            <w:r>
              <w:rPr>
                <w:noProof/>
                <w:webHidden/>
              </w:rPr>
              <w:fldChar w:fldCharType="separate"/>
            </w:r>
            <w:r>
              <w:rPr>
                <w:noProof/>
                <w:webHidden/>
              </w:rPr>
              <w:t>33</w:t>
            </w:r>
            <w:r>
              <w:rPr>
                <w:noProof/>
                <w:webHidden/>
              </w:rPr>
              <w:fldChar w:fldCharType="end"/>
            </w:r>
            <w:r w:rsidRPr="0050294D">
              <w:rPr>
                <w:rStyle w:val="Hyperlink"/>
                <w:noProof/>
              </w:rPr>
              <w:fldChar w:fldCharType="end"/>
            </w:r>
          </w:ins>
        </w:p>
        <w:p w14:paraId="27AFE848" w14:textId="4B24C1A0" w:rsidR="00BC7F90" w:rsidRDefault="00BC7F90">
          <w:pPr>
            <w:pStyle w:val="TOC2"/>
            <w:tabs>
              <w:tab w:val="right" w:leader="dot" w:pos="9062"/>
            </w:tabs>
            <w:rPr>
              <w:ins w:id="228" w:author="Tuan NV" w:date="2026-04-16T22:54:00Z" w16du:dateUtc="2026-04-16T15:54:00Z"/>
              <w:rFonts w:asciiTheme="minorHAnsi" w:eastAsiaTheme="minorEastAsia" w:hAnsiTheme="minorHAnsi"/>
              <w:noProof/>
              <w:color w:val="auto"/>
              <w:kern w:val="2"/>
              <w:sz w:val="24"/>
              <w:szCs w:val="24"/>
              <w14:ligatures w14:val="standardContextual"/>
            </w:rPr>
          </w:pPr>
          <w:ins w:id="229"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"_Toc227272703"</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 s New Roman" w:hAnsi="Time s New Roman"/>
                <w:noProof/>
              </w:rPr>
              <w:t>5</w:t>
            </w:r>
            <w:r w:rsidRPr="0050294D">
              <w:rPr>
                <w:rStyle w:val="Hyperlink"/>
                <w:rFonts w:ascii="Time s New Roman" w:hAnsi="Time s New Roman"/>
                <w:noProof/>
                <w:lang w:val="vi-VN"/>
              </w:rPr>
              <w:t>.2</w:t>
            </w:r>
            <w:r w:rsidRPr="0050294D">
              <w:rPr>
                <w:rStyle w:val="Hyperlink"/>
                <w:rFonts w:ascii="Time s New Roman" w:hAnsi="Time s New Roman"/>
                <w:noProof/>
              </w:rPr>
              <w:t xml:space="preserve"> Bảng Nguyên vật liệu</w:t>
            </w:r>
            <w:r>
              <w:rPr>
                <w:noProof/>
                <w:webHidden/>
              </w:rPr>
              <w:tab/>
            </w:r>
            <w:r>
              <w:rPr>
                <w:noProof/>
                <w:webHidden/>
              </w:rPr>
              <w:fldChar w:fldCharType="begin"/>
            </w:r>
            <w:r>
              <w:rPr>
                <w:noProof/>
                <w:webHidden/>
              </w:rPr>
              <w:instrText xml:space="preserve"> PAGEREF _Toc227272703 \h </w:instrText>
            </w:r>
          </w:ins>
          <w:r>
            <w:rPr>
              <w:noProof/>
              <w:webHidden/>
            </w:rPr>
          </w:r>
          <w:ins w:id="230" w:author="Tuan NV" w:date="2026-04-16T22:54:00Z" w16du:dateUtc="2026-04-16T15:54:00Z">
            <w:r>
              <w:rPr>
                <w:noProof/>
                <w:webHidden/>
              </w:rPr>
              <w:fldChar w:fldCharType="separate"/>
            </w:r>
            <w:r>
              <w:rPr>
                <w:noProof/>
                <w:webHidden/>
              </w:rPr>
              <w:t>33</w:t>
            </w:r>
            <w:r>
              <w:rPr>
                <w:noProof/>
                <w:webHidden/>
              </w:rPr>
              <w:fldChar w:fldCharType="end"/>
            </w:r>
            <w:r w:rsidRPr="0050294D">
              <w:rPr>
                <w:rStyle w:val="Hyperlink"/>
                <w:noProof/>
              </w:rPr>
              <w:fldChar w:fldCharType="end"/>
            </w:r>
          </w:ins>
        </w:p>
        <w:p w14:paraId="226EEC39" w14:textId="11E0B286" w:rsidR="00BC7F90" w:rsidRDefault="00BC7F90">
          <w:pPr>
            <w:pStyle w:val="TOC2"/>
            <w:tabs>
              <w:tab w:val="right" w:leader="dot" w:pos="9062"/>
            </w:tabs>
            <w:rPr>
              <w:ins w:id="231" w:author="Tuan NV" w:date="2026-04-16T22:54:00Z" w16du:dateUtc="2026-04-16T15:54:00Z"/>
              <w:rFonts w:asciiTheme="minorHAnsi" w:eastAsiaTheme="minorEastAsia" w:hAnsiTheme="minorHAnsi"/>
              <w:noProof/>
              <w:color w:val="auto"/>
              <w:kern w:val="2"/>
              <w:sz w:val="24"/>
              <w:szCs w:val="24"/>
              <w14:ligatures w14:val="standardContextual"/>
            </w:rPr>
          </w:pPr>
          <w:ins w:id="232"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"_Toc227272704"</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 s New Roman" w:hAnsi="Time s New Roman"/>
                <w:noProof/>
              </w:rPr>
              <w:t>5</w:t>
            </w:r>
            <w:r w:rsidRPr="0050294D">
              <w:rPr>
                <w:rStyle w:val="Hyperlink"/>
                <w:rFonts w:ascii="Time s New Roman" w:hAnsi="Time s New Roman"/>
                <w:noProof/>
                <w:lang w:val="vi-VN"/>
              </w:rPr>
              <w:t>.3</w:t>
            </w:r>
            <w:r w:rsidRPr="0050294D">
              <w:rPr>
                <w:rStyle w:val="Hyperlink"/>
                <w:rFonts w:ascii="Time s New Roman" w:hAnsi="Time s New Roman"/>
                <w:noProof/>
              </w:rPr>
              <w:t>. Bảng Đơn đặt hàng NCC</w:t>
            </w:r>
            <w:r>
              <w:rPr>
                <w:noProof/>
                <w:webHidden/>
              </w:rPr>
              <w:tab/>
            </w:r>
            <w:r>
              <w:rPr>
                <w:noProof/>
                <w:webHidden/>
              </w:rPr>
              <w:fldChar w:fldCharType="begin"/>
            </w:r>
            <w:r>
              <w:rPr>
                <w:noProof/>
                <w:webHidden/>
              </w:rPr>
              <w:instrText xml:space="preserve"> PAGEREF _Toc227272704 \h </w:instrText>
            </w:r>
          </w:ins>
          <w:r>
            <w:rPr>
              <w:noProof/>
              <w:webHidden/>
            </w:rPr>
          </w:r>
          <w:ins w:id="233" w:author="Tuan NV" w:date="2026-04-16T22:54:00Z" w16du:dateUtc="2026-04-16T15:54:00Z">
            <w:r>
              <w:rPr>
                <w:noProof/>
                <w:webHidden/>
              </w:rPr>
              <w:fldChar w:fldCharType="separate"/>
            </w:r>
            <w:r>
              <w:rPr>
                <w:noProof/>
                <w:webHidden/>
              </w:rPr>
              <w:t>33</w:t>
            </w:r>
            <w:r>
              <w:rPr>
                <w:noProof/>
                <w:webHidden/>
              </w:rPr>
              <w:fldChar w:fldCharType="end"/>
            </w:r>
            <w:r w:rsidRPr="0050294D">
              <w:rPr>
                <w:rStyle w:val="Hyperlink"/>
                <w:noProof/>
              </w:rPr>
              <w:fldChar w:fldCharType="end"/>
            </w:r>
          </w:ins>
        </w:p>
        <w:p w14:paraId="146906EC" w14:textId="1041A608" w:rsidR="00BC7F90" w:rsidRDefault="00BC7F90">
          <w:pPr>
            <w:pStyle w:val="TOC2"/>
            <w:tabs>
              <w:tab w:val="right" w:leader="dot" w:pos="9062"/>
            </w:tabs>
            <w:rPr>
              <w:ins w:id="234" w:author="Tuan NV" w:date="2026-04-16T22:54:00Z" w16du:dateUtc="2026-04-16T15:54:00Z"/>
              <w:rFonts w:asciiTheme="minorHAnsi" w:eastAsiaTheme="minorEastAsia" w:hAnsiTheme="minorHAnsi"/>
              <w:noProof/>
              <w:color w:val="auto"/>
              <w:kern w:val="2"/>
              <w:sz w:val="24"/>
              <w:szCs w:val="24"/>
              <w14:ligatures w14:val="standardContextual"/>
            </w:rPr>
          </w:pPr>
          <w:ins w:id="235"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"_Toc227272705"</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 s New Roman" w:hAnsi="Time s New Roman"/>
                <w:noProof/>
              </w:rPr>
              <w:t>5</w:t>
            </w:r>
            <w:r w:rsidRPr="0050294D">
              <w:rPr>
                <w:rStyle w:val="Hyperlink"/>
                <w:rFonts w:ascii="Time s New Roman" w:hAnsi="Time s New Roman"/>
                <w:noProof/>
                <w:lang w:val="vi-VN"/>
              </w:rPr>
              <w:t>.4</w:t>
            </w:r>
            <w:r w:rsidRPr="0050294D">
              <w:rPr>
                <w:rStyle w:val="Hyperlink"/>
                <w:rFonts w:ascii="Time s New Roman" w:hAnsi="Time s New Roman"/>
                <w:noProof/>
              </w:rPr>
              <w:t>. Bảng Chi tiết đơn NCC</w:t>
            </w:r>
            <w:r>
              <w:rPr>
                <w:noProof/>
                <w:webHidden/>
              </w:rPr>
              <w:tab/>
            </w:r>
            <w:r>
              <w:rPr>
                <w:noProof/>
                <w:webHidden/>
              </w:rPr>
              <w:fldChar w:fldCharType="begin"/>
            </w:r>
            <w:r>
              <w:rPr>
                <w:noProof/>
                <w:webHidden/>
              </w:rPr>
              <w:instrText xml:space="preserve"> PAGEREF _Toc227272705 \h </w:instrText>
            </w:r>
          </w:ins>
          <w:r>
            <w:rPr>
              <w:noProof/>
              <w:webHidden/>
            </w:rPr>
          </w:r>
          <w:ins w:id="236" w:author="Tuan NV" w:date="2026-04-16T22:54:00Z" w16du:dateUtc="2026-04-16T15:54:00Z">
            <w:r>
              <w:rPr>
                <w:noProof/>
                <w:webHidden/>
              </w:rPr>
              <w:fldChar w:fldCharType="separate"/>
            </w:r>
            <w:r>
              <w:rPr>
                <w:noProof/>
                <w:webHidden/>
              </w:rPr>
              <w:t>33</w:t>
            </w:r>
            <w:r>
              <w:rPr>
                <w:noProof/>
                <w:webHidden/>
              </w:rPr>
              <w:fldChar w:fldCharType="end"/>
            </w:r>
            <w:r w:rsidRPr="0050294D">
              <w:rPr>
                <w:rStyle w:val="Hyperlink"/>
                <w:noProof/>
              </w:rPr>
              <w:fldChar w:fldCharType="end"/>
            </w:r>
          </w:ins>
        </w:p>
        <w:p w14:paraId="1C3B58C3" w14:textId="15BE55C2" w:rsidR="00BC7F90" w:rsidRDefault="00BC7F90">
          <w:pPr>
            <w:pStyle w:val="TOC2"/>
            <w:tabs>
              <w:tab w:val="right" w:leader="dot" w:pos="9062"/>
            </w:tabs>
            <w:rPr>
              <w:ins w:id="237" w:author="Tuan NV" w:date="2026-04-16T22:54:00Z" w16du:dateUtc="2026-04-16T15:54:00Z"/>
              <w:rFonts w:asciiTheme="minorHAnsi" w:eastAsiaTheme="minorEastAsia" w:hAnsiTheme="minorHAnsi"/>
              <w:noProof/>
              <w:color w:val="auto"/>
              <w:kern w:val="2"/>
              <w:sz w:val="24"/>
              <w:szCs w:val="24"/>
              <w14:ligatures w14:val="standardContextual"/>
            </w:rPr>
          </w:pPr>
          <w:ins w:id="238"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"_Toc227272706"</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 s New Roman" w:hAnsi="Time s New Roman"/>
                <w:noProof/>
              </w:rPr>
              <w:t>5</w:t>
            </w:r>
            <w:r w:rsidRPr="0050294D">
              <w:rPr>
                <w:rStyle w:val="Hyperlink"/>
                <w:rFonts w:ascii="Time s New Roman" w:hAnsi="Time s New Roman"/>
                <w:noProof/>
                <w:lang w:val="vi-VN"/>
              </w:rPr>
              <w:t>.5</w:t>
            </w:r>
            <w:r w:rsidRPr="0050294D">
              <w:rPr>
                <w:rStyle w:val="Hyperlink"/>
                <w:rFonts w:ascii="Time s New Roman" w:hAnsi="Time s New Roman"/>
                <w:noProof/>
              </w:rPr>
              <w:t>. Bảng Kho</w:t>
            </w:r>
            <w:r>
              <w:rPr>
                <w:noProof/>
                <w:webHidden/>
              </w:rPr>
              <w:tab/>
            </w:r>
            <w:r>
              <w:rPr>
                <w:noProof/>
                <w:webHidden/>
              </w:rPr>
              <w:fldChar w:fldCharType="begin"/>
            </w:r>
            <w:r>
              <w:rPr>
                <w:noProof/>
                <w:webHidden/>
              </w:rPr>
              <w:instrText xml:space="preserve"> PAGEREF _Toc227272706 \h </w:instrText>
            </w:r>
          </w:ins>
          <w:r>
            <w:rPr>
              <w:noProof/>
              <w:webHidden/>
            </w:rPr>
          </w:r>
          <w:ins w:id="239" w:author="Tuan NV" w:date="2026-04-16T22:54:00Z" w16du:dateUtc="2026-04-16T15:54:00Z">
            <w:r>
              <w:rPr>
                <w:noProof/>
                <w:webHidden/>
              </w:rPr>
              <w:fldChar w:fldCharType="separate"/>
            </w:r>
            <w:r>
              <w:rPr>
                <w:noProof/>
                <w:webHidden/>
              </w:rPr>
              <w:t>34</w:t>
            </w:r>
            <w:r>
              <w:rPr>
                <w:noProof/>
                <w:webHidden/>
              </w:rPr>
              <w:fldChar w:fldCharType="end"/>
            </w:r>
            <w:r w:rsidRPr="0050294D">
              <w:rPr>
                <w:rStyle w:val="Hyperlink"/>
                <w:noProof/>
              </w:rPr>
              <w:fldChar w:fldCharType="end"/>
            </w:r>
          </w:ins>
        </w:p>
        <w:p w14:paraId="2BC90031" w14:textId="2F5D69D9" w:rsidR="00BC7F90" w:rsidRDefault="00BC7F90">
          <w:pPr>
            <w:pStyle w:val="TOC2"/>
            <w:tabs>
              <w:tab w:val="right" w:leader="dot" w:pos="9062"/>
            </w:tabs>
            <w:rPr>
              <w:ins w:id="240" w:author="Tuan NV" w:date="2026-04-16T22:54:00Z" w16du:dateUtc="2026-04-16T15:54:00Z"/>
              <w:rFonts w:asciiTheme="minorHAnsi" w:eastAsiaTheme="minorEastAsia" w:hAnsiTheme="minorHAnsi"/>
              <w:noProof/>
              <w:color w:val="auto"/>
              <w:kern w:val="2"/>
              <w:sz w:val="24"/>
              <w:szCs w:val="24"/>
              <w14:ligatures w14:val="standardContextual"/>
            </w:rPr>
          </w:pPr>
          <w:ins w:id="241" w:author="Tuan NV" w:date="2026-04-16T22:54:00Z" w16du:dateUtc="2026-04-16T15:54:00Z">
            <w:r w:rsidRPr="0050294D">
              <w:rPr>
                <w:rStyle w:val="Hyperlink"/>
                <w:noProof/>
              </w:rPr>
              <w:lastRenderedPageBreak/>
              <w:fldChar w:fldCharType="begin"/>
            </w:r>
            <w:r w:rsidRPr="0050294D">
              <w:rPr>
                <w:rStyle w:val="Hyperlink"/>
                <w:noProof/>
              </w:rPr>
              <w:instrText xml:space="preserve"> </w:instrText>
            </w:r>
            <w:r>
              <w:rPr>
                <w:noProof/>
              </w:rPr>
              <w:instrText>HYPERLINK \l "_Toc227272707"</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 s New Roman" w:hAnsi="Time s New Roman"/>
                <w:noProof/>
              </w:rPr>
              <w:t>5</w:t>
            </w:r>
            <w:r w:rsidRPr="0050294D">
              <w:rPr>
                <w:rStyle w:val="Hyperlink"/>
                <w:rFonts w:ascii="Time s New Roman" w:hAnsi="Time s New Roman"/>
                <w:noProof/>
                <w:lang w:val="vi-VN"/>
              </w:rPr>
              <w:t>.6</w:t>
            </w:r>
            <w:r w:rsidRPr="0050294D">
              <w:rPr>
                <w:rStyle w:val="Hyperlink"/>
                <w:rFonts w:ascii="Time s New Roman" w:hAnsi="Time s New Roman"/>
                <w:noProof/>
              </w:rPr>
              <w:t>. Bảng Nhập kho</w:t>
            </w:r>
            <w:r>
              <w:rPr>
                <w:noProof/>
                <w:webHidden/>
              </w:rPr>
              <w:tab/>
            </w:r>
            <w:r>
              <w:rPr>
                <w:noProof/>
                <w:webHidden/>
              </w:rPr>
              <w:fldChar w:fldCharType="begin"/>
            </w:r>
            <w:r>
              <w:rPr>
                <w:noProof/>
                <w:webHidden/>
              </w:rPr>
              <w:instrText xml:space="preserve"> PAGEREF _Toc227272707 \h </w:instrText>
            </w:r>
          </w:ins>
          <w:r>
            <w:rPr>
              <w:noProof/>
              <w:webHidden/>
            </w:rPr>
          </w:r>
          <w:ins w:id="242" w:author="Tuan NV" w:date="2026-04-16T22:54:00Z" w16du:dateUtc="2026-04-16T15:54:00Z">
            <w:r>
              <w:rPr>
                <w:noProof/>
                <w:webHidden/>
              </w:rPr>
              <w:fldChar w:fldCharType="separate"/>
            </w:r>
            <w:r>
              <w:rPr>
                <w:noProof/>
                <w:webHidden/>
              </w:rPr>
              <w:t>34</w:t>
            </w:r>
            <w:r>
              <w:rPr>
                <w:noProof/>
                <w:webHidden/>
              </w:rPr>
              <w:fldChar w:fldCharType="end"/>
            </w:r>
            <w:r w:rsidRPr="0050294D">
              <w:rPr>
                <w:rStyle w:val="Hyperlink"/>
                <w:noProof/>
              </w:rPr>
              <w:fldChar w:fldCharType="end"/>
            </w:r>
          </w:ins>
        </w:p>
        <w:p w14:paraId="591918FD" w14:textId="323EC881" w:rsidR="00BC7F90" w:rsidRDefault="00BC7F90">
          <w:pPr>
            <w:pStyle w:val="TOC2"/>
            <w:tabs>
              <w:tab w:val="right" w:leader="dot" w:pos="9062"/>
            </w:tabs>
            <w:rPr>
              <w:ins w:id="243" w:author="Tuan NV" w:date="2026-04-16T22:54:00Z" w16du:dateUtc="2026-04-16T15:54:00Z"/>
              <w:rFonts w:asciiTheme="minorHAnsi" w:eastAsiaTheme="minorEastAsia" w:hAnsiTheme="minorHAnsi"/>
              <w:noProof/>
              <w:color w:val="auto"/>
              <w:kern w:val="2"/>
              <w:sz w:val="24"/>
              <w:szCs w:val="24"/>
              <w14:ligatures w14:val="standardContextual"/>
            </w:rPr>
          </w:pPr>
          <w:ins w:id="244"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"_Toc227272708"</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 s New Roman" w:hAnsi="Time s New Roman"/>
                <w:noProof/>
              </w:rPr>
              <w:t>5</w:t>
            </w:r>
            <w:r w:rsidRPr="0050294D">
              <w:rPr>
                <w:rStyle w:val="Hyperlink"/>
                <w:rFonts w:ascii="Time s New Roman" w:hAnsi="Time s New Roman"/>
                <w:noProof/>
                <w:lang w:val="vi-VN"/>
              </w:rPr>
              <w:t>.7</w:t>
            </w:r>
            <w:r w:rsidRPr="0050294D">
              <w:rPr>
                <w:rStyle w:val="Hyperlink"/>
                <w:rFonts w:ascii="Time s New Roman" w:hAnsi="Time s New Roman"/>
                <w:noProof/>
              </w:rPr>
              <w:t>. Bảng Xuất kho</w:t>
            </w:r>
            <w:r>
              <w:rPr>
                <w:noProof/>
                <w:webHidden/>
              </w:rPr>
              <w:tab/>
            </w:r>
            <w:r>
              <w:rPr>
                <w:noProof/>
                <w:webHidden/>
              </w:rPr>
              <w:fldChar w:fldCharType="begin"/>
            </w:r>
            <w:r>
              <w:rPr>
                <w:noProof/>
                <w:webHidden/>
              </w:rPr>
              <w:instrText xml:space="preserve"> PAGEREF _Toc227272708 \h </w:instrText>
            </w:r>
          </w:ins>
          <w:r>
            <w:rPr>
              <w:noProof/>
              <w:webHidden/>
            </w:rPr>
          </w:r>
          <w:ins w:id="245" w:author="Tuan NV" w:date="2026-04-16T22:54:00Z" w16du:dateUtc="2026-04-16T15:54:00Z">
            <w:r>
              <w:rPr>
                <w:noProof/>
                <w:webHidden/>
              </w:rPr>
              <w:fldChar w:fldCharType="separate"/>
            </w:r>
            <w:r>
              <w:rPr>
                <w:noProof/>
                <w:webHidden/>
              </w:rPr>
              <w:t>34</w:t>
            </w:r>
            <w:r>
              <w:rPr>
                <w:noProof/>
                <w:webHidden/>
              </w:rPr>
              <w:fldChar w:fldCharType="end"/>
            </w:r>
            <w:r w:rsidRPr="0050294D">
              <w:rPr>
                <w:rStyle w:val="Hyperlink"/>
                <w:noProof/>
              </w:rPr>
              <w:fldChar w:fldCharType="end"/>
            </w:r>
          </w:ins>
        </w:p>
        <w:p w14:paraId="32E07CCD" w14:textId="41DEC638" w:rsidR="00BC7F90" w:rsidRDefault="00BC7F90">
          <w:pPr>
            <w:pStyle w:val="TOC2"/>
            <w:tabs>
              <w:tab w:val="right" w:leader="dot" w:pos="9062"/>
            </w:tabs>
            <w:rPr>
              <w:ins w:id="246" w:author="Tuan NV" w:date="2026-04-16T22:54:00Z" w16du:dateUtc="2026-04-16T15:54:00Z"/>
              <w:rFonts w:asciiTheme="minorHAnsi" w:eastAsiaTheme="minorEastAsia" w:hAnsiTheme="minorHAnsi"/>
              <w:noProof/>
              <w:color w:val="auto"/>
              <w:kern w:val="2"/>
              <w:sz w:val="24"/>
              <w:szCs w:val="24"/>
              <w14:ligatures w14:val="standardContextual"/>
            </w:rPr>
          </w:pPr>
          <w:ins w:id="247"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"_Toc227272709"</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 s New Roman" w:hAnsi="Time s New Roman"/>
                <w:noProof/>
              </w:rPr>
              <w:t>5</w:t>
            </w:r>
            <w:r w:rsidRPr="0050294D">
              <w:rPr>
                <w:rStyle w:val="Hyperlink"/>
                <w:rFonts w:ascii="Time s New Roman" w:hAnsi="Time s New Roman"/>
                <w:noProof/>
                <w:lang w:val="vi-VN"/>
              </w:rPr>
              <w:t>.8</w:t>
            </w:r>
            <w:r w:rsidRPr="0050294D">
              <w:rPr>
                <w:rStyle w:val="Hyperlink"/>
                <w:rFonts w:ascii="Time s New Roman" w:hAnsi="Time s New Roman"/>
                <w:noProof/>
              </w:rPr>
              <w:t>. Bảng Tồn kho</w:t>
            </w:r>
            <w:r>
              <w:rPr>
                <w:noProof/>
                <w:webHidden/>
              </w:rPr>
              <w:tab/>
            </w:r>
            <w:r>
              <w:rPr>
                <w:noProof/>
                <w:webHidden/>
              </w:rPr>
              <w:fldChar w:fldCharType="begin"/>
            </w:r>
            <w:r>
              <w:rPr>
                <w:noProof/>
                <w:webHidden/>
              </w:rPr>
              <w:instrText xml:space="preserve"> PAGEREF _Toc227272709 \h </w:instrText>
            </w:r>
          </w:ins>
          <w:r>
            <w:rPr>
              <w:noProof/>
              <w:webHidden/>
            </w:rPr>
          </w:r>
          <w:ins w:id="248" w:author="Tuan NV" w:date="2026-04-16T22:54:00Z" w16du:dateUtc="2026-04-16T15:54:00Z">
            <w:r>
              <w:rPr>
                <w:noProof/>
                <w:webHidden/>
              </w:rPr>
              <w:fldChar w:fldCharType="separate"/>
            </w:r>
            <w:r>
              <w:rPr>
                <w:noProof/>
                <w:webHidden/>
              </w:rPr>
              <w:t>35</w:t>
            </w:r>
            <w:r>
              <w:rPr>
                <w:noProof/>
                <w:webHidden/>
              </w:rPr>
              <w:fldChar w:fldCharType="end"/>
            </w:r>
            <w:r w:rsidRPr="0050294D">
              <w:rPr>
                <w:rStyle w:val="Hyperlink"/>
                <w:noProof/>
              </w:rPr>
              <w:fldChar w:fldCharType="end"/>
            </w:r>
          </w:ins>
        </w:p>
        <w:p w14:paraId="6920849C" w14:textId="00EEF195" w:rsidR="00BC7F90" w:rsidRDefault="00BC7F90">
          <w:pPr>
            <w:pStyle w:val="TOC2"/>
            <w:tabs>
              <w:tab w:val="right" w:leader="dot" w:pos="9062"/>
            </w:tabs>
            <w:rPr>
              <w:ins w:id="249" w:author="Tuan NV" w:date="2026-04-16T22:54:00Z" w16du:dateUtc="2026-04-16T15:54:00Z"/>
              <w:rFonts w:asciiTheme="minorHAnsi" w:eastAsiaTheme="minorEastAsia" w:hAnsiTheme="minorHAnsi"/>
              <w:noProof/>
              <w:color w:val="auto"/>
              <w:kern w:val="2"/>
              <w:sz w:val="24"/>
              <w:szCs w:val="24"/>
              <w14:ligatures w14:val="standardContextual"/>
            </w:rPr>
          </w:pPr>
          <w:ins w:id="250"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"_Toc227272710"</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 s New Roman" w:hAnsi="Time s New Roman"/>
                <w:noProof/>
              </w:rPr>
              <w:t>5</w:t>
            </w:r>
            <w:r w:rsidRPr="0050294D">
              <w:rPr>
                <w:rStyle w:val="Hyperlink"/>
                <w:rFonts w:ascii="Time s New Roman" w:hAnsi="Time s New Roman"/>
                <w:noProof/>
                <w:lang w:val="vi-VN"/>
              </w:rPr>
              <w:t>.9</w:t>
            </w:r>
            <w:r w:rsidRPr="0050294D">
              <w:rPr>
                <w:rStyle w:val="Hyperlink"/>
                <w:rFonts w:ascii="Time s New Roman" w:hAnsi="Time s New Roman"/>
                <w:noProof/>
              </w:rPr>
              <w:t>. Bảng Khách hàng</w:t>
            </w:r>
            <w:r>
              <w:rPr>
                <w:noProof/>
                <w:webHidden/>
              </w:rPr>
              <w:tab/>
            </w:r>
            <w:r>
              <w:rPr>
                <w:noProof/>
                <w:webHidden/>
              </w:rPr>
              <w:fldChar w:fldCharType="begin"/>
            </w:r>
            <w:r>
              <w:rPr>
                <w:noProof/>
                <w:webHidden/>
              </w:rPr>
              <w:instrText xml:space="preserve"> PAGEREF _Toc227272710 \h </w:instrText>
            </w:r>
          </w:ins>
          <w:r>
            <w:rPr>
              <w:noProof/>
              <w:webHidden/>
            </w:rPr>
          </w:r>
          <w:ins w:id="251" w:author="Tuan NV" w:date="2026-04-16T22:54:00Z" w16du:dateUtc="2026-04-16T15:54:00Z">
            <w:r>
              <w:rPr>
                <w:noProof/>
                <w:webHidden/>
              </w:rPr>
              <w:fldChar w:fldCharType="separate"/>
            </w:r>
            <w:r>
              <w:rPr>
                <w:noProof/>
                <w:webHidden/>
              </w:rPr>
              <w:t>35</w:t>
            </w:r>
            <w:r>
              <w:rPr>
                <w:noProof/>
                <w:webHidden/>
              </w:rPr>
              <w:fldChar w:fldCharType="end"/>
            </w:r>
            <w:r w:rsidRPr="0050294D">
              <w:rPr>
                <w:rStyle w:val="Hyperlink"/>
                <w:noProof/>
              </w:rPr>
              <w:fldChar w:fldCharType="end"/>
            </w:r>
          </w:ins>
        </w:p>
        <w:p w14:paraId="1F8C4118" w14:textId="1A36A997" w:rsidR="00BC7F90" w:rsidRDefault="00BC7F90">
          <w:pPr>
            <w:pStyle w:val="TOC2"/>
            <w:tabs>
              <w:tab w:val="right" w:leader="dot" w:pos="9062"/>
            </w:tabs>
            <w:rPr>
              <w:ins w:id="252" w:author="Tuan NV" w:date="2026-04-16T22:54:00Z" w16du:dateUtc="2026-04-16T15:54:00Z"/>
              <w:rFonts w:asciiTheme="minorHAnsi" w:eastAsiaTheme="minorEastAsia" w:hAnsiTheme="minorHAnsi"/>
              <w:noProof/>
              <w:color w:val="auto"/>
              <w:kern w:val="2"/>
              <w:sz w:val="24"/>
              <w:szCs w:val="24"/>
              <w14:ligatures w14:val="standardContextual"/>
            </w:rPr>
          </w:pPr>
          <w:ins w:id="253"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"_Toc227272711"</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 s New Roman" w:hAnsi="Time s New Roman"/>
                <w:noProof/>
              </w:rPr>
              <w:t>5</w:t>
            </w:r>
            <w:r w:rsidRPr="0050294D">
              <w:rPr>
                <w:rStyle w:val="Hyperlink"/>
                <w:rFonts w:ascii="Time s New Roman" w:hAnsi="Time s New Roman"/>
                <w:noProof/>
                <w:lang w:val="vi-VN"/>
              </w:rPr>
              <w:t>.10.</w:t>
            </w:r>
            <w:r w:rsidRPr="0050294D">
              <w:rPr>
                <w:rStyle w:val="Hyperlink"/>
                <w:rFonts w:ascii="Time s New Roman" w:hAnsi="Time s New Roman"/>
                <w:noProof/>
              </w:rPr>
              <w:t xml:space="preserve"> Bảng Đơn xuất hàng</w:t>
            </w:r>
            <w:r>
              <w:rPr>
                <w:noProof/>
                <w:webHidden/>
              </w:rPr>
              <w:tab/>
            </w:r>
            <w:r>
              <w:rPr>
                <w:noProof/>
                <w:webHidden/>
              </w:rPr>
              <w:fldChar w:fldCharType="begin"/>
            </w:r>
            <w:r>
              <w:rPr>
                <w:noProof/>
                <w:webHidden/>
              </w:rPr>
              <w:instrText xml:space="preserve"> PAGEREF _Toc227272711 \h </w:instrText>
            </w:r>
          </w:ins>
          <w:r>
            <w:rPr>
              <w:noProof/>
              <w:webHidden/>
            </w:rPr>
          </w:r>
          <w:ins w:id="254" w:author="Tuan NV" w:date="2026-04-16T22:54:00Z" w16du:dateUtc="2026-04-16T15:54:00Z">
            <w:r>
              <w:rPr>
                <w:noProof/>
                <w:webHidden/>
              </w:rPr>
              <w:fldChar w:fldCharType="separate"/>
            </w:r>
            <w:r>
              <w:rPr>
                <w:noProof/>
                <w:webHidden/>
              </w:rPr>
              <w:t>35</w:t>
            </w:r>
            <w:r>
              <w:rPr>
                <w:noProof/>
                <w:webHidden/>
              </w:rPr>
              <w:fldChar w:fldCharType="end"/>
            </w:r>
            <w:r w:rsidRPr="0050294D">
              <w:rPr>
                <w:rStyle w:val="Hyperlink"/>
                <w:noProof/>
              </w:rPr>
              <w:fldChar w:fldCharType="end"/>
            </w:r>
          </w:ins>
        </w:p>
        <w:p w14:paraId="62AA0930" w14:textId="3F49FEB1" w:rsidR="00BC7F90" w:rsidRDefault="00BC7F90">
          <w:pPr>
            <w:pStyle w:val="TOC2"/>
            <w:tabs>
              <w:tab w:val="right" w:leader="dot" w:pos="9062"/>
            </w:tabs>
            <w:rPr>
              <w:ins w:id="255" w:author="Tuan NV" w:date="2026-04-16T22:54:00Z" w16du:dateUtc="2026-04-16T15:54:00Z"/>
              <w:rFonts w:asciiTheme="minorHAnsi" w:eastAsiaTheme="minorEastAsia" w:hAnsiTheme="minorHAnsi"/>
              <w:noProof/>
              <w:color w:val="auto"/>
              <w:kern w:val="2"/>
              <w:sz w:val="24"/>
              <w:szCs w:val="24"/>
              <w14:ligatures w14:val="standardContextual"/>
            </w:rPr>
          </w:pPr>
          <w:ins w:id="256"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"_Toc227272712"</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 s New Roman" w:hAnsi="Time s New Roman"/>
                <w:noProof/>
              </w:rPr>
              <w:t>5</w:t>
            </w:r>
            <w:r w:rsidRPr="0050294D">
              <w:rPr>
                <w:rStyle w:val="Hyperlink"/>
                <w:rFonts w:ascii="Time s New Roman" w:hAnsi="Time s New Roman"/>
                <w:noProof/>
                <w:lang w:val="vi-VN"/>
              </w:rPr>
              <w:t>.11</w:t>
            </w:r>
            <w:r w:rsidRPr="0050294D">
              <w:rPr>
                <w:rStyle w:val="Hyperlink"/>
                <w:rFonts w:ascii="Time s New Roman" w:hAnsi="Time s New Roman"/>
                <w:noProof/>
              </w:rPr>
              <w:t>. Bảng Chi tiết đơn xuất</w:t>
            </w:r>
            <w:r>
              <w:rPr>
                <w:noProof/>
                <w:webHidden/>
              </w:rPr>
              <w:tab/>
            </w:r>
            <w:r>
              <w:rPr>
                <w:noProof/>
                <w:webHidden/>
              </w:rPr>
              <w:fldChar w:fldCharType="begin"/>
            </w:r>
            <w:r>
              <w:rPr>
                <w:noProof/>
                <w:webHidden/>
              </w:rPr>
              <w:instrText xml:space="preserve"> PAGEREF _Toc227272712 \h </w:instrText>
            </w:r>
          </w:ins>
          <w:r>
            <w:rPr>
              <w:noProof/>
              <w:webHidden/>
            </w:rPr>
          </w:r>
          <w:ins w:id="257" w:author="Tuan NV" w:date="2026-04-16T22:54:00Z" w16du:dateUtc="2026-04-16T15:54:00Z">
            <w:r>
              <w:rPr>
                <w:noProof/>
                <w:webHidden/>
              </w:rPr>
              <w:fldChar w:fldCharType="separate"/>
            </w:r>
            <w:r>
              <w:rPr>
                <w:noProof/>
                <w:webHidden/>
              </w:rPr>
              <w:t>35</w:t>
            </w:r>
            <w:r>
              <w:rPr>
                <w:noProof/>
                <w:webHidden/>
              </w:rPr>
              <w:fldChar w:fldCharType="end"/>
            </w:r>
            <w:r w:rsidRPr="0050294D">
              <w:rPr>
                <w:rStyle w:val="Hyperlink"/>
                <w:noProof/>
              </w:rPr>
              <w:fldChar w:fldCharType="end"/>
            </w:r>
          </w:ins>
        </w:p>
        <w:p w14:paraId="302F5D9D" w14:textId="26638C0D" w:rsidR="00BC7F90" w:rsidRDefault="00BC7F90">
          <w:pPr>
            <w:pStyle w:val="TOC2"/>
            <w:tabs>
              <w:tab w:val="right" w:leader="dot" w:pos="9062"/>
            </w:tabs>
            <w:rPr>
              <w:ins w:id="258" w:author="Tuan NV" w:date="2026-04-16T22:54:00Z" w16du:dateUtc="2026-04-16T15:54:00Z"/>
              <w:rFonts w:asciiTheme="minorHAnsi" w:eastAsiaTheme="minorEastAsia" w:hAnsiTheme="minorHAnsi"/>
              <w:noProof/>
              <w:color w:val="auto"/>
              <w:kern w:val="2"/>
              <w:sz w:val="24"/>
              <w:szCs w:val="24"/>
              <w14:ligatures w14:val="standardContextual"/>
            </w:rPr>
          </w:pPr>
          <w:ins w:id="259"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"_Toc227272713"</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 s New Roman" w:hAnsi="Time s New Roman"/>
                <w:noProof/>
              </w:rPr>
              <w:t>5</w:t>
            </w:r>
            <w:r w:rsidRPr="0050294D">
              <w:rPr>
                <w:rStyle w:val="Hyperlink"/>
                <w:rFonts w:ascii="Time s New Roman" w:hAnsi="Time s New Roman"/>
                <w:noProof/>
                <w:lang w:val="vi-VN"/>
              </w:rPr>
              <w:t>.12</w:t>
            </w:r>
            <w:r w:rsidRPr="0050294D">
              <w:rPr>
                <w:rStyle w:val="Hyperlink"/>
                <w:rFonts w:ascii="Time s New Roman" w:hAnsi="Time s New Roman"/>
                <w:noProof/>
              </w:rPr>
              <w:t>. Bảng Vận chuyển</w:t>
            </w:r>
            <w:r>
              <w:rPr>
                <w:noProof/>
                <w:webHidden/>
              </w:rPr>
              <w:tab/>
            </w:r>
            <w:r>
              <w:rPr>
                <w:noProof/>
                <w:webHidden/>
              </w:rPr>
              <w:fldChar w:fldCharType="begin"/>
            </w:r>
            <w:r>
              <w:rPr>
                <w:noProof/>
                <w:webHidden/>
              </w:rPr>
              <w:instrText xml:space="preserve"> PAGEREF _Toc227272713 \h </w:instrText>
            </w:r>
          </w:ins>
          <w:r>
            <w:rPr>
              <w:noProof/>
              <w:webHidden/>
            </w:rPr>
          </w:r>
          <w:ins w:id="260" w:author="Tuan NV" w:date="2026-04-16T22:54:00Z" w16du:dateUtc="2026-04-16T15:54:00Z">
            <w:r>
              <w:rPr>
                <w:noProof/>
                <w:webHidden/>
              </w:rPr>
              <w:fldChar w:fldCharType="separate"/>
            </w:r>
            <w:r>
              <w:rPr>
                <w:noProof/>
                <w:webHidden/>
              </w:rPr>
              <w:t>36</w:t>
            </w:r>
            <w:r>
              <w:rPr>
                <w:noProof/>
                <w:webHidden/>
              </w:rPr>
              <w:fldChar w:fldCharType="end"/>
            </w:r>
            <w:r w:rsidRPr="0050294D">
              <w:rPr>
                <w:rStyle w:val="Hyperlink"/>
                <w:noProof/>
              </w:rPr>
              <w:fldChar w:fldCharType="end"/>
            </w:r>
          </w:ins>
        </w:p>
        <w:p w14:paraId="24272E72" w14:textId="35447108" w:rsidR="00BC7F90" w:rsidRDefault="00BC7F90">
          <w:pPr>
            <w:pStyle w:val="TOC1"/>
            <w:tabs>
              <w:tab w:val="right" w:leader="dot" w:pos="9062"/>
            </w:tabs>
            <w:rPr>
              <w:ins w:id="261" w:author="Tuan NV" w:date="2026-04-16T22:54:00Z" w16du:dateUtc="2026-04-16T15:54:00Z"/>
              <w:rFonts w:asciiTheme="minorHAnsi" w:eastAsiaTheme="minorEastAsia" w:hAnsiTheme="minorHAnsi"/>
              <w:noProof/>
              <w:color w:val="auto"/>
              <w:kern w:val="2"/>
              <w:sz w:val="24"/>
              <w:szCs w:val="24"/>
              <w14:ligatures w14:val="standardContextual"/>
            </w:rPr>
          </w:pPr>
          <w:ins w:id="262"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"_Toc227272714"</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 s New Roman" w:hAnsi="Time s New Roman"/>
                <w:noProof/>
              </w:rPr>
              <w:t>CHƯƠNG 6: CÁC CÂU LỆNH TRUY VẤN SQL</w:t>
            </w:r>
            <w:r>
              <w:rPr>
                <w:noProof/>
                <w:webHidden/>
              </w:rPr>
              <w:tab/>
            </w:r>
            <w:r>
              <w:rPr>
                <w:noProof/>
                <w:webHidden/>
              </w:rPr>
              <w:fldChar w:fldCharType="begin"/>
            </w:r>
            <w:r>
              <w:rPr>
                <w:noProof/>
                <w:webHidden/>
              </w:rPr>
              <w:instrText xml:space="preserve"> PAGEREF _Toc227272714 \h </w:instrText>
            </w:r>
          </w:ins>
          <w:r>
            <w:rPr>
              <w:noProof/>
              <w:webHidden/>
            </w:rPr>
          </w:r>
          <w:ins w:id="263" w:author="Tuan NV" w:date="2026-04-16T22:54:00Z" w16du:dateUtc="2026-04-16T15:54:00Z">
            <w:r>
              <w:rPr>
                <w:noProof/>
                <w:webHidden/>
              </w:rPr>
              <w:fldChar w:fldCharType="separate"/>
            </w:r>
            <w:r>
              <w:rPr>
                <w:noProof/>
                <w:webHidden/>
              </w:rPr>
              <w:t>37</w:t>
            </w:r>
            <w:r>
              <w:rPr>
                <w:noProof/>
                <w:webHidden/>
              </w:rPr>
              <w:fldChar w:fldCharType="end"/>
            </w:r>
            <w:r w:rsidRPr="0050294D">
              <w:rPr>
                <w:rStyle w:val="Hyperlink"/>
                <w:noProof/>
              </w:rPr>
              <w:fldChar w:fldCharType="end"/>
            </w:r>
          </w:ins>
        </w:p>
        <w:p w14:paraId="0E2DA029" w14:textId="2EC81F77" w:rsidR="00BC7F90" w:rsidRDefault="00BC7F90">
          <w:pPr>
            <w:pStyle w:val="TOC2"/>
            <w:tabs>
              <w:tab w:val="right" w:leader="dot" w:pos="9062"/>
            </w:tabs>
            <w:rPr>
              <w:ins w:id="264" w:author="Tuan NV" w:date="2026-04-16T22:54:00Z" w16du:dateUtc="2026-04-16T15:54:00Z"/>
              <w:rFonts w:asciiTheme="minorHAnsi" w:eastAsiaTheme="minorEastAsia" w:hAnsiTheme="minorHAnsi"/>
              <w:noProof/>
              <w:color w:val="auto"/>
              <w:kern w:val="2"/>
              <w:sz w:val="24"/>
              <w:szCs w:val="24"/>
              <w14:ligatures w14:val="standardContextual"/>
            </w:rPr>
          </w:pPr>
          <w:ins w:id="265"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"_Toc227272715"</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 s New Roman" w:hAnsi="Time s New Roman"/>
                <w:noProof/>
              </w:rPr>
              <w:t>6</w:t>
            </w:r>
            <w:r w:rsidRPr="0050294D">
              <w:rPr>
                <w:rStyle w:val="Hyperlink"/>
                <w:rFonts w:ascii="Time s New Roman" w:hAnsi="Time s New Roman"/>
                <w:noProof/>
                <w:lang w:val="vi-VN"/>
              </w:rPr>
              <w:t>.1</w:t>
            </w:r>
            <w:r w:rsidRPr="0050294D">
              <w:rPr>
                <w:rStyle w:val="Hyperlink"/>
                <w:rFonts w:ascii="Time s New Roman" w:hAnsi="Time s New Roman"/>
                <w:noProof/>
              </w:rPr>
              <w:t>. 02 câu lệnh gồm SELECT có điều kiện trên một Bảng</w:t>
            </w:r>
            <w:r>
              <w:rPr>
                <w:noProof/>
                <w:webHidden/>
              </w:rPr>
              <w:tab/>
            </w:r>
            <w:r>
              <w:rPr>
                <w:noProof/>
                <w:webHidden/>
              </w:rPr>
              <w:fldChar w:fldCharType="begin"/>
            </w:r>
            <w:r>
              <w:rPr>
                <w:noProof/>
                <w:webHidden/>
              </w:rPr>
              <w:instrText xml:space="preserve"> PAGEREF _Toc227272715 \h </w:instrText>
            </w:r>
          </w:ins>
          <w:r>
            <w:rPr>
              <w:noProof/>
              <w:webHidden/>
            </w:rPr>
          </w:r>
          <w:ins w:id="266" w:author="Tuan NV" w:date="2026-04-16T22:54:00Z" w16du:dateUtc="2026-04-16T15:54:00Z">
            <w:r>
              <w:rPr>
                <w:noProof/>
                <w:webHidden/>
              </w:rPr>
              <w:fldChar w:fldCharType="separate"/>
            </w:r>
            <w:r>
              <w:rPr>
                <w:noProof/>
                <w:webHidden/>
              </w:rPr>
              <w:t>37</w:t>
            </w:r>
            <w:r>
              <w:rPr>
                <w:noProof/>
                <w:webHidden/>
              </w:rPr>
              <w:fldChar w:fldCharType="end"/>
            </w:r>
            <w:r w:rsidRPr="0050294D">
              <w:rPr>
                <w:rStyle w:val="Hyperlink"/>
                <w:noProof/>
              </w:rPr>
              <w:fldChar w:fldCharType="end"/>
            </w:r>
          </w:ins>
        </w:p>
        <w:p w14:paraId="07660915" w14:textId="1B60EEAD" w:rsidR="00BC7F90" w:rsidRDefault="00BC7F90">
          <w:pPr>
            <w:pStyle w:val="TOC3"/>
            <w:tabs>
              <w:tab w:val="right" w:leader="dot" w:pos="9062"/>
            </w:tabs>
            <w:rPr>
              <w:ins w:id="267" w:author="Tuan NV" w:date="2026-04-16T22:54:00Z" w16du:dateUtc="2026-04-16T15:54:00Z"/>
              <w:rFonts w:asciiTheme="minorHAnsi" w:eastAsiaTheme="minorEastAsia" w:hAnsiTheme="minorHAnsi"/>
              <w:noProof/>
              <w:color w:val="auto"/>
              <w:kern w:val="2"/>
              <w:sz w:val="24"/>
              <w:szCs w:val="24"/>
              <w14:ligatures w14:val="standardContextual"/>
            </w:rPr>
          </w:pPr>
          <w:ins w:id="268"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"_Toc227272716"</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 s New Roman" w:hAnsi="Time s New Roman"/>
                <w:noProof/>
              </w:rPr>
              <w:t>6</w:t>
            </w:r>
            <w:r w:rsidRPr="0050294D">
              <w:rPr>
                <w:rStyle w:val="Hyperlink"/>
                <w:rFonts w:ascii="Time s New Roman" w:hAnsi="Time s New Roman"/>
                <w:noProof/>
                <w:lang w:val="vi-VN"/>
              </w:rPr>
              <w:t xml:space="preserve">.1.1. </w:t>
            </w:r>
            <w:r w:rsidRPr="0050294D">
              <w:rPr>
                <w:rStyle w:val="Hyperlink"/>
                <w:rFonts w:ascii="Time s New Roman" w:hAnsi="Time s New Roman"/>
                <w:noProof/>
              </w:rPr>
              <w:t>Xem danh sách các nhà cung cấp đang hoạt động (Trạng thái = 1)</w:t>
            </w:r>
            <w:r>
              <w:rPr>
                <w:noProof/>
                <w:webHidden/>
              </w:rPr>
              <w:tab/>
            </w:r>
            <w:r>
              <w:rPr>
                <w:noProof/>
                <w:webHidden/>
              </w:rPr>
              <w:fldChar w:fldCharType="begin"/>
            </w:r>
            <w:r>
              <w:rPr>
                <w:noProof/>
                <w:webHidden/>
              </w:rPr>
              <w:instrText xml:space="preserve"> PAGEREF _Toc227272716 \h </w:instrText>
            </w:r>
          </w:ins>
          <w:r>
            <w:rPr>
              <w:noProof/>
              <w:webHidden/>
            </w:rPr>
          </w:r>
          <w:ins w:id="269" w:author="Tuan NV" w:date="2026-04-16T22:54:00Z" w16du:dateUtc="2026-04-16T15:54:00Z">
            <w:r>
              <w:rPr>
                <w:noProof/>
                <w:webHidden/>
              </w:rPr>
              <w:fldChar w:fldCharType="separate"/>
            </w:r>
            <w:r>
              <w:rPr>
                <w:noProof/>
                <w:webHidden/>
              </w:rPr>
              <w:t>37</w:t>
            </w:r>
            <w:r>
              <w:rPr>
                <w:noProof/>
                <w:webHidden/>
              </w:rPr>
              <w:fldChar w:fldCharType="end"/>
            </w:r>
            <w:r w:rsidRPr="0050294D">
              <w:rPr>
                <w:rStyle w:val="Hyperlink"/>
                <w:noProof/>
              </w:rPr>
              <w:fldChar w:fldCharType="end"/>
            </w:r>
          </w:ins>
        </w:p>
        <w:p w14:paraId="70772957" w14:textId="546A630E" w:rsidR="00BC7F90" w:rsidRDefault="00BC7F90">
          <w:pPr>
            <w:pStyle w:val="TOC3"/>
            <w:tabs>
              <w:tab w:val="right" w:leader="dot" w:pos="9062"/>
            </w:tabs>
            <w:rPr>
              <w:ins w:id="270" w:author="Tuan NV" w:date="2026-04-16T22:54:00Z" w16du:dateUtc="2026-04-16T15:54:00Z"/>
              <w:rFonts w:asciiTheme="minorHAnsi" w:eastAsiaTheme="minorEastAsia" w:hAnsiTheme="minorHAnsi"/>
              <w:noProof/>
              <w:color w:val="auto"/>
              <w:kern w:val="2"/>
              <w:sz w:val="24"/>
              <w:szCs w:val="24"/>
              <w14:ligatures w14:val="standardContextual"/>
            </w:rPr>
          </w:pPr>
          <w:ins w:id="271"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"_Toc227272717"</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 s New Roman" w:hAnsi="Time s New Roman"/>
                <w:noProof/>
              </w:rPr>
              <w:t>6</w:t>
            </w:r>
            <w:r w:rsidRPr="0050294D">
              <w:rPr>
                <w:rStyle w:val="Hyperlink"/>
                <w:rFonts w:ascii="Time s New Roman" w:hAnsi="Time s New Roman"/>
                <w:noProof/>
                <w:lang w:val="vi-VN"/>
              </w:rPr>
              <w:t xml:space="preserve">.1.2. </w:t>
            </w:r>
            <w:r w:rsidRPr="0050294D">
              <w:rPr>
                <w:rStyle w:val="Hyperlink"/>
                <w:rFonts w:ascii="Time s New Roman" w:hAnsi="Time s New Roman"/>
                <w:noProof/>
              </w:rPr>
              <w:t>Tìm các khách hàng thuộc loại 'Doanh nghiệp'</w:t>
            </w:r>
            <w:r>
              <w:rPr>
                <w:noProof/>
                <w:webHidden/>
              </w:rPr>
              <w:tab/>
            </w:r>
            <w:r>
              <w:rPr>
                <w:noProof/>
                <w:webHidden/>
              </w:rPr>
              <w:fldChar w:fldCharType="begin"/>
            </w:r>
            <w:r>
              <w:rPr>
                <w:noProof/>
                <w:webHidden/>
              </w:rPr>
              <w:instrText xml:space="preserve"> PAGEREF _Toc227272717 \h </w:instrText>
            </w:r>
          </w:ins>
          <w:r>
            <w:rPr>
              <w:noProof/>
              <w:webHidden/>
            </w:rPr>
          </w:r>
          <w:ins w:id="272" w:author="Tuan NV" w:date="2026-04-16T22:54:00Z" w16du:dateUtc="2026-04-16T15:54:00Z">
            <w:r>
              <w:rPr>
                <w:noProof/>
                <w:webHidden/>
              </w:rPr>
              <w:fldChar w:fldCharType="separate"/>
            </w:r>
            <w:r>
              <w:rPr>
                <w:noProof/>
                <w:webHidden/>
              </w:rPr>
              <w:t>37</w:t>
            </w:r>
            <w:r>
              <w:rPr>
                <w:noProof/>
                <w:webHidden/>
              </w:rPr>
              <w:fldChar w:fldCharType="end"/>
            </w:r>
            <w:r w:rsidRPr="0050294D">
              <w:rPr>
                <w:rStyle w:val="Hyperlink"/>
                <w:noProof/>
              </w:rPr>
              <w:fldChar w:fldCharType="end"/>
            </w:r>
          </w:ins>
        </w:p>
        <w:p w14:paraId="2679F015" w14:textId="5B0B8E05" w:rsidR="00BC7F90" w:rsidRDefault="00BC7F90">
          <w:pPr>
            <w:pStyle w:val="TOC2"/>
            <w:tabs>
              <w:tab w:val="right" w:leader="dot" w:pos="9062"/>
            </w:tabs>
            <w:rPr>
              <w:ins w:id="273" w:author="Tuan NV" w:date="2026-04-16T22:54:00Z" w16du:dateUtc="2026-04-16T15:54:00Z"/>
              <w:rFonts w:asciiTheme="minorHAnsi" w:eastAsiaTheme="minorEastAsia" w:hAnsiTheme="minorHAnsi"/>
              <w:noProof/>
              <w:color w:val="auto"/>
              <w:kern w:val="2"/>
              <w:sz w:val="24"/>
              <w:szCs w:val="24"/>
              <w14:ligatures w14:val="standardContextual"/>
            </w:rPr>
          </w:pPr>
          <w:ins w:id="274"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"_Toc227272718"</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 s New Roman" w:hAnsi="Time s New Roman"/>
                <w:noProof/>
              </w:rPr>
              <w:t>6</w:t>
            </w:r>
            <w:r w:rsidRPr="0050294D">
              <w:rPr>
                <w:rStyle w:val="Hyperlink"/>
                <w:rFonts w:ascii="Time s New Roman" w:hAnsi="Time s New Roman"/>
                <w:noProof/>
                <w:lang w:val="vi-VN"/>
              </w:rPr>
              <w:t>.2</w:t>
            </w:r>
            <w:r w:rsidRPr="0050294D">
              <w:rPr>
                <w:rStyle w:val="Hyperlink"/>
                <w:rFonts w:ascii="Time s New Roman" w:hAnsi="Time s New Roman"/>
                <w:noProof/>
              </w:rPr>
              <w:t>. 03 câu lệnh gồm SELECT có điều kiện trên hai Bảng</w:t>
            </w:r>
            <w:r>
              <w:rPr>
                <w:noProof/>
                <w:webHidden/>
              </w:rPr>
              <w:tab/>
            </w:r>
            <w:r>
              <w:rPr>
                <w:noProof/>
                <w:webHidden/>
              </w:rPr>
              <w:fldChar w:fldCharType="begin"/>
            </w:r>
            <w:r>
              <w:rPr>
                <w:noProof/>
                <w:webHidden/>
              </w:rPr>
              <w:instrText xml:space="preserve"> PAGEREF _Toc227272718 \h </w:instrText>
            </w:r>
          </w:ins>
          <w:r>
            <w:rPr>
              <w:noProof/>
              <w:webHidden/>
            </w:rPr>
          </w:r>
          <w:ins w:id="275" w:author="Tuan NV" w:date="2026-04-16T22:54:00Z" w16du:dateUtc="2026-04-16T15:54:00Z">
            <w:r>
              <w:rPr>
                <w:noProof/>
                <w:webHidden/>
              </w:rPr>
              <w:fldChar w:fldCharType="separate"/>
            </w:r>
            <w:r>
              <w:rPr>
                <w:noProof/>
                <w:webHidden/>
              </w:rPr>
              <w:t>37</w:t>
            </w:r>
            <w:r>
              <w:rPr>
                <w:noProof/>
                <w:webHidden/>
              </w:rPr>
              <w:fldChar w:fldCharType="end"/>
            </w:r>
            <w:r w:rsidRPr="0050294D">
              <w:rPr>
                <w:rStyle w:val="Hyperlink"/>
                <w:noProof/>
              </w:rPr>
              <w:fldChar w:fldCharType="end"/>
            </w:r>
          </w:ins>
        </w:p>
        <w:p w14:paraId="2EFC2AAD" w14:textId="6E6C5B62" w:rsidR="00BC7F90" w:rsidRDefault="00BC7F90">
          <w:pPr>
            <w:pStyle w:val="TOC3"/>
            <w:tabs>
              <w:tab w:val="right" w:leader="dot" w:pos="9062"/>
            </w:tabs>
            <w:rPr>
              <w:ins w:id="276" w:author="Tuan NV" w:date="2026-04-16T22:54:00Z" w16du:dateUtc="2026-04-16T15:54:00Z"/>
              <w:rFonts w:asciiTheme="minorHAnsi" w:eastAsiaTheme="minorEastAsia" w:hAnsiTheme="minorHAnsi"/>
              <w:noProof/>
              <w:color w:val="auto"/>
              <w:kern w:val="2"/>
              <w:sz w:val="24"/>
              <w:szCs w:val="24"/>
              <w14:ligatures w14:val="standardContextual"/>
            </w:rPr>
          </w:pPr>
          <w:ins w:id="277"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"_Toc227272719"</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 s New Roman" w:hAnsi="Time s New Roman"/>
                <w:noProof/>
              </w:rPr>
              <w:t>6</w:t>
            </w:r>
            <w:r w:rsidRPr="0050294D">
              <w:rPr>
                <w:rStyle w:val="Hyperlink"/>
                <w:rFonts w:ascii="Time s New Roman" w:hAnsi="Time s New Roman"/>
                <w:noProof/>
                <w:lang w:val="vi-VN"/>
              </w:rPr>
              <w:t xml:space="preserve">.2.1. </w:t>
            </w:r>
            <w:r w:rsidRPr="0050294D">
              <w:rPr>
                <w:rStyle w:val="Hyperlink"/>
                <w:rFonts w:ascii="Time s New Roman" w:hAnsi="Time s New Roman"/>
                <w:noProof/>
              </w:rPr>
              <w:t>Liệt kê các đơn xuất hàng cùng tên khách hàng tương ứng đã giao thành công</w:t>
            </w:r>
            <w:r>
              <w:rPr>
                <w:noProof/>
                <w:webHidden/>
              </w:rPr>
              <w:tab/>
            </w:r>
            <w:r>
              <w:rPr>
                <w:noProof/>
                <w:webHidden/>
              </w:rPr>
              <w:fldChar w:fldCharType="begin"/>
            </w:r>
            <w:r>
              <w:rPr>
                <w:noProof/>
                <w:webHidden/>
              </w:rPr>
              <w:instrText xml:space="preserve"> PAGEREF _Toc227272719 \h </w:instrText>
            </w:r>
          </w:ins>
          <w:r>
            <w:rPr>
              <w:noProof/>
              <w:webHidden/>
            </w:rPr>
          </w:r>
          <w:ins w:id="278" w:author="Tuan NV" w:date="2026-04-16T22:54:00Z" w16du:dateUtc="2026-04-16T15:54:00Z">
            <w:r>
              <w:rPr>
                <w:noProof/>
                <w:webHidden/>
              </w:rPr>
              <w:fldChar w:fldCharType="separate"/>
            </w:r>
            <w:r>
              <w:rPr>
                <w:noProof/>
                <w:webHidden/>
              </w:rPr>
              <w:t>37</w:t>
            </w:r>
            <w:r>
              <w:rPr>
                <w:noProof/>
                <w:webHidden/>
              </w:rPr>
              <w:fldChar w:fldCharType="end"/>
            </w:r>
            <w:r w:rsidRPr="0050294D">
              <w:rPr>
                <w:rStyle w:val="Hyperlink"/>
                <w:noProof/>
              </w:rPr>
              <w:fldChar w:fldCharType="end"/>
            </w:r>
          </w:ins>
        </w:p>
        <w:p w14:paraId="1AFDE88C" w14:textId="26B8FF1F" w:rsidR="00BC7F90" w:rsidRDefault="00BC7F90">
          <w:pPr>
            <w:pStyle w:val="TOC3"/>
            <w:tabs>
              <w:tab w:val="right" w:leader="dot" w:pos="9062"/>
            </w:tabs>
            <w:rPr>
              <w:ins w:id="279" w:author="Tuan NV" w:date="2026-04-16T22:54:00Z" w16du:dateUtc="2026-04-16T15:54:00Z"/>
              <w:rFonts w:asciiTheme="minorHAnsi" w:eastAsiaTheme="minorEastAsia" w:hAnsiTheme="minorHAnsi"/>
              <w:noProof/>
              <w:color w:val="auto"/>
              <w:kern w:val="2"/>
              <w:sz w:val="24"/>
              <w:szCs w:val="24"/>
              <w14:ligatures w14:val="standardContextual"/>
            </w:rPr>
          </w:pPr>
          <w:ins w:id="280"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"_Toc227272720"</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 s New Roman" w:hAnsi="Time s New Roman"/>
                <w:noProof/>
              </w:rPr>
              <w:t>6</w:t>
            </w:r>
            <w:r w:rsidRPr="0050294D">
              <w:rPr>
                <w:rStyle w:val="Hyperlink"/>
                <w:rFonts w:ascii="Time s New Roman" w:hAnsi="Time s New Roman"/>
                <w:noProof/>
                <w:lang w:val="vi-VN"/>
              </w:rPr>
              <w:t xml:space="preserve">.2.2. </w:t>
            </w:r>
            <w:r w:rsidRPr="0050294D">
              <w:rPr>
                <w:rStyle w:val="Hyperlink"/>
                <w:rFonts w:ascii="Time s New Roman" w:hAnsi="Time s New Roman"/>
                <w:noProof/>
              </w:rPr>
              <w:t>Xem chi tiết vật liệu (Tên vật liệu, số lượng) trong các đơn đặt hàng nhà cung cấp</w:t>
            </w:r>
            <w:r>
              <w:rPr>
                <w:noProof/>
                <w:webHidden/>
              </w:rPr>
              <w:tab/>
            </w:r>
            <w:r>
              <w:rPr>
                <w:noProof/>
                <w:webHidden/>
              </w:rPr>
              <w:fldChar w:fldCharType="begin"/>
            </w:r>
            <w:r>
              <w:rPr>
                <w:noProof/>
                <w:webHidden/>
              </w:rPr>
              <w:instrText xml:space="preserve"> PAGEREF _Toc227272720 \h </w:instrText>
            </w:r>
          </w:ins>
          <w:r>
            <w:rPr>
              <w:noProof/>
              <w:webHidden/>
            </w:rPr>
          </w:r>
          <w:ins w:id="281" w:author="Tuan NV" w:date="2026-04-16T22:54:00Z" w16du:dateUtc="2026-04-16T15:54:00Z">
            <w:r>
              <w:rPr>
                <w:noProof/>
                <w:webHidden/>
              </w:rPr>
              <w:fldChar w:fldCharType="separate"/>
            </w:r>
            <w:r>
              <w:rPr>
                <w:noProof/>
                <w:webHidden/>
              </w:rPr>
              <w:t>37</w:t>
            </w:r>
            <w:r>
              <w:rPr>
                <w:noProof/>
                <w:webHidden/>
              </w:rPr>
              <w:fldChar w:fldCharType="end"/>
            </w:r>
            <w:r w:rsidRPr="0050294D">
              <w:rPr>
                <w:rStyle w:val="Hyperlink"/>
                <w:noProof/>
              </w:rPr>
              <w:fldChar w:fldCharType="end"/>
            </w:r>
          </w:ins>
        </w:p>
        <w:p w14:paraId="19CEF118" w14:textId="4187A222" w:rsidR="00BC7F90" w:rsidRDefault="00BC7F90">
          <w:pPr>
            <w:pStyle w:val="TOC3"/>
            <w:tabs>
              <w:tab w:val="right" w:leader="dot" w:pos="9062"/>
            </w:tabs>
            <w:rPr>
              <w:ins w:id="282" w:author="Tuan NV" w:date="2026-04-16T22:54:00Z" w16du:dateUtc="2026-04-16T15:54:00Z"/>
              <w:rFonts w:asciiTheme="minorHAnsi" w:eastAsiaTheme="minorEastAsia" w:hAnsiTheme="minorHAnsi"/>
              <w:noProof/>
              <w:color w:val="auto"/>
              <w:kern w:val="2"/>
              <w:sz w:val="24"/>
              <w:szCs w:val="24"/>
              <w14:ligatures w14:val="standardContextual"/>
            </w:rPr>
          </w:pPr>
          <w:ins w:id="283"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"_Toc227272721"</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 s New Roman" w:hAnsi="Time s New Roman"/>
                <w:noProof/>
              </w:rPr>
              <w:t>6</w:t>
            </w:r>
            <w:r w:rsidRPr="0050294D">
              <w:rPr>
                <w:rStyle w:val="Hyperlink"/>
                <w:rFonts w:ascii="Time s New Roman" w:hAnsi="Time s New Roman"/>
                <w:noProof/>
                <w:lang w:val="vi-VN"/>
              </w:rPr>
              <w:t xml:space="preserve">.2.3. </w:t>
            </w:r>
            <w:r w:rsidRPr="0050294D">
              <w:rPr>
                <w:rStyle w:val="Hyperlink"/>
                <w:rFonts w:ascii="Time s New Roman" w:hAnsi="Time s New Roman"/>
                <w:noProof/>
              </w:rPr>
              <w:t>Hiển thị thông tin vận chuyển kèm theo địa chỉ giao hàng của đơn xuất</w:t>
            </w:r>
            <w:r>
              <w:rPr>
                <w:noProof/>
                <w:webHidden/>
              </w:rPr>
              <w:tab/>
            </w:r>
            <w:r>
              <w:rPr>
                <w:noProof/>
                <w:webHidden/>
              </w:rPr>
              <w:fldChar w:fldCharType="begin"/>
            </w:r>
            <w:r>
              <w:rPr>
                <w:noProof/>
                <w:webHidden/>
              </w:rPr>
              <w:instrText xml:space="preserve"> PAGEREF _Toc227272721 \h </w:instrText>
            </w:r>
          </w:ins>
          <w:r>
            <w:rPr>
              <w:noProof/>
              <w:webHidden/>
            </w:rPr>
          </w:r>
          <w:ins w:id="284" w:author="Tuan NV" w:date="2026-04-16T22:54:00Z" w16du:dateUtc="2026-04-16T15:54:00Z">
            <w:r>
              <w:rPr>
                <w:noProof/>
                <w:webHidden/>
              </w:rPr>
              <w:fldChar w:fldCharType="separate"/>
            </w:r>
            <w:r>
              <w:rPr>
                <w:noProof/>
                <w:webHidden/>
              </w:rPr>
              <w:t>37</w:t>
            </w:r>
            <w:r>
              <w:rPr>
                <w:noProof/>
                <w:webHidden/>
              </w:rPr>
              <w:fldChar w:fldCharType="end"/>
            </w:r>
            <w:r w:rsidRPr="0050294D">
              <w:rPr>
                <w:rStyle w:val="Hyperlink"/>
                <w:noProof/>
              </w:rPr>
              <w:fldChar w:fldCharType="end"/>
            </w:r>
          </w:ins>
        </w:p>
        <w:p w14:paraId="3303DBF8" w14:textId="0CE57943" w:rsidR="00BC7F90" w:rsidRDefault="00BC7F90">
          <w:pPr>
            <w:pStyle w:val="TOC2"/>
            <w:tabs>
              <w:tab w:val="right" w:leader="dot" w:pos="9062"/>
            </w:tabs>
            <w:rPr>
              <w:ins w:id="285" w:author="Tuan NV" w:date="2026-04-16T22:54:00Z" w16du:dateUtc="2026-04-16T15:54:00Z"/>
              <w:rFonts w:asciiTheme="minorHAnsi" w:eastAsiaTheme="minorEastAsia" w:hAnsiTheme="minorHAnsi"/>
              <w:noProof/>
              <w:color w:val="auto"/>
              <w:kern w:val="2"/>
              <w:sz w:val="24"/>
              <w:szCs w:val="24"/>
              <w14:ligatures w14:val="standardContextual"/>
            </w:rPr>
          </w:pPr>
          <w:ins w:id="286"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"_Toc227272722"</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 s New Roman" w:hAnsi="Time s New Roman"/>
                <w:noProof/>
              </w:rPr>
              <w:t>6</w:t>
            </w:r>
            <w:r w:rsidRPr="0050294D">
              <w:rPr>
                <w:rStyle w:val="Hyperlink"/>
                <w:rFonts w:ascii="Time s New Roman" w:hAnsi="Time s New Roman"/>
                <w:noProof/>
                <w:lang w:val="vi-VN"/>
              </w:rPr>
              <w:t>.3</w:t>
            </w:r>
            <w:r w:rsidRPr="0050294D">
              <w:rPr>
                <w:rStyle w:val="Hyperlink"/>
                <w:rFonts w:ascii="Time s New Roman" w:hAnsi="Time s New Roman"/>
                <w:noProof/>
              </w:rPr>
              <w:t>. 02 câu lệnh gồm SELECT có WHERE và GROUP BY</w:t>
            </w:r>
            <w:r>
              <w:rPr>
                <w:noProof/>
                <w:webHidden/>
              </w:rPr>
              <w:tab/>
            </w:r>
            <w:r>
              <w:rPr>
                <w:noProof/>
                <w:webHidden/>
              </w:rPr>
              <w:fldChar w:fldCharType="begin"/>
            </w:r>
            <w:r>
              <w:rPr>
                <w:noProof/>
                <w:webHidden/>
              </w:rPr>
              <w:instrText xml:space="preserve"> PAGEREF _Toc227272722 \h </w:instrText>
            </w:r>
          </w:ins>
          <w:r>
            <w:rPr>
              <w:noProof/>
              <w:webHidden/>
            </w:rPr>
          </w:r>
          <w:ins w:id="287" w:author="Tuan NV" w:date="2026-04-16T22:54:00Z" w16du:dateUtc="2026-04-16T15:54:00Z">
            <w:r>
              <w:rPr>
                <w:noProof/>
                <w:webHidden/>
              </w:rPr>
              <w:fldChar w:fldCharType="separate"/>
            </w:r>
            <w:r>
              <w:rPr>
                <w:noProof/>
                <w:webHidden/>
              </w:rPr>
              <w:t>37</w:t>
            </w:r>
            <w:r>
              <w:rPr>
                <w:noProof/>
                <w:webHidden/>
              </w:rPr>
              <w:fldChar w:fldCharType="end"/>
            </w:r>
            <w:r w:rsidRPr="0050294D">
              <w:rPr>
                <w:rStyle w:val="Hyperlink"/>
                <w:noProof/>
              </w:rPr>
              <w:fldChar w:fldCharType="end"/>
            </w:r>
          </w:ins>
        </w:p>
        <w:p w14:paraId="361A800D" w14:textId="266D9189" w:rsidR="00BC7F90" w:rsidRDefault="00BC7F90">
          <w:pPr>
            <w:pStyle w:val="TOC3"/>
            <w:tabs>
              <w:tab w:val="right" w:leader="dot" w:pos="9062"/>
            </w:tabs>
            <w:rPr>
              <w:ins w:id="288" w:author="Tuan NV" w:date="2026-04-16T22:54:00Z" w16du:dateUtc="2026-04-16T15:54:00Z"/>
              <w:rFonts w:asciiTheme="minorHAnsi" w:eastAsiaTheme="minorEastAsia" w:hAnsiTheme="minorHAnsi"/>
              <w:noProof/>
              <w:color w:val="auto"/>
              <w:kern w:val="2"/>
              <w:sz w:val="24"/>
              <w:szCs w:val="24"/>
              <w14:ligatures w14:val="standardContextual"/>
            </w:rPr>
          </w:pPr>
          <w:ins w:id="289"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"_Toc227272723"</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 s New Roman" w:hAnsi="Time s New Roman"/>
                <w:noProof/>
              </w:rPr>
              <w:t>6</w:t>
            </w:r>
            <w:r w:rsidRPr="0050294D">
              <w:rPr>
                <w:rStyle w:val="Hyperlink"/>
                <w:rFonts w:ascii="Time s New Roman" w:hAnsi="Time s New Roman"/>
                <w:noProof/>
                <w:lang w:val="vi-VN"/>
              </w:rPr>
              <w:t xml:space="preserve">.3.1. </w:t>
            </w:r>
            <w:r w:rsidRPr="0050294D">
              <w:rPr>
                <w:rStyle w:val="Hyperlink"/>
                <w:rFonts w:ascii="Time s New Roman" w:hAnsi="Time s New Roman"/>
                <w:noProof/>
              </w:rPr>
              <w:t>Tính tổng số lượng tồn của từng kho đối với các loại kho lạnh</w:t>
            </w:r>
            <w:r>
              <w:rPr>
                <w:noProof/>
                <w:webHidden/>
              </w:rPr>
              <w:tab/>
            </w:r>
            <w:r>
              <w:rPr>
                <w:noProof/>
                <w:webHidden/>
              </w:rPr>
              <w:fldChar w:fldCharType="begin"/>
            </w:r>
            <w:r>
              <w:rPr>
                <w:noProof/>
                <w:webHidden/>
              </w:rPr>
              <w:instrText xml:space="preserve"> PAGEREF _Toc227272723 \h </w:instrText>
            </w:r>
          </w:ins>
          <w:r>
            <w:rPr>
              <w:noProof/>
              <w:webHidden/>
            </w:rPr>
          </w:r>
          <w:ins w:id="290" w:author="Tuan NV" w:date="2026-04-16T22:54:00Z" w16du:dateUtc="2026-04-16T15:54:00Z">
            <w:r>
              <w:rPr>
                <w:noProof/>
                <w:webHidden/>
              </w:rPr>
              <w:fldChar w:fldCharType="separate"/>
            </w:r>
            <w:r>
              <w:rPr>
                <w:noProof/>
                <w:webHidden/>
              </w:rPr>
              <w:t>37</w:t>
            </w:r>
            <w:r>
              <w:rPr>
                <w:noProof/>
                <w:webHidden/>
              </w:rPr>
              <w:fldChar w:fldCharType="end"/>
            </w:r>
            <w:r w:rsidRPr="0050294D">
              <w:rPr>
                <w:rStyle w:val="Hyperlink"/>
                <w:noProof/>
              </w:rPr>
              <w:fldChar w:fldCharType="end"/>
            </w:r>
          </w:ins>
        </w:p>
        <w:p w14:paraId="31AF4D16" w14:textId="27E3FDAF" w:rsidR="00BC7F90" w:rsidRDefault="00BC7F90">
          <w:pPr>
            <w:pStyle w:val="TOC3"/>
            <w:tabs>
              <w:tab w:val="right" w:leader="dot" w:pos="9062"/>
            </w:tabs>
            <w:rPr>
              <w:ins w:id="291" w:author="Tuan NV" w:date="2026-04-16T22:54:00Z" w16du:dateUtc="2026-04-16T15:54:00Z"/>
              <w:rFonts w:asciiTheme="minorHAnsi" w:eastAsiaTheme="minorEastAsia" w:hAnsiTheme="minorHAnsi"/>
              <w:noProof/>
              <w:color w:val="auto"/>
              <w:kern w:val="2"/>
              <w:sz w:val="24"/>
              <w:szCs w:val="24"/>
              <w14:ligatures w14:val="standardContextual"/>
            </w:rPr>
          </w:pPr>
          <w:ins w:id="292"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"_Toc227272724"</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 s New Roman" w:hAnsi="Time s New Roman"/>
                <w:noProof/>
              </w:rPr>
              <w:t>6</w:t>
            </w:r>
            <w:r w:rsidRPr="0050294D">
              <w:rPr>
                <w:rStyle w:val="Hyperlink"/>
                <w:rFonts w:ascii="Time s New Roman" w:hAnsi="Time s New Roman"/>
                <w:noProof/>
                <w:lang w:val="vi-VN"/>
              </w:rPr>
              <w:t xml:space="preserve">.3.2. </w:t>
            </w:r>
            <w:r w:rsidRPr="0050294D">
              <w:rPr>
                <w:rStyle w:val="Hyperlink"/>
                <w:rFonts w:ascii="Time s New Roman" w:hAnsi="Time s New Roman"/>
                <w:noProof/>
              </w:rPr>
              <w:t>Thống kê tổng số tiền đã đặt hàng theo từng mã nhà cung cấp</w:t>
            </w:r>
            <w:r>
              <w:rPr>
                <w:noProof/>
                <w:webHidden/>
              </w:rPr>
              <w:tab/>
            </w:r>
            <w:r>
              <w:rPr>
                <w:noProof/>
                <w:webHidden/>
              </w:rPr>
              <w:fldChar w:fldCharType="begin"/>
            </w:r>
            <w:r>
              <w:rPr>
                <w:noProof/>
                <w:webHidden/>
              </w:rPr>
              <w:instrText xml:space="preserve"> PAGEREF _Toc227272724 \h </w:instrText>
            </w:r>
          </w:ins>
          <w:r>
            <w:rPr>
              <w:noProof/>
              <w:webHidden/>
            </w:rPr>
          </w:r>
          <w:ins w:id="293" w:author="Tuan NV" w:date="2026-04-16T22:54:00Z" w16du:dateUtc="2026-04-16T15:54:00Z">
            <w:r>
              <w:rPr>
                <w:noProof/>
                <w:webHidden/>
              </w:rPr>
              <w:fldChar w:fldCharType="separate"/>
            </w:r>
            <w:r>
              <w:rPr>
                <w:noProof/>
                <w:webHidden/>
              </w:rPr>
              <w:t>38</w:t>
            </w:r>
            <w:r>
              <w:rPr>
                <w:noProof/>
                <w:webHidden/>
              </w:rPr>
              <w:fldChar w:fldCharType="end"/>
            </w:r>
            <w:r w:rsidRPr="0050294D">
              <w:rPr>
                <w:rStyle w:val="Hyperlink"/>
                <w:noProof/>
              </w:rPr>
              <w:fldChar w:fldCharType="end"/>
            </w:r>
          </w:ins>
        </w:p>
        <w:p w14:paraId="2D2D2115" w14:textId="2A44B331" w:rsidR="00BC7F90" w:rsidRDefault="00BC7F90">
          <w:pPr>
            <w:pStyle w:val="TOC2"/>
            <w:tabs>
              <w:tab w:val="right" w:leader="dot" w:pos="9062"/>
            </w:tabs>
            <w:rPr>
              <w:ins w:id="294" w:author="Tuan NV" w:date="2026-04-16T22:54:00Z" w16du:dateUtc="2026-04-16T15:54:00Z"/>
              <w:rFonts w:asciiTheme="minorHAnsi" w:eastAsiaTheme="minorEastAsia" w:hAnsiTheme="minorHAnsi"/>
              <w:noProof/>
              <w:color w:val="auto"/>
              <w:kern w:val="2"/>
              <w:sz w:val="24"/>
              <w:szCs w:val="24"/>
              <w14:ligatures w14:val="standardContextual"/>
            </w:rPr>
          </w:pPr>
          <w:ins w:id="295"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"_Toc227272725"</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 s New Roman" w:hAnsi="Time s New Roman"/>
                <w:noProof/>
              </w:rPr>
              <w:t>6</w:t>
            </w:r>
            <w:r w:rsidRPr="0050294D">
              <w:rPr>
                <w:rStyle w:val="Hyperlink"/>
                <w:rFonts w:ascii="Time s New Roman" w:hAnsi="Time s New Roman"/>
                <w:noProof/>
                <w:lang w:val="vi-VN"/>
              </w:rPr>
              <w:t>.4</w:t>
            </w:r>
            <w:r w:rsidRPr="0050294D">
              <w:rPr>
                <w:rStyle w:val="Hyperlink"/>
                <w:rFonts w:ascii="Time s New Roman" w:hAnsi="Time s New Roman"/>
                <w:noProof/>
              </w:rPr>
              <w:t>. 02 câu lệnh gồm SELECT có WHERE, GROUP BY và HAVING</w:t>
            </w:r>
            <w:r>
              <w:rPr>
                <w:noProof/>
                <w:webHidden/>
              </w:rPr>
              <w:tab/>
            </w:r>
            <w:r>
              <w:rPr>
                <w:noProof/>
                <w:webHidden/>
              </w:rPr>
              <w:fldChar w:fldCharType="begin"/>
            </w:r>
            <w:r>
              <w:rPr>
                <w:noProof/>
                <w:webHidden/>
              </w:rPr>
              <w:instrText xml:space="preserve"> PAGEREF _Toc227272725 \h </w:instrText>
            </w:r>
          </w:ins>
          <w:r>
            <w:rPr>
              <w:noProof/>
              <w:webHidden/>
            </w:rPr>
          </w:r>
          <w:ins w:id="296" w:author="Tuan NV" w:date="2026-04-16T22:54:00Z" w16du:dateUtc="2026-04-16T15:54:00Z">
            <w:r>
              <w:rPr>
                <w:noProof/>
                <w:webHidden/>
              </w:rPr>
              <w:fldChar w:fldCharType="separate"/>
            </w:r>
            <w:r>
              <w:rPr>
                <w:noProof/>
                <w:webHidden/>
              </w:rPr>
              <w:t>38</w:t>
            </w:r>
            <w:r>
              <w:rPr>
                <w:noProof/>
                <w:webHidden/>
              </w:rPr>
              <w:fldChar w:fldCharType="end"/>
            </w:r>
            <w:r w:rsidRPr="0050294D">
              <w:rPr>
                <w:rStyle w:val="Hyperlink"/>
                <w:noProof/>
              </w:rPr>
              <w:fldChar w:fldCharType="end"/>
            </w:r>
          </w:ins>
        </w:p>
        <w:p w14:paraId="375ADF2C" w14:textId="6496CBBC" w:rsidR="00BC7F90" w:rsidRDefault="00BC7F90">
          <w:pPr>
            <w:pStyle w:val="TOC3"/>
            <w:tabs>
              <w:tab w:val="right" w:leader="dot" w:pos="9062"/>
            </w:tabs>
            <w:rPr>
              <w:ins w:id="297" w:author="Tuan NV" w:date="2026-04-16T22:54:00Z" w16du:dateUtc="2026-04-16T15:54:00Z"/>
              <w:rFonts w:asciiTheme="minorHAnsi" w:eastAsiaTheme="minorEastAsia" w:hAnsiTheme="minorHAnsi"/>
              <w:noProof/>
              <w:color w:val="auto"/>
              <w:kern w:val="2"/>
              <w:sz w:val="24"/>
              <w:szCs w:val="24"/>
              <w14:ligatures w14:val="standardContextual"/>
            </w:rPr>
          </w:pPr>
          <w:ins w:id="298"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"_Toc227272726"</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 s New Roman" w:hAnsi="Time s New Roman"/>
                <w:noProof/>
              </w:rPr>
              <w:t>6</w:t>
            </w:r>
            <w:r w:rsidRPr="0050294D">
              <w:rPr>
                <w:rStyle w:val="Hyperlink"/>
                <w:rFonts w:ascii="Time s New Roman" w:hAnsi="Time s New Roman"/>
                <w:noProof/>
                <w:lang w:val="vi-VN"/>
              </w:rPr>
              <w:t xml:space="preserve">.4.1. </w:t>
            </w:r>
            <w:r w:rsidRPr="0050294D">
              <w:rPr>
                <w:rStyle w:val="Hyperlink"/>
                <w:rFonts w:ascii="Time s New Roman" w:hAnsi="Time s New Roman"/>
                <w:noProof/>
              </w:rPr>
              <w:t>Liệt kê các khách hàng đã đặt từ 1 đơn xuất hàng trở lên</w:t>
            </w:r>
            <w:r>
              <w:rPr>
                <w:noProof/>
                <w:webHidden/>
              </w:rPr>
              <w:tab/>
            </w:r>
            <w:r>
              <w:rPr>
                <w:noProof/>
                <w:webHidden/>
              </w:rPr>
              <w:fldChar w:fldCharType="begin"/>
            </w:r>
            <w:r>
              <w:rPr>
                <w:noProof/>
                <w:webHidden/>
              </w:rPr>
              <w:instrText xml:space="preserve"> PAGEREF _Toc227272726 \h </w:instrText>
            </w:r>
          </w:ins>
          <w:r>
            <w:rPr>
              <w:noProof/>
              <w:webHidden/>
            </w:rPr>
          </w:r>
          <w:ins w:id="299" w:author="Tuan NV" w:date="2026-04-16T22:54:00Z" w16du:dateUtc="2026-04-16T15:54:00Z">
            <w:r>
              <w:rPr>
                <w:noProof/>
                <w:webHidden/>
              </w:rPr>
              <w:fldChar w:fldCharType="separate"/>
            </w:r>
            <w:r>
              <w:rPr>
                <w:noProof/>
                <w:webHidden/>
              </w:rPr>
              <w:t>38</w:t>
            </w:r>
            <w:r>
              <w:rPr>
                <w:noProof/>
                <w:webHidden/>
              </w:rPr>
              <w:fldChar w:fldCharType="end"/>
            </w:r>
            <w:r w:rsidRPr="0050294D">
              <w:rPr>
                <w:rStyle w:val="Hyperlink"/>
                <w:noProof/>
              </w:rPr>
              <w:fldChar w:fldCharType="end"/>
            </w:r>
          </w:ins>
        </w:p>
        <w:p w14:paraId="34306BD5" w14:textId="533E6018" w:rsidR="00BC7F90" w:rsidRDefault="00BC7F90">
          <w:pPr>
            <w:pStyle w:val="TOC3"/>
            <w:tabs>
              <w:tab w:val="right" w:leader="dot" w:pos="9062"/>
            </w:tabs>
            <w:rPr>
              <w:ins w:id="300" w:author="Tuan NV" w:date="2026-04-16T22:54:00Z" w16du:dateUtc="2026-04-16T15:54:00Z"/>
              <w:rFonts w:asciiTheme="minorHAnsi" w:eastAsiaTheme="minorEastAsia" w:hAnsiTheme="minorHAnsi"/>
              <w:noProof/>
              <w:color w:val="auto"/>
              <w:kern w:val="2"/>
              <w:sz w:val="24"/>
              <w:szCs w:val="24"/>
              <w14:ligatures w14:val="standardContextual"/>
            </w:rPr>
          </w:pPr>
          <w:ins w:id="301"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"_Toc227272727"</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 s New Roman" w:hAnsi="Time s New Roman"/>
                <w:noProof/>
              </w:rPr>
              <w:t>6</w:t>
            </w:r>
            <w:r w:rsidRPr="0050294D">
              <w:rPr>
                <w:rStyle w:val="Hyperlink"/>
                <w:rFonts w:ascii="Time s New Roman" w:hAnsi="Time s New Roman"/>
                <w:noProof/>
                <w:lang w:val="vi-VN"/>
              </w:rPr>
              <w:t xml:space="preserve">.4.2. </w:t>
            </w:r>
            <w:r w:rsidRPr="0050294D">
              <w:rPr>
                <w:rStyle w:val="Hyperlink"/>
                <w:rFonts w:ascii="Time s New Roman" w:hAnsi="Time s New Roman"/>
                <w:noProof/>
              </w:rPr>
              <w:t>Tìm các nguyên vật liệu có tổng số lượng nhập kho lớn hơn 500</w:t>
            </w:r>
            <w:r>
              <w:rPr>
                <w:noProof/>
                <w:webHidden/>
              </w:rPr>
              <w:tab/>
            </w:r>
            <w:r>
              <w:rPr>
                <w:noProof/>
                <w:webHidden/>
              </w:rPr>
              <w:fldChar w:fldCharType="begin"/>
            </w:r>
            <w:r>
              <w:rPr>
                <w:noProof/>
                <w:webHidden/>
              </w:rPr>
              <w:instrText xml:space="preserve"> PAGEREF _Toc227272727 \h </w:instrText>
            </w:r>
          </w:ins>
          <w:r>
            <w:rPr>
              <w:noProof/>
              <w:webHidden/>
            </w:rPr>
          </w:r>
          <w:ins w:id="302" w:author="Tuan NV" w:date="2026-04-16T22:54:00Z" w16du:dateUtc="2026-04-16T15:54:00Z">
            <w:r>
              <w:rPr>
                <w:noProof/>
                <w:webHidden/>
              </w:rPr>
              <w:fldChar w:fldCharType="separate"/>
            </w:r>
            <w:r>
              <w:rPr>
                <w:noProof/>
                <w:webHidden/>
              </w:rPr>
              <w:t>38</w:t>
            </w:r>
            <w:r>
              <w:rPr>
                <w:noProof/>
                <w:webHidden/>
              </w:rPr>
              <w:fldChar w:fldCharType="end"/>
            </w:r>
            <w:r w:rsidRPr="0050294D">
              <w:rPr>
                <w:rStyle w:val="Hyperlink"/>
                <w:noProof/>
              </w:rPr>
              <w:fldChar w:fldCharType="end"/>
            </w:r>
          </w:ins>
        </w:p>
        <w:p w14:paraId="40A5A3D8" w14:textId="69628F4F" w:rsidR="00BC7F90" w:rsidRDefault="00BC7F90">
          <w:pPr>
            <w:pStyle w:val="TOC2"/>
            <w:tabs>
              <w:tab w:val="right" w:leader="dot" w:pos="9062"/>
            </w:tabs>
            <w:rPr>
              <w:ins w:id="303" w:author="Tuan NV" w:date="2026-04-16T22:54:00Z" w16du:dateUtc="2026-04-16T15:54:00Z"/>
              <w:rFonts w:asciiTheme="minorHAnsi" w:eastAsiaTheme="minorEastAsia" w:hAnsiTheme="minorHAnsi"/>
              <w:noProof/>
              <w:color w:val="auto"/>
              <w:kern w:val="2"/>
              <w:sz w:val="24"/>
              <w:szCs w:val="24"/>
              <w14:ligatures w14:val="standardContextual"/>
            </w:rPr>
          </w:pPr>
          <w:ins w:id="304"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"_Toc227272728"</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 s New Roman" w:hAnsi="Time s New Roman"/>
                <w:noProof/>
              </w:rPr>
              <w:t>6</w:t>
            </w:r>
            <w:r w:rsidRPr="0050294D">
              <w:rPr>
                <w:rStyle w:val="Hyperlink"/>
                <w:rFonts w:ascii="Time s New Roman" w:hAnsi="Time s New Roman"/>
                <w:noProof/>
                <w:lang w:val="vi-VN"/>
              </w:rPr>
              <w:t>.5</w:t>
            </w:r>
            <w:r w:rsidRPr="0050294D">
              <w:rPr>
                <w:rStyle w:val="Hyperlink"/>
                <w:rFonts w:ascii="Time s New Roman" w:hAnsi="Time s New Roman"/>
                <w:noProof/>
              </w:rPr>
              <w:t>. 02 câu lệnh gồm SELECT có WHERE, GROUP BY, HAVING và truy vấn con</w:t>
            </w:r>
            <w:r>
              <w:rPr>
                <w:noProof/>
                <w:webHidden/>
              </w:rPr>
              <w:tab/>
            </w:r>
            <w:r>
              <w:rPr>
                <w:noProof/>
                <w:webHidden/>
              </w:rPr>
              <w:fldChar w:fldCharType="begin"/>
            </w:r>
            <w:r>
              <w:rPr>
                <w:noProof/>
                <w:webHidden/>
              </w:rPr>
              <w:instrText xml:space="preserve"> PAGEREF _Toc227272728 \h </w:instrText>
            </w:r>
          </w:ins>
          <w:r>
            <w:rPr>
              <w:noProof/>
              <w:webHidden/>
            </w:rPr>
          </w:r>
          <w:ins w:id="305" w:author="Tuan NV" w:date="2026-04-16T22:54:00Z" w16du:dateUtc="2026-04-16T15:54:00Z">
            <w:r>
              <w:rPr>
                <w:noProof/>
                <w:webHidden/>
              </w:rPr>
              <w:fldChar w:fldCharType="separate"/>
            </w:r>
            <w:r>
              <w:rPr>
                <w:noProof/>
                <w:webHidden/>
              </w:rPr>
              <w:t>38</w:t>
            </w:r>
            <w:r>
              <w:rPr>
                <w:noProof/>
                <w:webHidden/>
              </w:rPr>
              <w:fldChar w:fldCharType="end"/>
            </w:r>
            <w:r w:rsidRPr="0050294D">
              <w:rPr>
                <w:rStyle w:val="Hyperlink"/>
                <w:noProof/>
              </w:rPr>
              <w:fldChar w:fldCharType="end"/>
            </w:r>
          </w:ins>
        </w:p>
        <w:p w14:paraId="2D8B6AAA" w14:textId="544AC778" w:rsidR="00BC7F90" w:rsidRDefault="00BC7F90">
          <w:pPr>
            <w:pStyle w:val="TOC3"/>
            <w:tabs>
              <w:tab w:val="right" w:leader="dot" w:pos="9062"/>
            </w:tabs>
            <w:rPr>
              <w:ins w:id="306" w:author="Tuan NV" w:date="2026-04-16T22:54:00Z" w16du:dateUtc="2026-04-16T15:54:00Z"/>
              <w:rFonts w:asciiTheme="minorHAnsi" w:eastAsiaTheme="minorEastAsia" w:hAnsiTheme="minorHAnsi"/>
              <w:noProof/>
              <w:color w:val="auto"/>
              <w:kern w:val="2"/>
              <w:sz w:val="24"/>
              <w:szCs w:val="24"/>
              <w14:ligatures w14:val="standardContextual"/>
            </w:rPr>
          </w:pPr>
          <w:ins w:id="307"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"_Toc227272729"</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 s New Roman" w:hAnsi="Time s New Roman"/>
                <w:noProof/>
              </w:rPr>
              <w:t>6</w:t>
            </w:r>
            <w:r w:rsidRPr="0050294D">
              <w:rPr>
                <w:rStyle w:val="Hyperlink"/>
                <w:rFonts w:ascii="Time s New Roman" w:hAnsi="Time s New Roman"/>
                <w:noProof/>
                <w:lang w:val="vi-VN"/>
              </w:rPr>
              <w:t xml:space="preserve">.5.1. </w:t>
            </w:r>
            <w:r w:rsidRPr="0050294D">
              <w:rPr>
                <w:rStyle w:val="Hyperlink"/>
                <w:rFonts w:ascii="Time s New Roman" w:hAnsi="Time s New Roman"/>
                <w:noProof/>
              </w:rPr>
              <w:t>Tìm các đơn xuất hàng có giá trị lớn hơn giá trị trung bình của tất cả các đơn</w:t>
            </w:r>
            <w:r>
              <w:rPr>
                <w:noProof/>
                <w:webHidden/>
              </w:rPr>
              <w:tab/>
            </w:r>
            <w:r>
              <w:rPr>
                <w:noProof/>
                <w:webHidden/>
              </w:rPr>
              <w:fldChar w:fldCharType="begin"/>
            </w:r>
            <w:r>
              <w:rPr>
                <w:noProof/>
                <w:webHidden/>
              </w:rPr>
              <w:instrText xml:space="preserve"> PAGEREF _Toc227272729 \h </w:instrText>
            </w:r>
          </w:ins>
          <w:r>
            <w:rPr>
              <w:noProof/>
              <w:webHidden/>
            </w:rPr>
          </w:r>
          <w:ins w:id="308" w:author="Tuan NV" w:date="2026-04-16T22:54:00Z" w16du:dateUtc="2026-04-16T15:54:00Z">
            <w:r>
              <w:rPr>
                <w:noProof/>
                <w:webHidden/>
              </w:rPr>
              <w:fldChar w:fldCharType="separate"/>
            </w:r>
            <w:r>
              <w:rPr>
                <w:noProof/>
                <w:webHidden/>
              </w:rPr>
              <w:t>38</w:t>
            </w:r>
            <w:r>
              <w:rPr>
                <w:noProof/>
                <w:webHidden/>
              </w:rPr>
              <w:fldChar w:fldCharType="end"/>
            </w:r>
            <w:r w:rsidRPr="0050294D">
              <w:rPr>
                <w:rStyle w:val="Hyperlink"/>
                <w:noProof/>
              </w:rPr>
              <w:fldChar w:fldCharType="end"/>
            </w:r>
          </w:ins>
        </w:p>
        <w:p w14:paraId="5887C363" w14:textId="696CE781" w:rsidR="00BC7F90" w:rsidRDefault="00BC7F90">
          <w:pPr>
            <w:pStyle w:val="TOC3"/>
            <w:tabs>
              <w:tab w:val="right" w:leader="dot" w:pos="9062"/>
            </w:tabs>
            <w:rPr>
              <w:ins w:id="309" w:author="Tuan NV" w:date="2026-04-16T22:54:00Z" w16du:dateUtc="2026-04-16T15:54:00Z"/>
              <w:rFonts w:asciiTheme="minorHAnsi" w:eastAsiaTheme="minorEastAsia" w:hAnsiTheme="minorHAnsi"/>
              <w:noProof/>
              <w:color w:val="auto"/>
              <w:kern w:val="2"/>
              <w:sz w:val="24"/>
              <w:szCs w:val="24"/>
              <w14:ligatures w14:val="standardContextual"/>
            </w:rPr>
          </w:pPr>
          <w:ins w:id="310"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"_Toc227272730"</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 s New Roman" w:hAnsi="Time s New Roman"/>
                <w:noProof/>
              </w:rPr>
              <w:t>6</w:t>
            </w:r>
            <w:r w:rsidRPr="0050294D">
              <w:rPr>
                <w:rStyle w:val="Hyperlink"/>
                <w:rFonts w:ascii="Time s New Roman" w:hAnsi="Time s New Roman"/>
                <w:noProof/>
                <w:lang w:val="vi-VN"/>
              </w:rPr>
              <w:t xml:space="preserve">.5.2. </w:t>
            </w:r>
            <w:r w:rsidRPr="0050294D">
              <w:rPr>
                <w:rStyle w:val="Hyperlink"/>
                <w:rFonts w:ascii="Time s New Roman" w:hAnsi="Time s New Roman"/>
                <w:noProof/>
              </w:rPr>
              <w:t>Liệt kê các nguyên vật liệu chưa từng được thực hiện xuất kho trong năm 2023</w:t>
            </w:r>
            <w:r>
              <w:rPr>
                <w:noProof/>
                <w:webHidden/>
              </w:rPr>
              <w:tab/>
            </w:r>
            <w:r>
              <w:rPr>
                <w:noProof/>
                <w:webHidden/>
              </w:rPr>
              <w:fldChar w:fldCharType="begin"/>
            </w:r>
            <w:r>
              <w:rPr>
                <w:noProof/>
                <w:webHidden/>
              </w:rPr>
              <w:instrText xml:space="preserve"> PAGEREF _Toc227272730 \h </w:instrText>
            </w:r>
          </w:ins>
          <w:r>
            <w:rPr>
              <w:noProof/>
              <w:webHidden/>
            </w:rPr>
          </w:r>
          <w:ins w:id="311" w:author="Tuan NV" w:date="2026-04-16T22:54:00Z" w16du:dateUtc="2026-04-16T15:54:00Z">
            <w:r>
              <w:rPr>
                <w:noProof/>
                <w:webHidden/>
              </w:rPr>
              <w:fldChar w:fldCharType="separate"/>
            </w:r>
            <w:r>
              <w:rPr>
                <w:noProof/>
                <w:webHidden/>
              </w:rPr>
              <w:t>39</w:t>
            </w:r>
            <w:r>
              <w:rPr>
                <w:noProof/>
                <w:webHidden/>
              </w:rPr>
              <w:fldChar w:fldCharType="end"/>
            </w:r>
            <w:r w:rsidRPr="0050294D">
              <w:rPr>
                <w:rStyle w:val="Hyperlink"/>
                <w:noProof/>
              </w:rPr>
              <w:fldChar w:fldCharType="end"/>
            </w:r>
          </w:ins>
        </w:p>
        <w:p w14:paraId="6B5F9FAE" w14:textId="48AC5B85" w:rsidR="00BC7F90" w:rsidRDefault="00BC7F90">
          <w:pPr>
            <w:pStyle w:val="TOC2"/>
            <w:tabs>
              <w:tab w:val="right" w:leader="dot" w:pos="9062"/>
            </w:tabs>
            <w:rPr>
              <w:ins w:id="312" w:author="Tuan NV" w:date="2026-04-16T22:54:00Z" w16du:dateUtc="2026-04-16T15:54:00Z"/>
              <w:rFonts w:asciiTheme="minorHAnsi" w:eastAsiaTheme="minorEastAsia" w:hAnsiTheme="minorHAnsi"/>
              <w:noProof/>
              <w:color w:val="auto"/>
              <w:kern w:val="2"/>
              <w:sz w:val="24"/>
              <w:szCs w:val="24"/>
              <w14:ligatures w14:val="standardContextual"/>
            </w:rPr>
          </w:pPr>
          <w:ins w:id="313"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"_Toc227272731"</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 s New Roman" w:hAnsi="Time s New Roman"/>
                <w:noProof/>
              </w:rPr>
              <w:t>6</w:t>
            </w:r>
            <w:r w:rsidRPr="0050294D">
              <w:rPr>
                <w:rStyle w:val="Hyperlink"/>
                <w:rFonts w:ascii="Time s New Roman" w:hAnsi="Time s New Roman"/>
                <w:noProof/>
                <w:lang w:val="vi-VN"/>
              </w:rPr>
              <w:t>.6</w:t>
            </w:r>
            <w:r w:rsidRPr="0050294D">
              <w:rPr>
                <w:rStyle w:val="Hyperlink"/>
                <w:rFonts w:ascii="Time s New Roman" w:hAnsi="Time s New Roman"/>
                <w:noProof/>
              </w:rPr>
              <w:t>. 02 câu lệnh UPDATE có điều kiện</w:t>
            </w:r>
            <w:r>
              <w:rPr>
                <w:noProof/>
                <w:webHidden/>
              </w:rPr>
              <w:tab/>
            </w:r>
            <w:r>
              <w:rPr>
                <w:noProof/>
                <w:webHidden/>
              </w:rPr>
              <w:fldChar w:fldCharType="begin"/>
            </w:r>
            <w:r>
              <w:rPr>
                <w:noProof/>
                <w:webHidden/>
              </w:rPr>
              <w:instrText xml:space="preserve"> PAGEREF _Toc227272731 \h </w:instrText>
            </w:r>
          </w:ins>
          <w:r>
            <w:rPr>
              <w:noProof/>
              <w:webHidden/>
            </w:rPr>
          </w:r>
          <w:ins w:id="314" w:author="Tuan NV" w:date="2026-04-16T22:54:00Z" w16du:dateUtc="2026-04-16T15:54:00Z">
            <w:r>
              <w:rPr>
                <w:noProof/>
                <w:webHidden/>
              </w:rPr>
              <w:fldChar w:fldCharType="separate"/>
            </w:r>
            <w:r>
              <w:rPr>
                <w:noProof/>
                <w:webHidden/>
              </w:rPr>
              <w:t>39</w:t>
            </w:r>
            <w:r>
              <w:rPr>
                <w:noProof/>
                <w:webHidden/>
              </w:rPr>
              <w:fldChar w:fldCharType="end"/>
            </w:r>
            <w:r w:rsidRPr="0050294D">
              <w:rPr>
                <w:rStyle w:val="Hyperlink"/>
                <w:noProof/>
              </w:rPr>
              <w:fldChar w:fldCharType="end"/>
            </w:r>
          </w:ins>
        </w:p>
        <w:p w14:paraId="4E7DB392" w14:textId="077E6796" w:rsidR="00BC7F90" w:rsidRDefault="00BC7F90">
          <w:pPr>
            <w:pStyle w:val="TOC3"/>
            <w:tabs>
              <w:tab w:val="right" w:leader="dot" w:pos="9062"/>
            </w:tabs>
            <w:rPr>
              <w:ins w:id="315" w:author="Tuan NV" w:date="2026-04-16T22:54:00Z" w16du:dateUtc="2026-04-16T15:54:00Z"/>
              <w:rFonts w:asciiTheme="minorHAnsi" w:eastAsiaTheme="minorEastAsia" w:hAnsiTheme="minorHAnsi"/>
              <w:noProof/>
              <w:color w:val="auto"/>
              <w:kern w:val="2"/>
              <w:sz w:val="24"/>
              <w:szCs w:val="24"/>
              <w14:ligatures w14:val="standardContextual"/>
            </w:rPr>
          </w:pPr>
          <w:ins w:id="316" w:author="Tuan NV" w:date="2026-04-16T22:54:00Z" w16du:dateUtc="2026-04-16T15:54:00Z">
            <w:r w:rsidRPr="0050294D">
              <w:rPr>
                <w:rStyle w:val="Hyperlink"/>
                <w:noProof/>
              </w:rPr>
              <w:lastRenderedPageBreak/>
              <w:fldChar w:fldCharType="begin"/>
            </w:r>
            <w:r w:rsidRPr="0050294D">
              <w:rPr>
                <w:rStyle w:val="Hyperlink"/>
                <w:noProof/>
              </w:rPr>
              <w:instrText xml:space="preserve"> </w:instrText>
            </w:r>
            <w:r>
              <w:rPr>
                <w:noProof/>
              </w:rPr>
              <w:instrText>HYPERLINK \l "_Toc227272732"</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 s New Roman" w:hAnsi="Time s New Roman"/>
                <w:noProof/>
              </w:rPr>
              <w:t>6</w:t>
            </w:r>
            <w:r w:rsidRPr="0050294D">
              <w:rPr>
                <w:rStyle w:val="Hyperlink"/>
                <w:rFonts w:ascii="Time s New Roman" w:hAnsi="Time s New Roman"/>
                <w:noProof/>
                <w:lang w:val="vi-VN"/>
              </w:rPr>
              <w:t xml:space="preserve">.6.1. </w:t>
            </w:r>
            <w:r w:rsidRPr="0050294D">
              <w:rPr>
                <w:rStyle w:val="Hyperlink"/>
                <w:rFonts w:ascii="Time s New Roman" w:hAnsi="Time s New Roman"/>
                <w:noProof/>
              </w:rPr>
              <w:t>Cập nhật địa chỉ cho nhà cung cấp 'Cong ty Thep Hoa Phat'</w:t>
            </w:r>
            <w:r>
              <w:rPr>
                <w:noProof/>
                <w:webHidden/>
              </w:rPr>
              <w:tab/>
            </w:r>
            <w:r>
              <w:rPr>
                <w:noProof/>
                <w:webHidden/>
              </w:rPr>
              <w:fldChar w:fldCharType="begin"/>
            </w:r>
            <w:r>
              <w:rPr>
                <w:noProof/>
                <w:webHidden/>
              </w:rPr>
              <w:instrText xml:space="preserve"> PAGEREF _Toc227272732 \h </w:instrText>
            </w:r>
          </w:ins>
          <w:r>
            <w:rPr>
              <w:noProof/>
              <w:webHidden/>
            </w:rPr>
          </w:r>
          <w:ins w:id="317" w:author="Tuan NV" w:date="2026-04-16T22:54:00Z" w16du:dateUtc="2026-04-16T15:54:00Z">
            <w:r>
              <w:rPr>
                <w:noProof/>
                <w:webHidden/>
              </w:rPr>
              <w:fldChar w:fldCharType="separate"/>
            </w:r>
            <w:r>
              <w:rPr>
                <w:noProof/>
                <w:webHidden/>
              </w:rPr>
              <w:t>39</w:t>
            </w:r>
            <w:r>
              <w:rPr>
                <w:noProof/>
                <w:webHidden/>
              </w:rPr>
              <w:fldChar w:fldCharType="end"/>
            </w:r>
            <w:r w:rsidRPr="0050294D">
              <w:rPr>
                <w:rStyle w:val="Hyperlink"/>
                <w:noProof/>
              </w:rPr>
              <w:fldChar w:fldCharType="end"/>
            </w:r>
          </w:ins>
        </w:p>
        <w:p w14:paraId="475ECE77" w14:textId="3CD4750F" w:rsidR="00BC7F90" w:rsidRDefault="00BC7F90">
          <w:pPr>
            <w:pStyle w:val="TOC3"/>
            <w:tabs>
              <w:tab w:val="right" w:leader="dot" w:pos="9062"/>
            </w:tabs>
            <w:rPr>
              <w:ins w:id="318" w:author="Tuan NV" w:date="2026-04-16T22:54:00Z" w16du:dateUtc="2026-04-16T15:54:00Z"/>
              <w:rFonts w:asciiTheme="minorHAnsi" w:eastAsiaTheme="minorEastAsia" w:hAnsiTheme="minorHAnsi"/>
              <w:noProof/>
              <w:color w:val="auto"/>
              <w:kern w:val="2"/>
              <w:sz w:val="24"/>
              <w:szCs w:val="24"/>
              <w14:ligatures w14:val="standardContextual"/>
            </w:rPr>
          </w:pPr>
          <w:ins w:id="319"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"_Toc227272733"</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 s New Roman" w:hAnsi="Time s New Roman"/>
                <w:noProof/>
              </w:rPr>
              <w:t>6</w:t>
            </w:r>
            <w:r w:rsidRPr="0050294D">
              <w:rPr>
                <w:rStyle w:val="Hyperlink"/>
                <w:rFonts w:ascii="Time s New Roman" w:hAnsi="Time s New Roman"/>
                <w:noProof/>
                <w:lang w:val="vi-VN"/>
              </w:rPr>
              <w:t xml:space="preserve">.6.2. </w:t>
            </w:r>
            <w:r w:rsidRPr="0050294D">
              <w:rPr>
                <w:rStyle w:val="Hyperlink"/>
                <w:rFonts w:ascii="Time s New Roman" w:hAnsi="Time s New Roman"/>
                <w:noProof/>
              </w:rPr>
              <w:t>Tăng giá mua thêm 10% cho các nguyên vật liệu có đơn vị tính là 'Thung'</w:t>
            </w:r>
            <w:r>
              <w:rPr>
                <w:noProof/>
                <w:webHidden/>
              </w:rPr>
              <w:tab/>
            </w:r>
            <w:r>
              <w:rPr>
                <w:noProof/>
                <w:webHidden/>
              </w:rPr>
              <w:fldChar w:fldCharType="begin"/>
            </w:r>
            <w:r>
              <w:rPr>
                <w:noProof/>
                <w:webHidden/>
              </w:rPr>
              <w:instrText xml:space="preserve"> PAGEREF _Toc227272733 \h </w:instrText>
            </w:r>
          </w:ins>
          <w:r>
            <w:rPr>
              <w:noProof/>
              <w:webHidden/>
            </w:rPr>
          </w:r>
          <w:ins w:id="320" w:author="Tuan NV" w:date="2026-04-16T22:54:00Z" w16du:dateUtc="2026-04-16T15:54:00Z">
            <w:r>
              <w:rPr>
                <w:noProof/>
                <w:webHidden/>
              </w:rPr>
              <w:fldChar w:fldCharType="separate"/>
            </w:r>
            <w:r>
              <w:rPr>
                <w:noProof/>
                <w:webHidden/>
              </w:rPr>
              <w:t>39</w:t>
            </w:r>
            <w:r>
              <w:rPr>
                <w:noProof/>
                <w:webHidden/>
              </w:rPr>
              <w:fldChar w:fldCharType="end"/>
            </w:r>
            <w:r w:rsidRPr="0050294D">
              <w:rPr>
                <w:rStyle w:val="Hyperlink"/>
                <w:noProof/>
              </w:rPr>
              <w:fldChar w:fldCharType="end"/>
            </w:r>
          </w:ins>
        </w:p>
        <w:p w14:paraId="1B2390B0" w14:textId="15D6D66B" w:rsidR="00BC7F90" w:rsidRDefault="00BC7F90">
          <w:pPr>
            <w:pStyle w:val="TOC2"/>
            <w:tabs>
              <w:tab w:val="right" w:leader="dot" w:pos="9062"/>
            </w:tabs>
            <w:rPr>
              <w:ins w:id="321" w:author="Tuan NV" w:date="2026-04-16T22:54:00Z" w16du:dateUtc="2026-04-16T15:54:00Z"/>
              <w:rFonts w:asciiTheme="minorHAnsi" w:eastAsiaTheme="minorEastAsia" w:hAnsiTheme="minorHAnsi"/>
              <w:noProof/>
              <w:color w:val="auto"/>
              <w:kern w:val="2"/>
              <w:sz w:val="24"/>
              <w:szCs w:val="24"/>
              <w14:ligatures w14:val="standardContextual"/>
            </w:rPr>
          </w:pPr>
          <w:ins w:id="322"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"_Toc227272734"</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 s New Roman" w:hAnsi="Time s New Roman"/>
                <w:noProof/>
              </w:rPr>
              <w:t>6</w:t>
            </w:r>
            <w:r w:rsidRPr="0050294D">
              <w:rPr>
                <w:rStyle w:val="Hyperlink"/>
                <w:rFonts w:ascii="Time s New Roman" w:hAnsi="Time s New Roman"/>
                <w:noProof/>
                <w:lang w:val="vi-VN"/>
              </w:rPr>
              <w:t>.7</w:t>
            </w:r>
            <w:r w:rsidRPr="0050294D">
              <w:rPr>
                <w:rStyle w:val="Hyperlink"/>
                <w:rFonts w:ascii="Time s New Roman" w:hAnsi="Time s New Roman"/>
                <w:noProof/>
              </w:rPr>
              <w:t>. 02 câu lệnh DELETE có điều kiện</w:t>
            </w:r>
            <w:r>
              <w:rPr>
                <w:noProof/>
                <w:webHidden/>
              </w:rPr>
              <w:tab/>
            </w:r>
            <w:r>
              <w:rPr>
                <w:noProof/>
                <w:webHidden/>
              </w:rPr>
              <w:fldChar w:fldCharType="begin"/>
            </w:r>
            <w:r>
              <w:rPr>
                <w:noProof/>
                <w:webHidden/>
              </w:rPr>
              <w:instrText xml:space="preserve"> PAGEREF _Toc227272734 \h </w:instrText>
            </w:r>
          </w:ins>
          <w:r>
            <w:rPr>
              <w:noProof/>
              <w:webHidden/>
            </w:rPr>
          </w:r>
          <w:ins w:id="323" w:author="Tuan NV" w:date="2026-04-16T22:54:00Z" w16du:dateUtc="2026-04-16T15:54:00Z">
            <w:r>
              <w:rPr>
                <w:noProof/>
                <w:webHidden/>
              </w:rPr>
              <w:fldChar w:fldCharType="separate"/>
            </w:r>
            <w:r>
              <w:rPr>
                <w:noProof/>
                <w:webHidden/>
              </w:rPr>
              <w:t>39</w:t>
            </w:r>
            <w:r>
              <w:rPr>
                <w:noProof/>
                <w:webHidden/>
              </w:rPr>
              <w:fldChar w:fldCharType="end"/>
            </w:r>
            <w:r w:rsidRPr="0050294D">
              <w:rPr>
                <w:rStyle w:val="Hyperlink"/>
                <w:noProof/>
              </w:rPr>
              <w:fldChar w:fldCharType="end"/>
            </w:r>
          </w:ins>
        </w:p>
        <w:p w14:paraId="3E72612A" w14:textId="27491589" w:rsidR="00BC7F90" w:rsidRDefault="00BC7F90">
          <w:pPr>
            <w:pStyle w:val="TOC3"/>
            <w:tabs>
              <w:tab w:val="right" w:leader="dot" w:pos="9062"/>
            </w:tabs>
            <w:rPr>
              <w:ins w:id="324" w:author="Tuan NV" w:date="2026-04-16T22:54:00Z" w16du:dateUtc="2026-04-16T15:54:00Z"/>
              <w:rFonts w:asciiTheme="minorHAnsi" w:eastAsiaTheme="minorEastAsia" w:hAnsiTheme="minorHAnsi"/>
              <w:noProof/>
              <w:color w:val="auto"/>
              <w:kern w:val="2"/>
              <w:sz w:val="24"/>
              <w:szCs w:val="24"/>
              <w14:ligatures w14:val="standardContextual"/>
            </w:rPr>
          </w:pPr>
          <w:ins w:id="325"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"_Toc227272735"</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 s New Roman" w:hAnsi="Time s New Roman"/>
                <w:noProof/>
              </w:rPr>
              <w:t>6</w:t>
            </w:r>
            <w:r w:rsidRPr="0050294D">
              <w:rPr>
                <w:rStyle w:val="Hyperlink"/>
                <w:rFonts w:ascii="Time s New Roman" w:hAnsi="Time s New Roman"/>
                <w:noProof/>
                <w:lang w:val="vi-VN"/>
              </w:rPr>
              <w:t xml:space="preserve">.7.1. </w:t>
            </w:r>
            <w:r w:rsidRPr="0050294D">
              <w:rPr>
                <w:rStyle w:val="Hyperlink"/>
                <w:rFonts w:ascii="Time s New Roman" w:hAnsi="Time s New Roman"/>
                <w:noProof/>
              </w:rPr>
              <w:t>Xóa các đơn vận chuyển có trạng thái 'Dang cho'</w:t>
            </w:r>
            <w:r>
              <w:rPr>
                <w:noProof/>
                <w:webHidden/>
              </w:rPr>
              <w:tab/>
            </w:r>
            <w:r>
              <w:rPr>
                <w:noProof/>
                <w:webHidden/>
              </w:rPr>
              <w:fldChar w:fldCharType="begin"/>
            </w:r>
            <w:r>
              <w:rPr>
                <w:noProof/>
                <w:webHidden/>
              </w:rPr>
              <w:instrText xml:space="preserve"> PAGEREF _Toc227272735 \h </w:instrText>
            </w:r>
          </w:ins>
          <w:r>
            <w:rPr>
              <w:noProof/>
              <w:webHidden/>
            </w:rPr>
          </w:r>
          <w:ins w:id="326" w:author="Tuan NV" w:date="2026-04-16T22:54:00Z" w16du:dateUtc="2026-04-16T15:54:00Z">
            <w:r>
              <w:rPr>
                <w:noProof/>
                <w:webHidden/>
              </w:rPr>
              <w:fldChar w:fldCharType="separate"/>
            </w:r>
            <w:r>
              <w:rPr>
                <w:noProof/>
                <w:webHidden/>
              </w:rPr>
              <w:t>39</w:t>
            </w:r>
            <w:r>
              <w:rPr>
                <w:noProof/>
                <w:webHidden/>
              </w:rPr>
              <w:fldChar w:fldCharType="end"/>
            </w:r>
            <w:r w:rsidRPr="0050294D">
              <w:rPr>
                <w:rStyle w:val="Hyperlink"/>
                <w:noProof/>
              </w:rPr>
              <w:fldChar w:fldCharType="end"/>
            </w:r>
          </w:ins>
        </w:p>
        <w:p w14:paraId="45066F0F" w14:textId="60CC8084" w:rsidR="00BC7F90" w:rsidRDefault="00BC7F90">
          <w:pPr>
            <w:pStyle w:val="TOC3"/>
            <w:tabs>
              <w:tab w:val="right" w:leader="dot" w:pos="9062"/>
            </w:tabs>
            <w:rPr>
              <w:ins w:id="327" w:author="Tuan NV" w:date="2026-04-16T22:54:00Z" w16du:dateUtc="2026-04-16T15:54:00Z"/>
              <w:rFonts w:asciiTheme="minorHAnsi" w:eastAsiaTheme="minorEastAsia" w:hAnsiTheme="minorHAnsi"/>
              <w:noProof/>
              <w:color w:val="auto"/>
              <w:kern w:val="2"/>
              <w:sz w:val="24"/>
              <w:szCs w:val="24"/>
              <w14:ligatures w14:val="standardContextual"/>
            </w:rPr>
          </w:pPr>
          <w:ins w:id="328"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"_Toc227272736"</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rFonts w:ascii="Time s New Roman" w:hAnsi="Time s New Roman"/>
                <w:noProof/>
              </w:rPr>
              <w:t>6</w:t>
            </w:r>
            <w:r w:rsidRPr="0050294D">
              <w:rPr>
                <w:rStyle w:val="Hyperlink"/>
                <w:rFonts w:ascii="Time s New Roman" w:hAnsi="Time s New Roman"/>
                <w:noProof/>
                <w:lang w:val="vi-VN"/>
              </w:rPr>
              <w:t xml:space="preserve">.7.2. </w:t>
            </w:r>
            <w:r w:rsidRPr="0050294D">
              <w:rPr>
                <w:rStyle w:val="Hyperlink"/>
                <w:rFonts w:ascii="Time s New Roman" w:hAnsi="Time s New Roman"/>
                <w:noProof/>
              </w:rPr>
              <w:t>Xóa các chi tiết đơn xuất có số lượng nhỏ hơn 2</w:t>
            </w:r>
            <w:r>
              <w:rPr>
                <w:noProof/>
                <w:webHidden/>
              </w:rPr>
              <w:tab/>
            </w:r>
            <w:r>
              <w:rPr>
                <w:noProof/>
                <w:webHidden/>
              </w:rPr>
              <w:fldChar w:fldCharType="begin"/>
            </w:r>
            <w:r>
              <w:rPr>
                <w:noProof/>
                <w:webHidden/>
              </w:rPr>
              <w:instrText xml:space="preserve"> PAGEREF _Toc227272736 \h </w:instrText>
            </w:r>
          </w:ins>
          <w:r>
            <w:rPr>
              <w:noProof/>
              <w:webHidden/>
            </w:rPr>
          </w:r>
          <w:ins w:id="329" w:author="Tuan NV" w:date="2026-04-16T22:54:00Z" w16du:dateUtc="2026-04-16T15:54:00Z">
            <w:r>
              <w:rPr>
                <w:noProof/>
                <w:webHidden/>
              </w:rPr>
              <w:fldChar w:fldCharType="separate"/>
            </w:r>
            <w:r>
              <w:rPr>
                <w:noProof/>
                <w:webHidden/>
              </w:rPr>
              <w:t>39</w:t>
            </w:r>
            <w:r>
              <w:rPr>
                <w:noProof/>
                <w:webHidden/>
              </w:rPr>
              <w:fldChar w:fldCharType="end"/>
            </w:r>
            <w:r w:rsidRPr="0050294D">
              <w:rPr>
                <w:rStyle w:val="Hyperlink"/>
                <w:noProof/>
              </w:rPr>
              <w:fldChar w:fldCharType="end"/>
            </w:r>
          </w:ins>
        </w:p>
        <w:p w14:paraId="22DF7462" w14:textId="4D464904" w:rsidR="00BC7F90" w:rsidRDefault="00BC7F90">
          <w:pPr>
            <w:pStyle w:val="TOC1"/>
            <w:tabs>
              <w:tab w:val="right" w:leader="dot" w:pos="9062"/>
            </w:tabs>
            <w:rPr>
              <w:ins w:id="330" w:author="Tuan NV" w:date="2026-04-16T22:54:00Z" w16du:dateUtc="2026-04-16T15:54:00Z"/>
              <w:rFonts w:asciiTheme="minorHAnsi" w:eastAsiaTheme="minorEastAsia" w:hAnsiTheme="minorHAnsi"/>
              <w:noProof/>
              <w:color w:val="auto"/>
              <w:kern w:val="2"/>
              <w:sz w:val="24"/>
              <w:szCs w:val="24"/>
              <w14:ligatures w14:val="standardContextual"/>
            </w:rPr>
          </w:pPr>
          <w:ins w:id="331"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"_Toc227272737"</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noProof/>
                <w:lang w:val="vi-VN"/>
              </w:rPr>
              <w:t>KẾT LUẬN</w:t>
            </w:r>
            <w:r>
              <w:rPr>
                <w:noProof/>
                <w:webHidden/>
              </w:rPr>
              <w:tab/>
            </w:r>
            <w:r>
              <w:rPr>
                <w:noProof/>
                <w:webHidden/>
              </w:rPr>
              <w:fldChar w:fldCharType="begin"/>
            </w:r>
            <w:r>
              <w:rPr>
                <w:noProof/>
                <w:webHidden/>
              </w:rPr>
              <w:instrText xml:space="preserve"> PAGEREF _Toc227272737 \h </w:instrText>
            </w:r>
          </w:ins>
          <w:r>
            <w:rPr>
              <w:noProof/>
              <w:webHidden/>
            </w:rPr>
          </w:r>
          <w:ins w:id="332" w:author="Tuan NV" w:date="2026-04-16T22:54:00Z" w16du:dateUtc="2026-04-16T15:54:00Z">
            <w:r>
              <w:rPr>
                <w:noProof/>
                <w:webHidden/>
              </w:rPr>
              <w:fldChar w:fldCharType="separate"/>
            </w:r>
            <w:r>
              <w:rPr>
                <w:noProof/>
                <w:webHidden/>
              </w:rPr>
              <w:t>40</w:t>
            </w:r>
            <w:r>
              <w:rPr>
                <w:noProof/>
                <w:webHidden/>
              </w:rPr>
              <w:fldChar w:fldCharType="end"/>
            </w:r>
            <w:r w:rsidRPr="0050294D">
              <w:rPr>
                <w:rStyle w:val="Hyperlink"/>
                <w:noProof/>
              </w:rPr>
              <w:fldChar w:fldCharType="end"/>
            </w:r>
          </w:ins>
        </w:p>
        <w:p w14:paraId="71809696" w14:textId="74DC2A05" w:rsidR="00BC7F90" w:rsidRDefault="00BC7F90">
          <w:pPr>
            <w:pStyle w:val="TOC1"/>
            <w:tabs>
              <w:tab w:val="right" w:leader="dot" w:pos="9062"/>
            </w:tabs>
            <w:rPr>
              <w:ins w:id="333" w:author="Tuan NV" w:date="2026-04-16T22:54:00Z" w16du:dateUtc="2026-04-16T15:54:00Z"/>
              <w:rFonts w:asciiTheme="minorHAnsi" w:eastAsiaTheme="minorEastAsia" w:hAnsiTheme="minorHAnsi"/>
              <w:noProof/>
              <w:color w:val="auto"/>
              <w:kern w:val="2"/>
              <w:sz w:val="24"/>
              <w:szCs w:val="24"/>
              <w14:ligatures w14:val="standardContextual"/>
            </w:rPr>
          </w:pPr>
          <w:ins w:id="334"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"_Toc227272738"</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noProof/>
                <w:lang w:val="vi-VN"/>
              </w:rPr>
              <w:t>BẢNG PHÂN CÔNG NHIỆM VỤ</w:t>
            </w:r>
            <w:r>
              <w:rPr>
                <w:noProof/>
                <w:webHidden/>
              </w:rPr>
              <w:tab/>
            </w:r>
            <w:r>
              <w:rPr>
                <w:noProof/>
                <w:webHidden/>
              </w:rPr>
              <w:fldChar w:fldCharType="begin"/>
            </w:r>
            <w:r>
              <w:rPr>
                <w:noProof/>
                <w:webHidden/>
              </w:rPr>
              <w:instrText xml:space="preserve"> PAGEREF _Toc227272738 \h </w:instrText>
            </w:r>
          </w:ins>
          <w:r>
            <w:rPr>
              <w:noProof/>
              <w:webHidden/>
            </w:rPr>
          </w:r>
          <w:ins w:id="335" w:author="Tuan NV" w:date="2026-04-16T22:54:00Z" w16du:dateUtc="2026-04-16T15:54:00Z">
            <w:r>
              <w:rPr>
                <w:noProof/>
                <w:webHidden/>
              </w:rPr>
              <w:fldChar w:fldCharType="separate"/>
            </w:r>
            <w:r>
              <w:rPr>
                <w:noProof/>
                <w:webHidden/>
              </w:rPr>
              <w:t>41</w:t>
            </w:r>
            <w:r>
              <w:rPr>
                <w:noProof/>
                <w:webHidden/>
              </w:rPr>
              <w:fldChar w:fldCharType="end"/>
            </w:r>
            <w:r w:rsidRPr="0050294D">
              <w:rPr>
                <w:rStyle w:val="Hyperlink"/>
                <w:noProof/>
              </w:rPr>
              <w:fldChar w:fldCharType="end"/>
            </w:r>
          </w:ins>
        </w:p>
        <w:p w14:paraId="6D1DE12A" w14:textId="18ED2847" w:rsidR="00BC7F90" w:rsidRDefault="00BC7F90">
          <w:pPr>
            <w:pStyle w:val="TOC1"/>
            <w:tabs>
              <w:tab w:val="right" w:leader="dot" w:pos="9062"/>
            </w:tabs>
            <w:rPr>
              <w:ins w:id="336" w:author="Tuan NV" w:date="2026-04-16T22:54:00Z" w16du:dateUtc="2026-04-16T15:54:00Z"/>
              <w:rFonts w:asciiTheme="minorHAnsi" w:eastAsiaTheme="minorEastAsia" w:hAnsiTheme="minorHAnsi"/>
              <w:noProof/>
              <w:color w:val="auto"/>
              <w:kern w:val="2"/>
              <w:sz w:val="24"/>
              <w:szCs w:val="24"/>
              <w14:ligatures w14:val="standardContextual"/>
            </w:rPr>
          </w:pPr>
          <w:ins w:id="337" w:author="Tuan NV" w:date="2026-04-16T22:54:00Z" w16du:dateUtc="2026-04-16T15:54:00Z">
            <w:r w:rsidRPr="0050294D">
              <w:rPr>
                <w:rStyle w:val="Hyperlink"/>
                <w:noProof/>
              </w:rPr>
              <w:fldChar w:fldCharType="begin"/>
            </w:r>
            <w:r w:rsidRPr="0050294D">
              <w:rPr>
                <w:rStyle w:val="Hyperlink"/>
                <w:noProof/>
              </w:rPr>
              <w:instrText xml:space="preserve"> </w:instrText>
            </w:r>
            <w:r>
              <w:rPr>
                <w:noProof/>
              </w:rPr>
              <w:instrText>HYPERLINK \l "_Toc227272739"</w:instrText>
            </w:r>
            <w:r w:rsidRPr="0050294D">
              <w:rPr>
                <w:rStyle w:val="Hyperlink"/>
                <w:noProof/>
              </w:rPr>
              <w:instrText xml:space="preserve"> </w:instrText>
            </w:r>
            <w:r w:rsidRPr="0050294D">
              <w:rPr>
                <w:rStyle w:val="Hyperlink"/>
                <w:noProof/>
              </w:rPr>
            </w:r>
            <w:r w:rsidRPr="0050294D">
              <w:rPr>
                <w:rStyle w:val="Hyperlink"/>
                <w:noProof/>
              </w:rPr>
              <w:fldChar w:fldCharType="separate"/>
            </w:r>
            <w:r w:rsidRPr="0050294D">
              <w:rPr>
                <w:rStyle w:val="Hyperlink"/>
                <w:noProof/>
                <w:lang w:val="vi-VN"/>
              </w:rPr>
              <w:t>TÀI LIỆU THAM KHẢO</w:t>
            </w:r>
            <w:r>
              <w:rPr>
                <w:noProof/>
                <w:webHidden/>
              </w:rPr>
              <w:tab/>
            </w:r>
            <w:r>
              <w:rPr>
                <w:noProof/>
                <w:webHidden/>
              </w:rPr>
              <w:fldChar w:fldCharType="begin"/>
            </w:r>
            <w:r>
              <w:rPr>
                <w:noProof/>
                <w:webHidden/>
              </w:rPr>
              <w:instrText xml:space="preserve"> PAGEREF _Toc227272739 \h </w:instrText>
            </w:r>
          </w:ins>
          <w:r>
            <w:rPr>
              <w:noProof/>
              <w:webHidden/>
            </w:rPr>
          </w:r>
          <w:ins w:id="338" w:author="Tuan NV" w:date="2026-04-16T22:54:00Z" w16du:dateUtc="2026-04-16T15:54:00Z">
            <w:r>
              <w:rPr>
                <w:noProof/>
                <w:webHidden/>
              </w:rPr>
              <w:fldChar w:fldCharType="separate"/>
            </w:r>
            <w:r>
              <w:rPr>
                <w:noProof/>
                <w:webHidden/>
              </w:rPr>
              <w:t>42</w:t>
            </w:r>
            <w:r>
              <w:rPr>
                <w:noProof/>
                <w:webHidden/>
              </w:rPr>
              <w:fldChar w:fldCharType="end"/>
            </w:r>
            <w:r w:rsidRPr="0050294D">
              <w:rPr>
                <w:rStyle w:val="Hyperlink"/>
                <w:noProof/>
              </w:rPr>
              <w:fldChar w:fldCharType="end"/>
            </w:r>
          </w:ins>
        </w:p>
        <w:p w14:paraId="0C515555" w14:textId="2E53FF05" w:rsidR="000C5564" w:rsidRPr="001F04C9" w:rsidDel="00BC7F90" w:rsidRDefault="000C5564">
          <w:pPr>
            <w:pStyle w:val="TOC1"/>
            <w:tabs>
              <w:tab w:val="right" w:leader="dot" w:pos="9062"/>
            </w:tabs>
            <w:rPr>
              <w:del w:id="339" w:author="Tuan NV" w:date="2026-04-16T22:54:00Z" w16du:dateUtc="2026-04-16T15:54:00Z"/>
              <w:rFonts w:asciiTheme="minorHAnsi" w:eastAsiaTheme="minorEastAsia" w:hAnsiTheme="minorHAnsi"/>
              <w:noProof/>
              <w:color w:val="auto"/>
              <w:kern w:val="2"/>
              <w:sz w:val="26"/>
              <w:szCs w:val="26"/>
              <w14:ligatures w14:val="standardContextual"/>
              <w:rPrChange w:id="340" w:author="Tuan NV" w:date="2026-04-16T22:33:00Z" w16du:dateUtc="2026-04-16T15:33:00Z">
                <w:rPr>
                  <w:del w:id="341"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342" w:author="Tuan NV" w:date="2026-04-16T22:54:00Z" w16du:dateUtc="2026-04-16T15:54:00Z">
            <w:r w:rsidRPr="00BC7F90" w:rsidDel="00BC7F90">
              <w:rPr>
                <w:sz w:val="26"/>
                <w:szCs w:val="26"/>
                <w:rPrChange w:id="343" w:author="Tuan NV" w:date="2026-04-16T22:54:00Z" w16du:dateUtc="2026-04-16T15:54:00Z">
                  <w:rPr>
                    <w:rStyle w:val="Hyperlink"/>
                    <w:noProof/>
                  </w:rPr>
                </w:rPrChange>
              </w:rPr>
              <w:delText>LỜI CẢM ƠN</w:delText>
            </w:r>
            <w:r w:rsidRPr="001F04C9" w:rsidDel="00BC7F90">
              <w:rPr>
                <w:noProof/>
                <w:webHidden/>
                <w:sz w:val="26"/>
                <w:szCs w:val="26"/>
                <w:rPrChange w:id="344" w:author="Tuan NV" w:date="2026-04-16T22:33:00Z" w16du:dateUtc="2026-04-16T15:33:00Z">
                  <w:rPr>
                    <w:noProof/>
                    <w:webHidden/>
                  </w:rPr>
                </w:rPrChange>
              </w:rPr>
              <w:tab/>
              <w:delText>2</w:delText>
            </w:r>
          </w:del>
        </w:p>
        <w:p w14:paraId="27435B2C" w14:textId="272011ED" w:rsidR="000C5564" w:rsidRPr="001F04C9" w:rsidDel="00BC7F90" w:rsidRDefault="000C5564">
          <w:pPr>
            <w:pStyle w:val="TOC1"/>
            <w:tabs>
              <w:tab w:val="right" w:leader="dot" w:pos="9062"/>
            </w:tabs>
            <w:rPr>
              <w:del w:id="345" w:author="Tuan NV" w:date="2026-04-16T22:54:00Z" w16du:dateUtc="2026-04-16T15:54:00Z"/>
              <w:rFonts w:asciiTheme="minorHAnsi" w:eastAsiaTheme="minorEastAsia" w:hAnsiTheme="minorHAnsi"/>
              <w:noProof/>
              <w:color w:val="auto"/>
              <w:kern w:val="2"/>
              <w:sz w:val="26"/>
              <w:szCs w:val="26"/>
              <w14:ligatures w14:val="standardContextual"/>
              <w:rPrChange w:id="346" w:author="Tuan NV" w:date="2026-04-16T22:33:00Z" w16du:dateUtc="2026-04-16T15:33:00Z">
                <w:rPr>
                  <w:del w:id="347"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348" w:author="Tuan NV" w:date="2026-04-16T22:54:00Z" w16du:dateUtc="2026-04-16T15:54:00Z">
            <w:r w:rsidRPr="00BC7F90" w:rsidDel="00BC7F90">
              <w:rPr>
                <w:sz w:val="26"/>
                <w:szCs w:val="26"/>
                <w:rPrChange w:id="349" w:author="Tuan NV" w:date="2026-04-16T22:54:00Z" w16du:dateUtc="2026-04-16T15:54:00Z">
                  <w:rPr>
                    <w:rStyle w:val="Hyperlink"/>
                    <w:noProof/>
                  </w:rPr>
                </w:rPrChange>
              </w:rPr>
              <w:delText>LỜI NÓI ĐẦU</w:delText>
            </w:r>
            <w:r w:rsidRPr="001F04C9" w:rsidDel="00BC7F90">
              <w:rPr>
                <w:noProof/>
                <w:webHidden/>
                <w:sz w:val="26"/>
                <w:szCs w:val="26"/>
                <w:rPrChange w:id="350" w:author="Tuan NV" w:date="2026-04-16T22:33:00Z" w16du:dateUtc="2026-04-16T15:33:00Z">
                  <w:rPr>
                    <w:noProof/>
                    <w:webHidden/>
                  </w:rPr>
                </w:rPrChange>
              </w:rPr>
              <w:tab/>
              <w:delText>3</w:delText>
            </w:r>
          </w:del>
        </w:p>
        <w:p w14:paraId="5E0D70CA" w14:textId="60F67E54" w:rsidR="000C5564" w:rsidRPr="001F04C9" w:rsidDel="00BC7F90" w:rsidRDefault="000C5564">
          <w:pPr>
            <w:pStyle w:val="TOC1"/>
            <w:tabs>
              <w:tab w:val="right" w:leader="dot" w:pos="9062"/>
            </w:tabs>
            <w:rPr>
              <w:del w:id="351" w:author="Tuan NV" w:date="2026-04-16T22:54:00Z" w16du:dateUtc="2026-04-16T15:54:00Z"/>
              <w:rFonts w:asciiTheme="minorHAnsi" w:eastAsiaTheme="minorEastAsia" w:hAnsiTheme="minorHAnsi"/>
              <w:noProof/>
              <w:color w:val="auto"/>
              <w:kern w:val="2"/>
              <w:sz w:val="26"/>
              <w:szCs w:val="26"/>
              <w14:ligatures w14:val="standardContextual"/>
              <w:rPrChange w:id="352" w:author="Tuan NV" w:date="2026-04-16T22:33:00Z" w16du:dateUtc="2026-04-16T15:33:00Z">
                <w:rPr>
                  <w:del w:id="353"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354" w:author="Tuan NV" w:date="2026-04-16T22:54:00Z" w16du:dateUtc="2026-04-16T15:54:00Z">
            <w:r w:rsidRPr="00BC7F90" w:rsidDel="00BC7F90">
              <w:rPr>
                <w:sz w:val="26"/>
                <w:szCs w:val="26"/>
                <w:rPrChange w:id="355" w:author="Tuan NV" w:date="2026-04-16T22:54:00Z" w16du:dateUtc="2026-04-16T15:54:00Z">
                  <w:rPr>
                    <w:rStyle w:val="Hyperlink"/>
                    <w:noProof/>
                    <w:lang w:val="vi-VN"/>
                  </w:rPr>
                </w:rPrChange>
              </w:rPr>
              <w:delText>MỤC LỤC</w:delText>
            </w:r>
            <w:r w:rsidRPr="001F04C9" w:rsidDel="00BC7F90">
              <w:rPr>
                <w:noProof/>
                <w:webHidden/>
                <w:sz w:val="26"/>
                <w:szCs w:val="26"/>
                <w:rPrChange w:id="356" w:author="Tuan NV" w:date="2026-04-16T22:33:00Z" w16du:dateUtc="2026-04-16T15:33:00Z">
                  <w:rPr>
                    <w:noProof/>
                    <w:webHidden/>
                  </w:rPr>
                </w:rPrChange>
              </w:rPr>
              <w:tab/>
              <w:delText>4</w:delText>
            </w:r>
          </w:del>
        </w:p>
        <w:p w14:paraId="44ACCC00" w14:textId="658EE288" w:rsidR="000C5564" w:rsidRPr="001F04C9" w:rsidDel="00BC7F90" w:rsidRDefault="000C5564">
          <w:pPr>
            <w:pStyle w:val="TOC1"/>
            <w:tabs>
              <w:tab w:val="right" w:leader="dot" w:pos="9062"/>
            </w:tabs>
            <w:rPr>
              <w:del w:id="357" w:author="Tuan NV" w:date="2026-04-16T22:54:00Z" w16du:dateUtc="2026-04-16T15:54:00Z"/>
              <w:rFonts w:asciiTheme="minorHAnsi" w:eastAsiaTheme="minorEastAsia" w:hAnsiTheme="minorHAnsi"/>
              <w:noProof/>
              <w:color w:val="auto"/>
              <w:kern w:val="2"/>
              <w:sz w:val="26"/>
              <w:szCs w:val="26"/>
              <w14:ligatures w14:val="standardContextual"/>
              <w:rPrChange w:id="358" w:author="Tuan NV" w:date="2026-04-16T22:33:00Z" w16du:dateUtc="2026-04-16T15:33:00Z">
                <w:rPr>
                  <w:del w:id="359"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360" w:author="Tuan NV" w:date="2026-04-16T22:54:00Z" w16du:dateUtc="2026-04-16T15:54:00Z">
            <w:r w:rsidRPr="00BC7F90" w:rsidDel="00BC7F90">
              <w:rPr>
                <w:sz w:val="26"/>
                <w:szCs w:val="26"/>
                <w:rPrChange w:id="361" w:author="Tuan NV" w:date="2026-04-16T22:54:00Z" w16du:dateUtc="2026-04-16T15:54:00Z">
                  <w:rPr>
                    <w:rStyle w:val="Hyperlink"/>
                    <w:noProof/>
                    <w:lang w:val="vi-VN"/>
                  </w:rPr>
                </w:rPrChange>
              </w:rPr>
              <w:delText>DANH MỤC HÌNH ẢNH</w:delText>
            </w:r>
            <w:r w:rsidRPr="001F04C9" w:rsidDel="00BC7F90">
              <w:rPr>
                <w:noProof/>
                <w:webHidden/>
                <w:sz w:val="26"/>
                <w:szCs w:val="26"/>
                <w:rPrChange w:id="362" w:author="Tuan NV" w:date="2026-04-16T22:33:00Z" w16du:dateUtc="2026-04-16T15:33:00Z">
                  <w:rPr>
                    <w:noProof/>
                    <w:webHidden/>
                  </w:rPr>
                </w:rPrChange>
              </w:rPr>
              <w:tab/>
              <w:delText>7</w:delText>
            </w:r>
          </w:del>
        </w:p>
        <w:p w14:paraId="341AF4F1" w14:textId="05A27610" w:rsidR="000C5564" w:rsidRPr="001F04C9" w:rsidDel="00BC7F90" w:rsidRDefault="000C5564">
          <w:pPr>
            <w:pStyle w:val="TOC1"/>
            <w:tabs>
              <w:tab w:val="right" w:leader="dot" w:pos="9062"/>
            </w:tabs>
            <w:rPr>
              <w:del w:id="363" w:author="Tuan NV" w:date="2026-04-16T22:54:00Z" w16du:dateUtc="2026-04-16T15:54:00Z"/>
              <w:rFonts w:asciiTheme="minorHAnsi" w:eastAsiaTheme="minorEastAsia" w:hAnsiTheme="minorHAnsi"/>
              <w:noProof/>
              <w:color w:val="auto"/>
              <w:kern w:val="2"/>
              <w:sz w:val="26"/>
              <w:szCs w:val="26"/>
              <w14:ligatures w14:val="standardContextual"/>
              <w:rPrChange w:id="364" w:author="Tuan NV" w:date="2026-04-16T22:33:00Z" w16du:dateUtc="2026-04-16T15:33:00Z">
                <w:rPr>
                  <w:del w:id="365"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366" w:author="Tuan NV" w:date="2026-04-16T22:54:00Z" w16du:dateUtc="2026-04-16T15:54:00Z">
            <w:r w:rsidRPr="00BC7F90" w:rsidDel="00BC7F90">
              <w:rPr>
                <w:sz w:val="26"/>
                <w:szCs w:val="26"/>
                <w:rPrChange w:id="367" w:author="Tuan NV" w:date="2026-04-16T22:54:00Z" w16du:dateUtc="2026-04-16T15:54:00Z">
                  <w:rPr>
                    <w:rStyle w:val="Hyperlink"/>
                    <w:noProof/>
                  </w:rPr>
                </w:rPrChange>
              </w:rPr>
              <w:delText>CHƯƠNG 1: TỔNG QUAN ĐỀ TÀI</w:delText>
            </w:r>
            <w:r w:rsidRPr="001F04C9" w:rsidDel="00BC7F90">
              <w:rPr>
                <w:noProof/>
                <w:webHidden/>
                <w:sz w:val="26"/>
                <w:szCs w:val="26"/>
                <w:rPrChange w:id="368" w:author="Tuan NV" w:date="2026-04-16T22:33:00Z" w16du:dateUtc="2026-04-16T15:33:00Z">
                  <w:rPr>
                    <w:noProof/>
                    <w:webHidden/>
                  </w:rPr>
                </w:rPrChange>
              </w:rPr>
              <w:tab/>
              <w:delText>8</w:delText>
            </w:r>
          </w:del>
        </w:p>
        <w:p w14:paraId="09338C55" w14:textId="646B538B" w:rsidR="000C5564" w:rsidRPr="001F04C9" w:rsidDel="00BC7F90" w:rsidRDefault="000C5564">
          <w:pPr>
            <w:pStyle w:val="TOC2"/>
            <w:tabs>
              <w:tab w:val="right" w:leader="dot" w:pos="9062"/>
            </w:tabs>
            <w:rPr>
              <w:del w:id="369" w:author="Tuan NV" w:date="2026-04-16T22:54:00Z" w16du:dateUtc="2026-04-16T15:54:00Z"/>
              <w:rFonts w:asciiTheme="minorHAnsi" w:eastAsiaTheme="minorEastAsia" w:hAnsiTheme="minorHAnsi"/>
              <w:noProof/>
              <w:color w:val="auto"/>
              <w:kern w:val="2"/>
              <w:sz w:val="26"/>
              <w:szCs w:val="26"/>
              <w14:ligatures w14:val="standardContextual"/>
              <w:rPrChange w:id="370" w:author="Tuan NV" w:date="2026-04-16T22:33:00Z" w16du:dateUtc="2026-04-16T15:33:00Z">
                <w:rPr>
                  <w:del w:id="371"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372" w:author="Tuan NV" w:date="2026-04-16T22:54:00Z" w16du:dateUtc="2026-04-16T15:54:00Z">
            <w:r w:rsidRPr="00BC7F90" w:rsidDel="00BC7F90">
              <w:rPr>
                <w:sz w:val="26"/>
                <w:szCs w:val="26"/>
                <w:rPrChange w:id="373" w:author="Tuan NV" w:date="2026-04-16T22:54:00Z" w16du:dateUtc="2026-04-16T15:54:00Z">
                  <w:rPr>
                    <w:rStyle w:val="Hyperlink"/>
                    <w:noProof/>
                  </w:rPr>
                </w:rPrChange>
              </w:rPr>
              <w:delText>1</w:delText>
            </w:r>
            <w:r w:rsidRPr="00BC7F90" w:rsidDel="00BC7F90">
              <w:rPr>
                <w:sz w:val="26"/>
                <w:szCs w:val="26"/>
                <w:rPrChange w:id="374" w:author="Tuan NV" w:date="2026-04-16T22:54:00Z" w16du:dateUtc="2026-04-16T15:54:00Z">
                  <w:rPr>
                    <w:rStyle w:val="Hyperlink"/>
                    <w:noProof/>
                    <w:lang w:val="vi-VN"/>
                  </w:rPr>
                </w:rPrChange>
              </w:rPr>
              <w:delText xml:space="preserve">.1 </w:delText>
            </w:r>
            <w:r w:rsidRPr="00BC7F90" w:rsidDel="00BC7F90">
              <w:rPr>
                <w:sz w:val="26"/>
                <w:szCs w:val="26"/>
                <w:rPrChange w:id="375" w:author="Tuan NV" w:date="2026-04-16T22:54:00Z" w16du:dateUtc="2026-04-16T15:54:00Z">
                  <w:rPr>
                    <w:rStyle w:val="Hyperlink"/>
                    <w:noProof/>
                  </w:rPr>
                </w:rPrChange>
              </w:rPr>
              <w:delText>Khảo sát</w:delText>
            </w:r>
            <w:r w:rsidRPr="001F04C9" w:rsidDel="00BC7F90">
              <w:rPr>
                <w:noProof/>
                <w:webHidden/>
                <w:sz w:val="26"/>
                <w:szCs w:val="26"/>
                <w:rPrChange w:id="376" w:author="Tuan NV" w:date="2026-04-16T22:33:00Z" w16du:dateUtc="2026-04-16T15:33:00Z">
                  <w:rPr>
                    <w:noProof/>
                    <w:webHidden/>
                  </w:rPr>
                </w:rPrChange>
              </w:rPr>
              <w:tab/>
              <w:delText>9</w:delText>
            </w:r>
          </w:del>
        </w:p>
        <w:p w14:paraId="199B56FF" w14:textId="2D450708" w:rsidR="000C5564" w:rsidRPr="001F04C9" w:rsidDel="00BC7F90" w:rsidRDefault="000C5564">
          <w:pPr>
            <w:pStyle w:val="TOC3"/>
            <w:tabs>
              <w:tab w:val="right" w:leader="dot" w:pos="9062"/>
            </w:tabs>
            <w:rPr>
              <w:del w:id="377" w:author="Tuan NV" w:date="2026-04-16T22:54:00Z" w16du:dateUtc="2026-04-16T15:54:00Z"/>
              <w:rFonts w:asciiTheme="minorHAnsi" w:eastAsiaTheme="minorEastAsia" w:hAnsiTheme="minorHAnsi"/>
              <w:noProof/>
              <w:color w:val="auto"/>
              <w:kern w:val="2"/>
              <w:sz w:val="26"/>
              <w:szCs w:val="26"/>
              <w14:ligatures w14:val="standardContextual"/>
              <w:rPrChange w:id="378" w:author="Tuan NV" w:date="2026-04-16T22:33:00Z" w16du:dateUtc="2026-04-16T15:33:00Z">
                <w:rPr>
                  <w:del w:id="379"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380" w:author="Tuan NV" w:date="2026-04-16T22:54:00Z" w16du:dateUtc="2026-04-16T15:54:00Z">
            <w:r w:rsidRPr="00BC7F90" w:rsidDel="00BC7F90">
              <w:rPr>
                <w:sz w:val="26"/>
                <w:szCs w:val="26"/>
                <w:rPrChange w:id="381" w:author="Tuan NV" w:date="2026-04-16T22:54:00Z" w16du:dateUtc="2026-04-16T15:54:00Z">
                  <w:rPr>
                    <w:rStyle w:val="Hyperlink"/>
                    <w:noProof/>
                  </w:rPr>
                </w:rPrChange>
              </w:rPr>
              <w:delText>1</w:delText>
            </w:r>
            <w:r w:rsidRPr="00BC7F90" w:rsidDel="00BC7F90">
              <w:rPr>
                <w:sz w:val="26"/>
                <w:szCs w:val="26"/>
                <w:rPrChange w:id="382" w:author="Tuan NV" w:date="2026-04-16T22:54:00Z" w16du:dateUtc="2026-04-16T15:54:00Z">
                  <w:rPr>
                    <w:rStyle w:val="Hyperlink"/>
                    <w:noProof/>
                    <w:lang w:val="vi-VN"/>
                  </w:rPr>
                </w:rPrChange>
              </w:rPr>
              <w:delText xml:space="preserve">.1.1. </w:delText>
            </w:r>
            <w:r w:rsidRPr="00BC7F90" w:rsidDel="00BC7F90">
              <w:rPr>
                <w:sz w:val="26"/>
                <w:szCs w:val="26"/>
                <w:rPrChange w:id="383" w:author="Tuan NV" w:date="2026-04-16T22:54:00Z" w16du:dateUtc="2026-04-16T15:54:00Z">
                  <w:rPr>
                    <w:rStyle w:val="Hyperlink"/>
                    <w:noProof/>
                  </w:rPr>
                </w:rPrChange>
              </w:rPr>
              <w:delText>Chủ đề 1: Quy trình nhập hàng và quản lý kho</w:delText>
            </w:r>
            <w:r w:rsidRPr="001F04C9" w:rsidDel="00BC7F90">
              <w:rPr>
                <w:noProof/>
                <w:webHidden/>
                <w:sz w:val="26"/>
                <w:szCs w:val="26"/>
                <w:rPrChange w:id="384" w:author="Tuan NV" w:date="2026-04-16T22:33:00Z" w16du:dateUtc="2026-04-16T15:33:00Z">
                  <w:rPr>
                    <w:noProof/>
                    <w:webHidden/>
                  </w:rPr>
                </w:rPrChange>
              </w:rPr>
              <w:tab/>
              <w:delText>9</w:delText>
            </w:r>
          </w:del>
        </w:p>
        <w:p w14:paraId="77653E5D" w14:textId="6CB1A796" w:rsidR="000C5564" w:rsidRPr="001F04C9" w:rsidDel="00BC7F90" w:rsidRDefault="000C5564">
          <w:pPr>
            <w:pStyle w:val="TOC3"/>
            <w:tabs>
              <w:tab w:val="right" w:leader="dot" w:pos="9062"/>
            </w:tabs>
            <w:rPr>
              <w:del w:id="385" w:author="Tuan NV" w:date="2026-04-16T22:54:00Z" w16du:dateUtc="2026-04-16T15:54:00Z"/>
              <w:rFonts w:asciiTheme="minorHAnsi" w:eastAsiaTheme="minorEastAsia" w:hAnsiTheme="minorHAnsi"/>
              <w:noProof/>
              <w:color w:val="auto"/>
              <w:kern w:val="2"/>
              <w:sz w:val="26"/>
              <w:szCs w:val="26"/>
              <w14:ligatures w14:val="standardContextual"/>
              <w:rPrChange w:id="386" w:author="Tuan NV" w:date="2026-04-16T22:33:00Z" w16du:dateUtc="2026-04-16T15:33:00Z">
                <w:rPr>
                  <w:del w:id="387"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388" w:author="Tuan NV" w:date="2026-04-16T22:54:00Z" w16du:dateUtc="2026-04-16T15:54:00Z">
            <w:r w:rsidRPr="00BC7F90" w:rsidDel="00BC7F90">
              <w:rPr>
                <w:sz w:val="26"/>
                <w:szCs w:val="26"/>
                <w:rPrChange w:id="389" w:author="Tuan NV" w:date="2026-04-16T22:54:00Z" w16du:dateUtc="2026-04-16T15:54:00Z">
                  <w:rPr>
                    <w:rStyle w:val="Hyperlink"/>
                    <w:noProof/>
                  </w:rPr>
                </w:rPrChange>
              </w:rPr>
              <w:delText>1</w:delText>
            </w:r>
            <w:r w:rsidRPr="00BC7F90" w:rsidDel="00BC7F90">
              <w:rPr>
                <w:sz w:val="26"/>
                <w:szCs w:val="26"/>
                <w:rPrChange w:id="390" w:author="Tuan NV" w:date="2026-04-16T22:54:00Z" w16du:dateUtc="2026-04-16T15:54:00Z">
                  <w:rPr>
                    <w:rStyle w:val="Hyperlink"/>
                    <w:noProof/>
                    <w:lang w:val="vi-VN"/>
                  </w:rPr>
                </w:rPrChange>
              </w:rPr>
              <w:delText xml:space="preserve">.1.2. </w:delText>
            </w:r>
            <w:r w:rsidRPr="00BC7F90" w:rsidDel="00BC7F90">
              <w:rPr>
                <w:sz w:val="26"/>
                <w:szCs w:val="26"/>
                <w:rPrChange w:id="391" w:author="Tuan NV" w:date="2026-04-16T22:54:00Z" w16du:dateUtc="2026-04-16T15:54:00Z">
                  <w:rPr>
                    <w:rStyle w:val="Hyperlink"/>
                    <w:noProof/>
                  </w:rPr>
                </w:rPrChange>
              </w:rPr>
              <w:delText>Chủ đề 2: Quy trình xuất hàng và bán hàng</w:delText>
            </w:r>
            <w:r w:rsidRPr="001F04C9" w:rsidDel="00BC7F90">
              <w:rPr>
                <w:noProof/>
                <w:webHidden/>
                <w:sz w:val="26"/>
                <w:szCs w:val="26"/>
                <w:rPrChange w:id="392" w:author="Tuan NV" w:date="2026-04-16T22:33:00Z" w16du:dateUtc="2026-04-16T15:33:00Z">
                  <w:rPr>
                    <w:noProof/>
                    <w:webHidden/>
                  </w:rPr>
                </w:rPrChange>
              </w:rPr>
              <w:tab/>
              <w:delText>9</w:delText>
            </w:r>
          </w:del>
        </w:p>
        <w:p w14:paraId="02166BCD" w14:textId="47AC2E46" w:rsidR="000C5564" w:rsidRPr="001F04C9" w:rsidDel="00BC7F90" w:rsidRDefault="000C5564">
          <w:pPr>
            <w:pStyle w:val="TOC3"/>
            <w:tabs>
              <w:tab w:val="right" w:leader="dot" w:pos="9062"/>
            </w:tabs>
            <w:rPr>
              <w:del w:id="393" w:author="Tuan NV" w:date="2026-04-16T22:54:00Z" w16du:dateUtc="2026-04-16T15:54:00Z"/>
              <w:rFonts w:asciiTheme="minorHAnsi" w:eastAsiaTheme="minorEastAsia" w:hAnsiTheme="minorHAnsi"/>
              <w:noProof/>
              <w:color w:val="auto"/>
              <w:kern w:val="2"/>
              <w:sz w:val="26"/>
              <w:szCs w:val="26"/>
              <w14:ligatures w14:val="standardContextual"/>
              <w:rPrChange w:id="394" w:author="Tuan NV" w:date="2026-04-16T22:33:00Z" w16du:dateUtc="2026-04-16T15:33:00Z">
                <w:rPr>
                  <w:del w:id="395"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396" w:author="Tuan NV" w:date="2026-04-16T22:54:00Z" w16du:dateUtc="2026-04-16T15:54:00Z">
            <w:r w:rsidRPr="00BC7F90" w:rsidDel="00BC7F90">
              <w:rPr>
                <w:sz w:val="26"/>
                <w:szCs w:val="26"/>
                <w:rPrChange w:id="397" w:author="Tuan NV" w:date="2026-04-16T22:54:00Z" w16du:dateUtc="2026-04-16T15:54:00Z">
                  <w:rPr>
                    <w:rStyle w:val="Hyperlink"/>
                    <w:noProof/>
                  </w:rPr>
                </w:rPrChange>
              </w:rPr>
              <w:delText>1</w:delText>
            </w:r>
            <w:r w:rsidRPr="00BC7F90" w:rsidDel="00BC7F90">
              <w:rPr>
                <w:sz w:val="26"/>
                <w:szCs w:val="26"/>
                <w:rPrChange w:id="398" w:author="Tuan NV" w:date="2026-04-16T22:54:00Z" w16du:dateUtc="2026-04-16T15:54:00Z">
                  <w:rPr>
                    <w:rStyle w:val="Hyperlink"/>
                    <w:noProof/>
                    <w:lang w:val="vi-VN"/>
                  </w:rPr>
                </w:rPrChange>
              </w:rPr>
              <w:delText xml:space="preserve">.1.3. </w:delText>
            </w:r>
            <w:r w:rsidRPr="00BC7F90" w:rsidDel="00BC7F90">
              <w:rPr>
                <w:sz w:val="26"/>
                <w:szCs w:val="26"/>
                <w:rPrChange w:id="399" w:author="Tuan NV" w:date="2026-04-16T22:54:00Z" w16du:dateUtc="2026-04-16T15:54:00Z">
                  <w:rPr>
                    <w:rStyle w:val="Hyperlink"/>
                    <w:noProof/>
                  </w:rPr>
                </w:rPrChange>
              </w:rPr>
              <w:delText>Chủ đề 3: Quản lý vận chuyển và giao hàng</w:delText>
            </w:r>
            <w:r w:rsidRPr="001F04C9" w:rsidDel="00BC7F90">
              <w:rPr>
                <w:noProof/>
                <w:webHidden/>
                <w:sz w:val="26"/>
                <w:szCs w:val="26"/>
                <w:rPrChange w:id="400" w:author="Tuan NV" w:date="2026-04-16T22:33:00Z" w16du:dateUtc="2026-04-16T15:33:00Z">
                  <w:rPr>
                    <w:noProof/>
                    <w:webHidden/>
                  </w:rPr>
                </w:rPrChange>
              </w:rPr>
              <w:tab/>
              <w:delText>10</w:delText>
            </w:r>
          </w:del>
        </w:p>
        <w:p w14:paraId="31324E3F" w14:textId="4FD21145" w:rsidR="000C5564" w:rsidRPr="001F04C9" w:rsidDel="00BC7F90" w:rsidRDefault="000C5564">
          <w:pPr>
            <w:pStyle w:val="TOC3"/>
            <w:tabs>
              <w:tab w:val="right" w:leader="dot" w:pos="9062"/>
            </w:tabs>
            <w:rPr>
              <w:del w:id="401" w:author="Tuan NV" w:date="2026-04-16T22:54:00Z" w16du:dateUtc="2026-04-16T15:54:00Z"/>
              <w:rFonts w:asciiTheme="minorHAnsi" w:eastAsiaTheme="minorEastAsia" w:hAnsiTheme="minorHAnsi"/>
              <w:noProof/>
              <w:color w:val="auto"/>
              <w:kern w:val="2"/>
              <w:sz w:val="26"/>
              <w:szCs w:val="26"/>
              <w14:ligatures w14:val="standardContextual"/>
              <w:rPrChange w:id="402" w:author="Tuan NV" w:date="2026-04-16T22:33:00Z" w16du:dateUtc="2026-04-16T15:33:00Z">
                <w:rPr>
                  <w:del w:id="403"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404" w:author="Tuan NV" w:date="2026-04-16T22:54:00Z" w16du:dateUtc="2026-04-16T15:54:00Z">
            <w:r w:rsidRPr="00BC7F90" w:rsidDel="00BC7F90">
              <w:rPr>
                <w:sz w:val="26"/>
                <w:szCs w:val="26"/>
                <w:rPrChange w:id="405" w:author="Tuan NV" w:date="2026-04-16T22:54:00Z" w16du:dateUtc="2026-04-16T15:54:00Z">
                  <w:rPr>
                    <w:rStyle w:val="Hyperlink"/>
                    <w:noProof/>
                  </w:rPr>
                </w:rPrChange>
              </w:rPr>
              <w:delText>1</w:delText>
            </w:r>
            <w:r w:rsidRPr="00BC7F90" w:rsidDel="00BC7F90">
              <w:rPr>
                <w:sz w:val="26"/>
                <w:szCs w:val="26"/>
                <w:rPrChange w:id="406" w:author="Tuan NV" w:date="2026-04-16T22:54:00Z" w16du:dateUtc="2026-04-16T15:54:00Z">
                  <w:rPr>
                    <w:rStyle w:val="Hyperlink"/>
                    <w:noProof/>
                    <w:lang w:val="vi-VN"/>
                  </w:rPr>
                </w:rPrChange>
              </w:rPr>
              <w:delText xml:space="preserve">.1.4. </w:delText>
            </w:r>
            <w:r w:rsidRPr="00BC7F90" w:rsidDel="00BC7F90">
              <w:rPr>
                <w:sz w:val="26"/>
                <w:szCs w:val="26"/>
                <w:rPrChange w:id="407" w:author="Tuan NV" w:date="2026-04-16T22:54:00Z" w16du:dateUtc="2026-04-16T15:54:00Z">
                  <w:rPr>
                    <w:rStyle w:val="Hyperlink"/>
                    <w:noProof/>
                  </w:rPr>
                </w:rPrChange>
              </w:rPr>
              <w:delText>Chủ đề 4: Báo cáo và thống kê</w:delText>
            </w:r>
            <w:r w:rsidRPr="001F04C9" w:rsidDel="00BC7F90">
              <w:rPr>
                <w:noProof/>
                <w:webHidden/>
                <w:sz w:val="26"/>
                <w:szCs w:val="26"/>
                <w:rPrChange w:id="408" w:author="Tuan NV" w:date="2026-04-16T22:33:00Z" w16du:dateUtc="2026-04-16T15:33:00Z">
                  <w:rPr>
                    <w:noProof/>
                    <w:webHidden/>
                  </w:rPr>
                </w:rPrChange>
              </w:rPr>
              <w:tab/>
              <w:delText>10</w:delText>
            </w:r>
          </w:del>
        </w:p>
        <w:p w14:paraId="71F09842" w14:textId="7756E4E5" w:rsidR="000C5564" w:rsidRPr="001F04C9" w:rsidDel="00BC7F90" w:rsidRDefault="000C5564">
          <w:pPr>
            <w:pStyle w:val="TOC2"/>
            <w:tabs>
              <w:tab w:val="right" w:leader="dot" w:pos="9062"/>
            </w:tabs>
            <w:rPr>
              <w:del w:id="409" w:author="Tuan NV" w:date="2026-04-16T22:54:00Z" w16du:dateUtc="2026-04-16T15:54:00Z"/>
              <w:rFonts w:asciiTheme="minorHAnsi" w:eastAsiaTheme="minorEastAsia" w:hAnsiTheme="minorHAnsi"/>
              <w:noProof/>
              <w:color w:val="auto"/>
              <w:kern w:val="2"/>
              <w:sz w:val="26"/>
              <w:szCs w:val="26"/>
              <w14:ligatures w14:val="standardContextual"/>
              <w:rPrChange w:id="410" w:author="Tuan NV" w:date="2026-04-16T22:33:00Z" w16du:dateUtc="2026-04-16T15:33:00Z">
                <w:rPr>
                  <w:del w:id="411"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412" w:author="Tuan NV" w:date="2026-04-16T22:54:00Z" w16du:dateUtc="2026-04-16T15:54:00Z">
            <w:r w:rsidRPr="00BC7F90" w:rsidDel="00BC7F90">
              <w:rPr>
                <w:sz w:val="26"/>
                <w:szCs w:val="26"/>
                <w:rPrChange w:id="413" w:author="Tuan NV" w:date="2026-04-16T22:54:00Z" w16du:dateUtc="2026-04-16T15:54:00Z">
                  <w:rPr>
                    <w:rStyle w:val="Hyperlink"/>
                    <w:noProof/>
                  </w:rPr>
                </w:rPrChange>
              </w:rPr>
              <w:delText>1</w:delText>
            </w:r>
            <w:r w:rsidRPr="00BC7F90" w:rsidDel="00BC7F90">
              <w:rPr>
                <w:sz w:val="26"/>
                <w:szCs w:val="26"/>
                <w:rPrChange w:id="414" w:author="Tuan NV" w:date="2026-04-16T22:54:00Z" w16du:dateUtc="2026-04-16T15:54:00Z">
                  <w:rPr>
                    <w:rStyle w:val="Hyperlink"/>
                    <w:noProof/>
                    <w:lang w:val="vi-VN"/>
                  </w:rPr>
                </w:rPrChange>
              </w:rPr>
              <w:delText xml:space="preserve">.2. </w:delText>
            </w:r>
            <w:r w:rsidRPr="00BC7F90" w:rsidDel="00BC7F90">
              <w:rPr>
                <w:sz w:val="26"/>
                <w:szCs w:val="26"/>
                <w:rPrChange w:id="415" w:author="Tuan NV" w:date="2026-04-16T22:54:00Z" w16du:dateUtc="2026-04-16T15:54:00Z">
                  <w:rPr>
                    <w:rStyle w:val="Hyperlink"/>
                    <w:noProof/>
                  </w:rPr>
                </w:rPrChange>
              </w:rPr>
              <w:delText>Mô tả hệ thống quản lý</w:delText>
            </w:r>
            <w:r w:rsidRPr="001F04C9" w:rsidDel="00BC7F90">
              <w:rPr>
                <w:noProof/>
                <w:webHidden/>
                <w:sz w:val="26"/>
                <w:szCs w:val="26"/>
                <w:rPrChange w:id="416" w:author="Tuan NV" w:date="2026-04-16T22:33:00Z" w16du:dateUtc="2026-04-16T15:33:00Z">
                  <w:rPr>
                    <w:noProof/>
                    <w:webHidden/>
                  </w:rPr>
                </w:rPrChange>
              </w:rPr>
              <w:tab/>
              <w:delText>11</w:delText>
            </w:r>
          </w:del>
        </w:p>
        <w:p w14:paraId="360E16DC" w14:textId="54F446D9" w:rsidR="000C5564" w:rsidRPr="001F04C9" w:rsidDel="00BC7F90" w:rsidRDefault="000C5564">
          <w:pPr>
            <w:pStyle w:val="TOC3"/>
            <w:tabs>
              <w:tab w:val="right" w:leader="dot" w:pos="9062"/>
            </w:tabs>
            <w:rPr>
              <w:del w:id="417" w:author="Tuan NV" w:date="2026-04-16T22:54:00Z" w16du:dateUtc="2026-04-16T15:54:00Z"/>
              <w:rFonts w:asciiTheme="minorHAnsi" w:eastAsiaTheme="minorEastAsia" w:hAnsiTheme="minorHAnsi"/>
              <w:noProof/>
              <w:color w:val="auto"/>
              <w:kern w:val="2"/>
              <w:sz w:val="26"/>
              <w:szCs w:val="26"/>
              <w14:ligatures w14:val="standardContextual"/>
              <w:rPrChange w:id="418" w:author="Tuan NV" w:date="2026-04-16T22:33:00Z" w16du:dateUtc="2026-04-16T15:33:00Z">
                <w:rPr>
                  <w:del w:id="419"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420" w:author="Tuan NV" w:date="2026-04-16T22:54:00Z" w16du:dateUtc="2026-04-16T15:54:00Z">
            <w:r w:rsidRPr="00BC7F90" w:rsidDel="00BC7F90">
              <w:rPr>
                <w:sz w:val="26"/>
                <w:szCs w:val="26"/>
                <w:rPrChange w:id="421" w:author="Tuan NV" w:date="2026-04-16T22:54:00Z" w16du:dateUtc="2026-04-16T15:54:00Z">
                  <w:rPr>
                    <w:rStyle w:val="Hyperlink"/>
                    <w:noProof/>
                    <w:lang w:val="vi-VN"/>
                  </w:rPr>
                </w:rPrChange>
              </w:rPr>
              <w:delText xml:space="preserve">1.2.1. </w:delText>
            </w:r>
            <w:r w:rsidRPr="00BC7F90" w:rsidDel="00BC7F90">
              <w:rPr>
                <w:sz w:val="26"/>
                <w:szCs w:val="26"/>
                <w:rPrChange w:id="422" w:author="Tuan NV" w:date="2026-04-16T22:54:00Z" w16du:dateUtc="2026-04-16T15:54:00Z">
                  <w:rPr>
                    <w:rStyle w:val="Hyperlink"/>
                    <w:noProof/>
                  </w:rPr>
                </w:rPrChange>
              </w:rPr>
              <w:delText>Mô tả hệ thống quản lý chuỗi cung ứng</w:delText>
            </w:r>
            <w:r w:rsidRPr="001F04C9" w:rsidDel="00BC7F90">
              <w:rPr>
                <w:noProof/>
                <w:webHidden/>
                <w:sz w:val="26"/>
                <w:szCs w:val="26"/>
                <w:rPrChange w:id="423" w:author="Tuan NV" w:date="2026-04-16T22:33:00Z" w16du:dateUtc="2026-04-16T15:33:00Z">
                  <w:rPr>
                    <w:noProof/>
                    <w:webHidden/>
                  </w:rPr>
                </w:rPrChange>
              </w:rPr>
              <w:tab/>
              <w:delText>11</w:delText>
            </w:r>
          </w:del>
        </w:p>
        <w:p w14:paraId="558FCB90" w14:textId="728290CD" w:rsidR="000C5564" w:rsidRPr="001F04C9" w:rsidDel="00BC7F90" w:rsidRDefault="000C5564">
          <w:pPr>
            <w:pStyle w:val="TOC3"/>
            <w:tabs>
              <w:tab w:val="right" w:leader="dot" w:pos="9062"/>
            </w:tabs>
            <w:rPr>
              <w:del w:id="424" w:author="Tuan NV" w:date="2026-04-16T22:54:00Z" w16du:dateUtc="2026-04-16T15:54:00Z"/>
              <w:rFonts w:asciiTheme="minorHAnsi" w:eastAsiaTheme="minorEastAsia" w:hAnsiTheme="minorHAnsi"/>
              <w:noProof/>
              <w:color w:val="auto"/>
              <w:kern w:val="2"/>
              <w:sz w:val="26"/>
              <w:szCs w:val="26"/>
              <w14:ligatures w14:val="standardContextual"/>
              <w:rPrChange w:id="425" w:author="Tuan NV" w:date="2026-04-16T22:33:00Z" w16du:dateUtc="2026-04-16T15:33:00Z">
                <w:rPr>
                  <w:del w:id="426"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427" w:author="Tuan NV" w:date="2026-04-16T22:54:00Z" w16du:dateUtc="2026-04-16T15:54:00Z">
            <w:r w:rsidRPr="00BC7F90" w:rsidDel="00BC7F90">
              <w:rPr>
                <w:sz w:val="26"/>
                <w:szCs w:val="26"/>
                <w:rPrChange w:id="428" w:author="Tuan NV" w:date="2026-04-16T22:54:00Z" w16du:dateUtc="2026-04-16T15:54:00Z">
                  <w:rPr>
                    <w:rStyle w:val="Hyperlink"/>
                    <w:noProof/>
                  </w:rPr>
                </w:rPrChange>
              </w:rPr>
              <w:delText>1</w:delText>
            </w:r>
            <w:r w:rsidRPr="00BC7F90" w:rsidDel="00BC7F90">
              <w:rPr>
                <w:sz w:val="26"/>
                <w:szCs w:val="26"/>
                <w:rPrChange w:id="429" w:author="Tuan NV" w:date="2026-04-16T22:54:00Z" w16du:dateUtc="2026-04-16T15:54:00Z">
                  <w:rPr>
                    <w:rStyle w:val="Hyperlink"/>
                    <w:noProof/>
                    <w:lang w:val="vi-VN"/>
                  </w:rPr>
                </w:rPrChange>
              </w:rPr>
              <w:delText xml:space="preserve">.2.2. </w:delText>
            </w:r>
            <w:r w:rsidRPr="00BC7F90" w:rsidDel="00BC7F90">
              <w:rPr>
                <w:sz w:val="26"/>
                <w:szCs w:val="26"/>
                <w:rPrChange w:id="430" w:author="Tuan NV" w:date="2026-04-16T22:54:00Z" w16du:dateUtc="2026-04-16T15:54:00Z">
                  <w:rPr>
                    <w:rStyle w:val="Hyperlink"/>
                    <w:noProof/>
                  </w:rPr>
                </w:rPrChange>
              </w:rPr>
              <w:delText>Luồng hoạt động của hệ thống</w:delText>
            </w:r>
            <w:r w:rsidRPr="001F04C9" w:rsidDel="00BC7F90">
              <w:rPr>
                <w:noProof/>
                <w:webHidden/>
                <w:sz w:val="26"/>
                <w:szCs w:val="26"/>
                <w:rPrChange w:id="431" w:author="Tuan NV" w:date="2026-04-16T22:33:00Z" w16du:dateUtc="2026-04-16T15:33:00Z">
                  <w:rPr>
                    <w:noProof/>
                    <w:webHidden/>
                  </w:rPr>
                </w:rPrChange>
              </w:rPr>
              <w:tab/>
              <w:delText>11</w:delText>
            </w:r>
          </w:del>
        </w:p>
        <w:p w14:paraId="088144C2" w14:textId="38379FA2" w:rsidR="000C5564" w:rsidRPr="001F04C9" w:rsidDel="00BC7F90" w:rsidRDefault="000C5564">
          <w:pPr>
            <w:pStyle w:val="TOC2"/>
            <w:tabs>
              <w:tab w:val="right" w:leader="dot" w:pos="9062"/>
            </w:tabs>
            <w:rPr>
              <w:del w:id="432" w:author="Tuan NV" w:date="2026-04-16T22:54:00Z" w16du:dateUtc="2026-04-16T15:54:00Z"/>
              <w:rFonts w:asciiTheme="minorHAnsi" w:eastAsiaTheme="minorEastAsia" w:hAnsiTheme="minorHAnsi"/>
              <w:noProof/>
              <w:color w:val="auto"/>
              <w:kern w:val="2"/>
              <w:sz w:val="26"/>
              <w:szCs w:val="26"/>
              <w14:ligatures w14:val="standardContextual"/>
              <w:rPrChange w:id="433" w:author="Tuan NV" w:date="2026-04-16T22:33:00Z" w16du:dateUtc="2026-04-16T15:33:00Z">
                <w:rPr>
                  <w:del w:id="434"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435" w:author="Tuan NV" w:date="2026-04-16T22:54:00Z" w16du:dateUtc="2026-04-16T15:54:00Z">
            <w:r w:rsidRPr="00BC7F90" w:rsidDel="00BC7F90">
              <w:rPr>
                <w:sz w:val="26"/>
                <w:szCs w:val="26"/>
                <w:highlight w:val="lightGray"/>
                <w:rPrChange w:id="436" w:author="Tuan NV" w:date="2026-04-16T22:54:00Z" w16du:dateUtc="2026-04-16T15:54:00Z">
                  <w:rPr>
                    <w:rStyle w:val="Hyperlink"/>
                    <w:noProof/>
                    <w:highlight w:val="lightGray"/>
                    <w:lang w:val="vi-VN"/>
                  </w:rPr>
                </w:rPrChange>
              </w:rPr>
              <w:delText>1</w:delText>
            </w:r>
            <w:r w:rsidRPr="00BC7F90" w:rsidDel="00BC7F90">
              <w:rPr>
                <w:sz w:val="26"/>
                <w:szCs w:val="26"/>
                <w:rPrChange w:id="437" w:author="Tuan NV" w:date="2026-04-16T22:54:00Z" w16du:dateUtc="2026-04-16T15:54:00Z">
                  <w:rPr>
                    <w:rStyle w:val="Hyperlink"/>
                    <w:noProof/>
                    <w:lang w:val="vi-VN"/>
                  </w:rPr>
                </w:rPrChange>
              </w:rPr>
              <w:delText xml:space="preserve">.3. </w:delText>
            </w:r>
            <w:r w:rsidRPr="00BC7F90" w:rsidDel="00BC7F90">
              <w:rPr>
                <w:sz w:val="26"/>
                <w:szCs w:val="26"/>
                <w:rPrChange w:id="438" w:author="Tuan NV" w:date="2026-04-16T22:54:00Z" w16du:dateUtc="2026-04-16T15:54:00Z">
                  <w:rPr>
                    <w:rStyle w:val="Hyperlink"/>
                    <w:noProof/>
                  </w:rPr>
                </w:rPrChange>
              </w:rPr>
              <w:delText>Các nghiệp vụ cơ bản của hệ thống</w:delText>
            </w:r>
            <w:r w:rsidRPr="001F04C9" w:rsidDel="00BC7F90">
              <w:rPr>
                <w:noProof/>
                <w:webHidden/>
                <w:sz w:val="26"/>
                <w:szCs w:val="26"/>
                <w:rPrChange w:id="439" w:author="Tuan NV" w:date="2026-04-16T22:33:00Z" w16du:dateUtc="2026-04-16T15:33:00Z">
                  <w:rPr>
                    <w:noProof/>
                    <w:webHidden/>
                  </w:rPr>
                </w:rPrChange>
              </w:rPr>
              <w:tab/>
              <w:delText>13</w:delText>
            </w:r>
          </w:del>
        </w:p>
        <w:p w14:paraId="62377A1A" w14:textId="4063A77D" w:rsidR="000C5564" w:rsidRPr="001F04C9" w:rsidDel="00BC7F90" w:rsidRDefault="000C5564">
          <w:pPr>
            <w:pStyle w:val="TOC3"/>
            <w:tabs>
              <w:tab w:val="right" w:leader="dot" w:pos="9062"/>
            </w:tabs>
            <w:rPr>
              <w:del w:id="440" w:author="Tuan NV" w:date="2026-04-16T22:54:00Z" w16du:dateUtc="2026-04-16T15:54:00Z"/>
              <w:rFonts w:asciiTheme="minorHAnsi" w:eastAsiaTheme="minorEastAsia" w:hAnsiTheme="minorHAnsi"/>
              <w:noProof/>
              <w:color w:val="auto"/>
              <w:kern w:val="2"/>
              <w:sz w:val="26"/>
              <w:szCs w:val="26"/>
              <w14:ligatures w14:val="standardContextual"/>
              <w:rPrChange w:id="441" w:author="Tuan NV" w:date="2026-04-16T22:33:00Z" w16du:dateUtc="2026-04-16T15:33:00Z">
                <w:rPr>
                  <w:del w:id="442"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443" w:author="Tuan NV" w:date="2026-04-16T22:54:00Z" w16du:dateUtc="2026-04-16T15:54:00Z">
            <w:r w:rsidRPr="00BC7F90" w:rsidDel="00BC7F90">
              <w:rPr>
                <w:sz w:val="26"/>
                <w:szCs w:val="26"/>
                <w:rPrChange w:id="444" w:author="Tuan NV" w:date="2026-04-16T22:54:00Z" w16du:dateUtc="2026-04-16T15:54:00Z">
                  <w:rPr>
                    <w:rStyle w:val="Hyperlink"/>
                    <w:noProof/>
                  </w:rPr>
                </w:rPrChange>
              </w:rPr>
              <w:delText>1</w:delText>
            </w:r>
            <w:r w:rsidRPr="00BC7F90" w:rsidDel="00BC7F90">
              <w:rPr>
                <w:sz w:val="26"/>
                <w:szCs w:val="26"/>
                <w:rPrChange w:id="445" w:author="Tuan NV" w:date="2026-04-16T22:54:00Z" w16du:dateUtc="2026-04-16T15:54:00Z">
                  <w:rPr>
                    <w:rStyle w:val="Hyperlink"/>
                    <w:noProof/>
                    <w:lang w:val="vi-VN"/>
                  </w:rPr>
                </w:rPrChange>
              </w:rPr>
              <w:delText xml:space="preserve">.3.1. </w:delText>
            </w:r>
            <w:r w:rsidRPr="00BC7F90" w:rsidDel="00BC7F90">
              <w:rPr>
                <w:sz w:val="26"/>
                <w:szCs w:val="26"/>
                <w:rPrChange w:id="446" w:author="Tuan NV" w:date="2026-04-16T22:54:00Z" w16du:dateUtc="2026-04-16T15:54:00Z">
                  <w:rPr>
                    <w:rStyle w:val="Hyperlink"/>
                    <w:noProof/>
                  </w:rPr>
                </w:rPrChange>
              </w:rPr>
              <w:delText>Nghiệp vụ quản lý nhà cung cấp</w:delText>
            </w:r>
            <w:r w:rsidRPr="001F04C9" w:rsidDel="00BC7F90">
              <w:rPr>
                <w:noProof/>
                <w:webHidden/>
                <w:sz w:val="26"/>
                <w:szCs w:val="26"/>
                <w:rPrChange w:id="447" w:author="Tuan NV" w:date="2026-04-16T22:33:00Z" w16du:dateUtc="2026-04-16T15:33:00Z">
                  <w:rPr>
                    <w:noProof/>
                    <w:webHidden/>
                  </w:rPr>
                </w:rPrChange>
              </w:rPr>
              <w:tab/>
              <w:delText>13</w:delText>
            </w:r>
          </w:del>
        </w:p>
        <w:p w14:paraId="0554170F" w14:textId="396488C1" w:rsidR="000C5564" w:rsidRPr="001F04C9" w:rsidDel="00BC7F90" w:rsidRDefault="000C5564">
          <w:pPr>
            <w:pStyle w:val="TOC3"/>
            <w:tabs>
              <w:tab w:val="right" w:leader="dot" w:pos="9062"/>
            </w:tabs>
            <w:rPr>
              <w:del w:id="448" w:author="Tuan NV" w:date="2026-04-16T22:54:00Z" w16du:dateUtc="2026-04-16T15:54:00Z"/>
              <w:rFonts w:asciiTheme="minorHAnsi" w:eastAsiaTheme="minorEastAsia" w:hAnsiTheme="minorHAnsi"/>
              <w:noProof/>
              <w:color w:val="auto"/>
              <w:kern w:val="2"/>
              <w:sz w:val="26"/>
              <w:szCs w:val="26"/>
              <w14:ligatures w14:val="standardContextual"/>
              <w:rPrChange w:id="449" w:author="Tuan NV" w:date="2026-04-16T22:33:00Z" w16du:dateUtc="2026-04-16T15:33:00Z">
                <w:rPr>
                  <w:del w:id="450"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451" w:author="Tuan NV" w:date="2026-04-16T22:54:00Z" w16du:dateUtc="2026-04-16T15:54:00Z">
            <w:r w:rsidRPr="00BC7F90" w:rsidDel="00BC7F90">
              <w:rPr>
                <w:sz w:val="26"/>
                <w:szCs w:val="26"/>
                <w:rPrChange w:id="452" w:author="Tuan NV" w:date="2026-04-16T22:54:00Z" w16du:dateUtc="2026-04-16T15:54:00Z">
                  <w:rPr>
                    <w:rStyle w:val="Hyperlink"/>
                    <w:noProof/>
                  </w:rPr>
                </w:rPrChange>
              </w:rPr>
              <w:delText>1</w:delText>
            </w:r>
            <w:r w:rsidRPr="00BC7F90" w:rsidDel="00BC7F90">
              <w:rPr>
                <w:sz w:val="26"/>
                <w:szCs w:val="26"/>
                <w:rPrChange w:id="453" w:author="Tuan NV" w:date="2026-04-16T22:54:00Z" w16du:dateUtc="2026-04-16T15:54:00Z">
                  <w:rPr>
                    <w:rStyle w:val="Hyperlink"/>
                    <w:noProof/>
                    <w:lang w:val="vi-VN"/>
                  </w:rPr>
                </w:rPrChange>
              </w:rPr>
              <w:delText xml:space="preserve">.3.2. </w:delText>
            </w:r>
            <w:r w:rsidRPr="00BC7F90" w:rsidDel="00BC7F90">
              <w:rPr>
                <w:sz w:val="26"/>
                <w:szCs w:val="26"/>
                <w:rPrChange w:id="454" w:author="Tuan NV" w:date="2026-04-16T22:54:00Z" w16du:dateUtc="2026-04-16T15:54:00Z">
                  <w:rPr>
                    <w:rStyle w:val="Hyperlink"/>
                    <w:noProof/>
                  </w:rPr>
                </w:rPrChange>
              </w:rPr>
              <w:delText>Nghiệp vụ quản lý nguyên vật liệu</w:delText>
            </w:r>
            <w:r w:rsidRPr="001F04C9" w:rsidDel="00BC7F90">
              <w:rPr>
                <w:noProof/>
                <w:webHidden/>
                <w:sz w:val="26"/>
                <w:szCs w:val="26"/>
                <w:rPrChange w:id="455" w:author="Tuan NV" w:date="2026-04-16T22:33:00Z" w16du:dateUtc="2026-04-16T15:33:00Z">
                  <w:rPr>
                    <w:noProof/>
                    <w:webHidden/>
                  </w:rPr>
                </w:rPrChange>
              </w:rPr>
              <w:tab/>
              <w:delText>13</w:delText>
            </w:r>
          </w:del>
        </w:p>
        <w:p w14:paraId="0605453D" w14:textId="53406938" w:rsidR="000C5564" w:rsidRPr="001F04C9" w:rsidDel="00BC7F90" w:rsidRDefault="000C5564">
          <w:pPr>
            <w:pStyle w:val="TOC3"/>
            <w:tabs>
              <w:tab w:val="right" w:leader="dot" w:pos="9062"/>
            </w:tabs>
            <w:rPr>
              <w:del w:id="456" w:author="Tuan NV" w:date="2026-04-16T22:54:00Z" w16du:dateUtc="2026-04-16T15:54:00Z"/>
              <w:rFonts w:asciiTheme="minorHAnsi" w:eastAsiaTheme="minorEastAsia" w:hAnsiTheme="minorHAnsi"/>
              <w:noProof/>
              <w:color w:val="auto"/>
              <w:kern w:val="2"/>
              <w:sz w:val="26"/>
              <w:szCs w:val="26"/>
              <w14:ligatures w14:val="standardContextual"/>
              <w:rPrChange w:id="457" w:author="Tuan NV" w:date="2026-04-16T22:33:00Z" w16du:dateUtc="2026-04-16T15:33:00Z">
                <w:rPr>
                  <w:del w:id="458"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459" w:author="Tuan NV" w:date="2026-04-16T22:54:00Z" w16du:dateUtc="2026-04-16T15:54:00Z">
            <w:r w:rsidRPr="00BC7F90" w:rsidDel="00BC7F90">
              <w:rPr>
                <w:sz w:val="26"/>
                <w:szCs w:val="26"/>
                <w:rPrChange w:id="460" w:author="Tuan NV" w:date="2026-04-16T22:54:00Z" w16du:dateUtc="2026-04-16T15:54:00Z">
                  <w:rPr>
                    <w:rStyle w:val="Hyperlink"/>
                    <w:noProof/>
                  </w:rPr>
                </w:rPrChange>
              </w:rPr>
              <w:delText>1</w:delText>
            </w:r>
            <w:r w:rsidRPr="00BC7F90" w:rsidDel="00BC7F90">
              <w:rPr>
                <w:sz w:val="26"/>
                <w:szCs w:val="26"/>
                <w:rPrChange w:id="461" w:author="Tuan NV" w:date="2026-04-16T22:54:00Z" w16du:dateUtc="2026-04-16T15:54:00Z">
                  <w:rPr>
                    <w:rStyle w:val="Hyperlink"/>
                    <w:noProof/>
                    <w:lang w:val="vi-VN"/>
                  </w:rPr>
                </w:rPrChange>
              </w:rPr>
              <w:delText xml:space="preserve">.3.3. </w:delText>
            </w:r>
            <w:r w:rsidRPr="00BC7F90" w:rsidDel="00BC7F90">
              <w:rPr>
                <w:sz w:val="26"/>
                <w:szCs w:val="26"/>
                <w:rPrChange w:id="462" w:author="Tuan NV" w:date="2026-04-16T22:54:00Z" w16du:dateUtc="2026-04-16T15:54:00Z">
                  <w:rPr>
                    <w:rStyle w:val="Hyperlink"/>
                    <w:noProof/>
                  </w:rPr>
                </w:rPrChange>
              </w:rPr>
              <w:delText>Nghiệp vụ đặt hàng nhà cung cấp</w:delText>
            </w:r>
            <w:r w:rsidRPr="001F04C9" w:rsidDel="00BC7F90">
              <w:rPr>
                <w:noProof/>
                <w:webHidden/>
                <w:sz w:val="26"/>
                <w:szCs w:val="26"/>
                <w:rPrChange w:id="463" w:author="Tuan NV" w:date="2026-04-16T22:33:00Z" w16du:dateUtc="2026-04-16T15:33:00Z">
                  <w:rPr>
                    <w:noProof/>
                    <w:webHidden/>
                  </w:rPr>
                </w:rPrChange>
              </w:rPr>
              <w:tab/>
              <w:delText>13</w:delText>
            </w:r>
          </w:del>
        </w:p>
        <w:p w14:paraId="133DDDC6" w14:textId="523E7EB4" w:rsidR="000C5564" w:rsidRPr="001F04C9" w:rsidDel="00BC7F90" w:rsidRDefault="000C5564">
          <w:pPr>
            <w:pStyle w:val="TOC3"/>
            <w:tabs>
              <w:tab w:val="right" w:leader="dot" w:pos="9062"/>
            </w:tabs>
            <w:rPr>
              <w:del w:id="464" w:author="Tuan NV" w:date="2026-04-16T22:54:00Z" w16du:dateUtc="2026-04-16T15:54:00Z"/>
              <w:rFonts w:asciiTheme="minorHAnsi" w:eastAsiaTheme="minorEastAsia" w:hAnsiTheme="minorHAnsi"/>
              <w:noProof/>
              <w:color w:val="auto"/>
              <w:kern w:val="2"/>
              <w:sz w:val="26"/>
              <w:szCs w:val="26"/>
              <w14:ligatures w14:val="standardContextual"/>
              <w:rPrChange w:id="465" w:author="Tuan NV" w:date="2026-04-16T22:33:00Z" w16du:dateUtc="2026-04-16T15:33:00Z">
                <w:rPr>
                  <w:del w:id="466"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467" w:author="Tuan NV" w:date="2026-04-16T22:54:00Z" w16du:dateUtc="2026-04-16T15:54:00Z">
            <w:r w:rsidRPr="00BC7F90" w:rsidDel="00BC7F90">
              <w:rPr>
                <w:sz w:val="26"/>
                <w:szCs w:val="26"/>
                <w:rPrChange w:id="468" w:author="Tuan NV" w:date="2026-04-16T22:54:00Z" w16du:dateUtc="2026-04-16T15:54:00Z">
                  <w:rPr>
                    <w:rStyle w:val="Hyperlink"/>
                    <w:noProof/>
                  </w:rPr>
                </w:rPrChange>
              </w:rPr>
              <w:delText>1</w:delText>
            </w:r>
            <w:r w:rsidRPr="00BC7F90" w:rsidDel="00BC7F90">
              <w:rPr>
                <w:sz w:val="26"/>
                <w:szCs w:val="26"/>
                <w:rPrChange w:id="469" w:author="Tuan NV" w:date="2026-04-16T22:54:00Z" w16du:dateUtc="2026-04-16T15:54:00Z">
                  <w:rPr>
                    <w:rStyle w:val="Hyperlink"/>
                    <w:noProof/>
                    <w:lang w:val="vi-VN"/>
                  </w:rPr>
                </w:rPrChange>
              </w:rPr>
              <w:delText xml:space="preserve">.3.4. </w:delText>
            </w:r>
            <w:r w:rsidRPr="00BC7F90" w:rsidDel="00BC7F90">
              <w:rPr>
                <w:sz w:val="26"/>
                <w:szCs w:val="26"/>
                <w:rPrChange w:id="470" w:author="Tuan NV" w:date="2026-04-16T22:54:00Z" w16du:dateUtc="2026-04-16T15:54:00Z">
                  <w:rPr>
                    <w:rStyle w:val="Hyperlink"/>
                    <w:noProof/>
                  </w:rPr>
                </w:rPrChange>
              </w:rPr>
              <w:delText>Nghiệp vụ nhập kho</w:delText>
            </w:r>
            <w:r w:rsidRPr="001F04C9" w:rsidDel="00BC7F90">
              <w:rPr>
                <w:noProof/>
                <w:webHidden/>
                <w:sz w:val="26"/>
                <w:szCs w:val="26"/>
                <w:rPrChange w:id="471" w:author="Tuan NV" w:date="2026-04-16T22:33:00Z" w16du:dateUtc="2026-04-16T15:33:00Z">
                  <w:rPr>
                    <w:noProof/>
                    <w:webHidden/>
                  </w:rPr>
                </w:rPrChange>
              </w:rPr>
              <w:tab/>
              <w:delText>13</w:delText>
            </w:r>
          </w:del>
        </w:p>
        <w:p w14:paraId="4771B9A4" w14:textId="5A38CA74" w:rsidR="000C5564" w:rsidRPr="001F04C9" w:rsidDel="00BC7F90" w:rsidRDefault="000C5564">
          <w:pPr>
            <w:pStyle w:val="TOC3"/>
            <w:tabs>
              <w:tab w:val="right" w:leader="dot" w:pos="9062"/>
            </w:tabs>
            <w:rPr>
              <w:del w:id="472" w:author="Tuan NV" w:date="2026-04-16T22:54:00Z" w16du:dateUtc="2026-04-16T15:54:00Z"/>
              <w:rFonts w:asciiTheme="minorHAnsi" w:eastAsiaTheme="minorEastAsia" w:hAnsiTheme="minorHAnsi"/>
              <w:noProof/>
              <w:color w:val="auto"/>
              <w:kern w:val="2"/>
              <w:sz w:val="26"/>
              <w:szCs w:val="26"/>
              <w14:ligatures w14:val="standardContextual"/>
              <w:rPrChange w:id="473" w:author="Tuan NV" w:date="2026-04-16T22:33:00Z" w16du:dateUtc="2026-04-16T15:33:00Z">
                <w:rPr>
                  <w:del w:id="474"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475" w:author="Tuan NV" w:date="2026-04-16T22:54:00Z" w16du:dateUtc="2026-04-16T15:54:00Z">
            <w:r w:rsidRPr="00BC7F90" w:rsidDel="00BC7F90">
              <w:rPr>
                <w:sz w:val="26"/>
                <w:szCs w:val="26"/>
                <w:rPrChange w:id="476" w:author="Tuan NV" w:date="2026-04-16T22:54:00Z" w16du:dateUtc="2026-04-16T15:54:00Z">
                  <w:rPr>
                    <w:rStyle w:val="Hyperlink"/>
                    <w:noProof/>
                  </w:rPr>
                </w:rPrChange>
              </w:rPr>
              <w:delText>1</w:delText>
            </w:r>
            <w:r w:rsidRPr="00BC7F90" w:rsidDel="00BC7F90">
              <w:rPr>
                <w:sz w:val="26"/>
                <w:szCs w:val="26"/>
                <w:rPrChange w:id="477" w:author="Tuan NV" w:date="2026-04-16T22:54:00Z" w16du:dateUtc="2026-04-16T15:54:00Z">
                  <w:rPr>
                    <w:rStyle w:val="Hyperlink"/>
                    <w:noProof/>
                    <w:lang w:val="vi-VN"/>
                  </w:rPr>
                </w:rPrChange>
              </w:rPr>
              <w:delText xml:space="preserve">.3.5. </w:delText>
            </w:r>
            <w:r w:rsidRPr="00BC7F90" w:rsidDel="00BC7F90">
              <w:rPr>
                <w:sz w:val="26"/>
                <w:szCs w:val="26"/>
                <w:rPrChange w:id="478" w:author="Tuan NV" w:date="2026-04-16T22:54:00Z" w16du:dateUtc="2026-04-16T15:54:00Z">
                  <w:rPr>
                    <w:rStyle w:val="Hyperlink"/>
                    <w:noProof/>
                  </w:rPr>
                </w:rPrChange>
              </w:rPr>
              <w:delText>Nghiệp vụ quản lý kho và tồn kho</w:delText>
            </w:r>
            <w:r w:rsidRPr="001F04C9" w:rsidDel="00BC7F90">
              <w:rPr>
                <w:noProof/>
                <w:webHidden/>
                <w:sz w:val="26"/>
                <w:szCs w:val="26"/>
                <w:rPrChange w:id="479" w:author="Tuan NV" w:date="2026-04-16T22:33:00Z" w16du:dateUtc="2026-04-16T15:33:00Z">
                  <w:rPr>
                    <w:noProof/>
                    <w:webHidden/>
                  </w:rPr>
                </w:rPrChange>
              </w:rPr>
              <w:tab/>
              <w:delText>13</w:delText>
            </w:r>
          </w:del>
        </w:p>
        <w:p w14:paraId="70EB91B5" w14:textId="702598DC" w:rsidR="000C5564" w:rsidRPr="001F04C9" w:rsidDel="00BC7F90" w:rsidRDefault="000C5564">
          <w:pPr>
            <w:pStyle w:val="TOC3"/>
            <w:tabs>
              <w:tab w:val="right" w:leader="dot" w:pos="9062"/>
            </w:tabs>
            <w:rPr>
              <w:del w:id="480" w:author="Tuan NV" w:date="2026-04-16T22:54:00Z" w16du:dateUtc="2026-04-16T15:54:00Z"/>
              <w:rFonts w:asciiTheme="minorHAnsi" w:eastAsiaTheme="minorEastAsia" w:hAnsiTheme="minorHAnsi"/>
              <w:noProof/>
              <w:color w:val="auto"/>
              <w:kern w:val="2"/>
              <w:sz w:val="26"/>
              <w:szCs w:val="26"/>
              <w14:ligatures w14:val="standardContextual"/>
              <w:rPrChange w:id="481" w:author="Tuan NV" w:date="2026-04-16T22:33:00Z" w16du:dateUtc="2026-04-16T15:33:00Z">
                <w:rPr>
                  <w:del w:id="482"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483" w:author="Tuan NV" w:date="2026-04-16T22:54:00Z" w16du:dateUtc="2026-04-16T15:54:00Z">
            <w:r w:rsidRPr="00BC7F90" w:rsidDel="00BC7F90">
              <w:rPr>
                <w:sz w:val="26"/>
                <w:szCs w:val="26"/>
                <w:rPrChange w:id="484" w:author="Tuan NV" w:date="2026-04-16T22:54:00Z" w16du:dateUtc="2026-04-16T15:54:00Z">
                  <w:rPr>
                    <w:rStyle w:val="Hyperlink"/>
                    <w:noProof/>
                  </w:rPr>
                </w:rPrChange>
              </w:rPr>
              <w:delText>1</w:delText>
            </w:r>
            <w:r w:rsidRPr="00BC7F90" w:rsidDel="00BC7F90">
              <w:rPr>
                <w:sz w:val="26"/>
                <w:szCs w:val="26"/>
                <w:rPrChange w:id="485" w:author="Tuan NV" w:date="2026-04-16T22:54:00Z" w16du:dateUtc="2026-04-16T15:54:00Z">
                  <w:rPr>
                    <w:rStyle w:val="Hyperlink"/>
                    <w:noProof/>
                    <w:lang w:val="vi-VN"/>
                  </w:rPr>
                </w:rPrChange>
              </w:rPr>
              <w:delText xml:space="preserve">.3.6. </w:delText>
            </w:r>
            <w:r w:rsidRPr="00BC7F90" w:rsidDel="00BC7F90">
              <w:rPr>
                <w:sz w:val="26"/>
                <w:szCs w:val="26"/>
                <w:rPrChange w:id="486" w:author="Tuan NV" w:date="2026-04-16T22:54:00Z" w16du:dateUtc="2026-04-16T15:54:00Z">
                  <w:rPr>
                    <w:rStyle w:val="Hyperlink"/>
                    <w:noProof/>
                  </w:rPr>
                </w:rPrChange>
              </w:rPr>
              <w:delText>Nghiệp vụ quản lý khách hàng</w:delText>
            </w:r>
            <w:r w:rsidRPr="001F04C9" w:rsidDel="00BC7F90">
              <w:rPr>
                <w:noProof/>
                <w:webHidden/>
                <w:sz w:val="26"/>
                <w:szCs w:val="26"/>
                <w:rPrChange w:id="487" w:author="Tuan NV" w:date="2026-04-16T22:33:00Z" w16du:dateUtc="2026-04-16T15:33:00Z">
                  <w:rPr>
                    <w:noProof/>
                    <w:webHidden/>
                  </w:rPr>
                </w:rPrChange>
              </w:rPr>
              <w:tab/>
              <w:delText>13</w:delText>
            </w:r>
          </w:del>
        </w:p>
        <w:p w14:paraId="1841B163" w14:textId="11361E95" w:rsidR="000C5564" w:rsidRPr="001F04C9" w:rsidDel="00BC7F90" w:rsidRDefault="000C5564">
          <w:pPr>
            <w:pStyle w:val="TOC3"/>
            <w:tabs>
              <w:tab w:val="right" w:leader="dot" w:pos="9062"/>
            </w:tabs>
            <w:rPr>
              <w:del w:id="488" w:author="Tuan NV" w:date="2026-04-16T22:54:00Z" w16du:dateUtc="2026-04-16T15:54:00Z"/>
              <w:rFonts w:asciiTheme="minorHAnsi" w:eastAsiaTheme="minorEastAsia" w:hAnsiTheme="minorHAnsi"/>
              <w:noProof/>
              <w:color w:val="auto"/>
              <w:kern w:val="2"/>
              <w:sz w:val="26"/>
              <w:szCs w:val="26"/>
              <w14:ligatures w14:val="standardContextual"/>
              <w:rPrChange w:id="489" w:author="Tuan NV" w:date="2026-04-16T22:33:00Z" w16du:dateUtc="2026-04-16T15:33:00Z">
                <w:rPr>
                  <w:del w:id="490"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491" w:author="Tuan NV" w:date="2026-04-16T22:54:00Z" w16du:dateUtc="2026-04-16T15:54:00Z">
            <w:r w:rsidRPr="00BC7F90" w:rsidDel="00BC7F90">
              <w:rPr>
                <w:sz w:val="26"/>
                <w:szCs w:val="26"/>
                <w:rPrChange w:id="492" w:author="Tuan NV" w:date="2026-04-16T22:54:00Z" w16du:dateUtc="2026-04-16T15:54:00Z">
                  <w:rPr>
                    <w:rStyle w:val="Hyperlink"/>
                    <w:noProof/>
                  </w:rPr>
                </w:rPrChange>
              </w:rPr>
              <w:delText>1</w:delText>
            </w:r>
            <w:r w:rsidRPr="00BC7F90" w:rsidDel="00BC7F90">
              <w:rPr>
                <w:sz w:val="26"/>
                <w:szCs w:val="26"/>
                <w:rPrChange w:id="493" w:author="Tuan NV" w:date="2026-04-16T22:54:00Z" w16du:dateUtc="2026-04-16T15:54:00Z">
                  <w:rPr>
                    <w:rStyle w:val="Hyperlink"/>
                    <w:noProof/>
                    <w:lang w:val="vi-VN"/>
                  </w:rPr>
                </w:rPrChange>
              </w:rPr>
              <w:delText xml:space="preserve">.3.7. </w:delText>
            </w:r>
            <w:r w:rsidRPr="00BC7F90" w:rsidDel="00BC7F90">
              <w:rPr>
                <w:sz w:val="26"/>
                <w:szCs w:val="26"/>
                <w:rPrChange w:id="494" w:author="Tuan NV" w:date="2026-04-16T22:54:00Z" w16du:dateUtc="2026-04-16T15:54:00Z">
                  <w:rPr>
                    <w:rStyle w:val="Hyperlink"/>
                    <w:noProof/>
                  </w:rPr>
                </w:rPrChange>
              </w:rPr>
              <w:delText>Nghiệp vụ tạo đơn xuất hàng</w:delText>
            </w:r>
            <w:r w:rsidRPr="001F04C9" w:rsidDel="00BC7F90">
              <w:rPr>
                <w:noProof/>
                <w:webHidden/>
                <w:sz w:val="26"/>
                <w:szCs w:val="26"/>
                <w:rPrChange w:id="495" w:author="Tuan NV" w:date="2026-04-16T22:33:00Z" w16du:dateUtc="2026-04-16T15:33:00Z">
                  <w:rPr>
                    <w:noProof/>
                    <w:webHidden/>
                  </w:rPr>
                </w:rPrChange>
              </w:rPr>
              <w:tab/>
              <w:delText>14</w:delText>
            </w:r>
          </w:del>
        </w:p>
        <w:p w14:paraId="2B3ED458" w14:textId="4E2ABAE1" w:rsidR="000C5564" w:rsidRPr="001F04C9" w:rsidDel="00BC7F90" w:rsidRDefault="000C5564">
          <w:pPr>
            <w:pStyle w:val="TOC3"/>
            <w:tabs>
              <w:tab w:val="right" w:leader="dot" w:pos="9062"/>
            </w:tabs>
            <w:rPr>
              <w:del w:id="496" w:author="Tuan NV" w:date="2026-04-16T22:54:00Z" w16du:dateUtc="2026-04-16T15:54:00Z"/>
              <w:rFonts w:asciiTheme="minorHAnsi" w:eastAsiaTheme="minorEastAsia" w:hAnsiTheme="minorHAnsi"/>
              <w:noProof/>
              <w:color w:val="auto"/>
              <w:kern w:val="2"/>
              <w:sz w:val="26"/>
              <w:szCs w:val="26"/>
              <w14:ligatures w14:val="standardContextual"/>
              <w:rPrChange w:id="497" w:author="Tuan NV" w:date="2026-04-16T22:33:00Z" w16du:dateUtc="2026-04-16T15:33:00Z">
                <w:rPr>
                  <w:del w:id="498"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499" w:author="Tuan NV" w:date="2026-04-16T22:54:00Z" w16du:dateUtc="2026-04-16T15:54:00Z">
            <w:r w:rsidRPr="00BC7F90" w:rsidDel="00BC7F90">
              <w:rPr>
                <w:sz w:val="26"/>
                <w:szCs w:val="26"/>
                <w:rPrChange w:id="500" w:author="Tuan NV" w:date="2026-04-16T22:54:00Z" w16du:dateUtc="2026-04-16T15:54:00Z">
                  <w:rPr>
                    <w:rStyle w:val="Hyperlink"/>
                    <w:noProof/>
                  </w:rPr>
                </w:rPrChange>
              </w:rPr>
              <w:delText>1</w:delText>
            </w:r>
            <w:r w:rsidRPr="00BC7F90" w:rsidDel="00BC7F90">
              <w:rPr>
                <w:sz w:val="26"/>
                <w:szCs w:val="26"/>
                <w:rPrChange w:id="501" w:author="Tuan NV" w:date="2026-04-16T22:54:00Z" w16du:dateUtc="2026-04-16T15:54:00Z">
                  <w:rPr>
                    <w:rStyle w:val="Hyperlink"/>
                    <w:noProof/>
                    <w:lang w:val="vi-VN"/>
                  </w:rPr>
                </w:rPrChange>
              </w:rPr>
              <w:delText xml:space="preserve">.3.8. </w:delText>
            </w:r>
            <w:r w:rsidRPr="00BC7F90" w:rsidDel="00BC7F90">
              <w:rPr>
                <w:sz w:val="26"/>
                <w:szCs w:val="26"/>
                <w:rPrChange w:id="502" w:author="Tuan NV" w:date="2026-04-16T22:54:00Z" w16du:dateUtc="2026-04-16T15:54:00Z">
                  <w:rPr>
                    <w:rStyle w:val="Hyperlink"/>
                    <w:noProof/>
                  </w:rPr>
                </w:rPrChange>
              </w:rPr>
              <w:delText>Nghiệp vụ xuất kho</w:delText>
            </w:r>
            <w:r w:rsidRPr="001F04C9" w:rsidDel="00BC7F90">
              <w:rPr>
                <w:noProof/>
                <w:webHidden/>
                <w:sz w:val="26"/>
                <w:szCs w:val="26"/>
                <w:rPrChange w:id="503" w:author="Tuan NV" w:date="2026-04-16T22:33:00Z" w16du:dateUtc="2026-04-16T15:33:00Z">
                  <w:rPr>
                    <w:noProof/>
                    <w:webHidden/>
                  </w:rPr>
                </w:rPrChange>
              </w:rPr>
              <w:tab/>
              <w:delText>14</w:delText>
            </w:r>
          </w:del>
        </w:p>
        <w:p w14:paraId="24650259" w14:textId="06CF8A0C" w:rsidR="000C5564" w:rsidRPr="001F04C9" w:rsidDel="00BC7F90" w:rsidRDefault="000C5564">
          <w:pPr>
            <w:pStyle w:val="TOC3"/>
            <w:tabs>
              <w:tab w:val="right" w:leader="dot" w:pos="9062"/>
            </w:tabs>
            <w:rPr>
              <w:del w:id="504" w:author="Tuan NV" w:date="2026-04-16T22:54:00Z" w16du:dateUtc="2026-04-16T15:54:00Z"/>
              <w:rFonts w:asciiTheme="minorHAnsi" w:eastAsiaTheme="minorEastAsia" w:hAnsiTheme="minorHAnsi"/>
              <w:noProof/>
              <w:color w:val="auto"/>
              <w:kern w:val="2"/>
              <w:sz w:val="26"/>
              <w:szCs w:val="26"/>
              <w14:ligatures w14:val="standardContextual"/>
              <w:rPrChange w:id="505" w:author="Tuan NV" w:date="2026-04-16T22:33:00Z" w16du:dateUtc="2026-04-16T15:33:00Z">
                <w:rPr>
                  <w:del w:id="506"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507" w:author="Tuan NV" w:date="2026-04-16T22:54:00Z" w16du:dateUtc="2026-04-16T15:54:00Z">
            <w:r w:rsidRPr="00BC7F90" w:rsidDel="00BC7F90">
              <w:rPr>
                <w:sz w:val="26"/>
                <w:szCs w:val="26"/>
                <w:rPrChange w:id="508" w:author="Tuan NV" w:date="2026-04-16T22:54:00Z" w16du:dateUtc="2026-04-16T15:54:00Z">
                  <w:rPr>
                    <w:rStyle w:val="Hyperlink"/>
                    <w:noProof/>
                    <w:lang w:val="vi-VN"/>
                  </w:rPr>
                </w:rPrChange>
              </w:rPr>
              <w:delText xml:space="preserve">1.3.9. </w:delText>
            </w:r>
            <w:r w:rsidRPr="00BC7F90" w:rsidDel="00BC7F90">
              <w:rPr>
                <w:sz w:val="26"/>
                <w:szCs w:val="26"/>
                <w:rPrChange w:id="509" w:author="Tuan NV" w:date="2026-04-16T22:54:00Z" w16du:dateUtc="2026-04-16T15:54:00Z">
                  <w:rPr>
                    <w:rStyle w:val="Hyperlink"/>
                    <w:noProof/>
                  </w:rPr>
                </w:rPrChange>
              </w:rPr>
              <w:delText>Nghiệp vụ vận chuyển</w:delText>
            </w:r>
            <w:r w:rsidRPr="001F04C9" w:rsidDel="00BC7F90">
              <w:rPr>
                <w:noProof/>
                <w:webHidden/>
                <w:sz w:val="26"/>
                <w:szCs w:val="26"/>
                <w:rPrChange w:id="510" w:author="Tuan NV" w:date="2026-04-16T22:33:00Z" w16du:dateUtc="2026-04-16T15:33:00Z">
                  <w:rPr>
                    <w:noProof/>
                    <w:webHidden/>
                  </w:rPr>
                </w:rPrChange>
              </w:rPr>
              <w:tab/>
              <w:delText>14</w:delText>
            </w:r>
          </w:del>
        </w:p>
        <w:p w14:paraId="5217C3A8" w14:textId="7AA63998" w:rsidR="000C5564" w:rsidRPr="001F04C9" w:rsidDel="00BC7F90" w:rsidRDefault="000C5564">
          <w:pPr>
            <w:pStyle w:val="TOC3"/>
            <w:tabs>
              <w:tab w:val="right" w:leader="dot" w:pos="9062"/>
            </w:tabs>
            <w:rPr>
              <w:del w:id="511" w:author="Tuan NV" w:date="2026-04-16T22:54:00Z" w16du:dateUtc="2026-04-16T15:54:00Z"/>
              <w:rFonts w:asciiTheme="minorHAnsi" w:eastAsiaTheme="minorEastAsia" w:hAnsiTheme="minorHAnsi"/>
              <w:noProof/>
              <w:color w:val="auto"/>
              <w:kern w:val="2"/>
              <w:sz w:val="26"/>
              <w:szCs w:val="26"/>
              <w14:ligatures w14:val="standardContextual"/>
              <w:rPrChange w:id="512" w:author="Tuan NV" w:date="2026-04-16T22:33:00Z" w16du:dateUtc="2026-04-16T15:33:00Z">
                <w:rPr>
                  <w:del w:id="513"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514" w:author="Tuan NV" w:date="2026-04-16T22:54:00Z" w16du:dateUtc="2026-04-16T15:54:00Z">
            <w:r w:rsidRPr="00BC7F90" w:rsidDel="00BC7F90">
              <w:rPr>
                <w:sz w:val="26"/>
                <w:szCs w:val="26"/>
                <w:rPrChange w:id="515" w:author="Tuan NV" w:date="2026-04-16T22:54:00Z" w16du:dateUtc="2026-04-16T15:54:00Z">
                  <w:rPr>
                    <w:rStyle w:val="Hyperlink"/>
                    <w:noProof/>
                  </w:rPr>
                </w:rPrChange>
              </w:rPr>
              <w:delText>1</w:delText>
            </w:r>
            <w:r w:rsidRPr="00BC7F90" w:rsidDel="00BC7F90">
              <w:rPr>
                <w:sz w:val="26"/>
                <w:szCs w:val="26"/>
                <w:rPrChange w:id="516" w:author="Tuan NV" w:date="2026-04-16T22:54:00Z" w16du:dateUtc="2026-04-16T15:54:00Z">
                  <w:rPr>
                    <w:rStyle w:val="Hyperlink"/>
                    <w:noProof/>
                    <w:lang w:val="vi-VN"/>
                  </w:rPr>
                </w:rPrChange>
              </w:rPr>
              <w:delText xml:space="preserve">.3.10. </w:delText>
            </w:r>
            <w:r w:rsidRPr="00BC7F90" w:rsidDel="00BC7F90">
              <w:rPr>
                <w:sz w:val="26"/>
                <w:szCs w:val="26"/>
                <w:rPrChange w:id="517" w:author="Tuan NV" w:date="2026-04-16T22:54:00Z" w16du:dateUtc="2026-04-16T15:54:00Z">
                  <w:rPr>
                    <w:rStyle w:val="Hyperlink"/>
                    <w:noProof/>
                  </w:rPr>
                </w:rPrChange>
              </w:rPr>
              <w:delText>Nghiệp vụ báo cáo và thống kê</w:delText>
            </w:r>
            <w:r w:rsidRPr="001F04C9" w:rsidDel="00BC7F90">
              <w:rPr>
                <w:noProof/>
                <w:webHidden/>
                <w:sz w:val="26"/>
                <w:szCs w:val="26"/>
                <w:rPrChange w:id="518" w:author="Tuan NV" w:date="2026-04-16T22:33:00Z" w16du:dateUtc="2026-04-16T15:33:00Z">
                  <w:rPr>
                    <w:noProof/>
                    <w:webHidden/>
                  </w:rPr>
                </w:rPrChange>
              </w:rPr>
              <w:tab/>
              <w:delText>14</w:delText>
            </w:r>
          </w:del>
        </w:p>
        <w:p w14:paraId="74B9EE20" w14:textId="6CDDE1BA" w:rsidR="000C5564" w:rsidRPr="001F04C9" w:rsidDel="00BC7F90" w:rsidRDefault="000C5564">
          <w:pPr>
            <w:pStyle w:val="TOC2"/>
            <w:tabs>
              <w:tab w:val="right" w:leader="dot" w:pos="9062"/>
            </w:tabs>
            <w:rPr>
              <w:del w:id="519" w:author="Tuan NV" w:date="2026-04-16T22:54:00Z" w16du:dateUtc="2026-04-16T15:54:00Z"/>
              <w:rFonts w:asciiTheme="minorHAnsi" w:eastAsiaTheme="minorEastAsia" w:hAnsiTheme="minorHAnsi"/>
              <w:noProof/>
              <w:color w:val="auto"/>
              <w:kern w:val="2"/>
              <w:sz w:val="26"/>
              <w:szCs w:val="26"/>
              <w14:ligatures w14:val="standardContextual"/>
              <w:rPrChange w:id="520" w:author="Tuan NV" w:date="2026-04-16T22:33:00Z" w16du:dateUtc="2026-04-16T15:33:00Z">
                <w:rPr>
                  <w:del w:id="521"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522" w:author="Tuan NV" w:date="2026-04-16T22:54:00Z" w16du:dateUtc="2026-04-16T15:54:00Z">
            <w:r w:rsidRPr="00BC7F90" w:rsidDel="00BC7F90">
              <w:rPr>
                <w:sz w:val="26"/>
                <w:szCs w:val="26"/>
                <w:rPrChange w:id="523" w:author="Tuan NV" w:date="2026-04-16T22:54:00Z" w16du:dateUtc="2026-04-16T15:54:00Z">
                  <w:rPr>
                    <w:rStyle w:val="Hyperlink"/>
                    <w:noProof/>
                    <w:lang w:val="vi-VN"/>
                  </w:rPr>
                </w:rPrChange>
              </w:rPr>
              <w:delText xml:space="preserve">1.4. </w:delText>
            </w:r>
            <w:r w:rsidRPr="00BC7F90" w:rsidDel="00BC7F90">
              <w:rPr>
                <w:sz w:val="26"/>
                <w:szCs w:val="26"/>
                <w:rPrChange w:id="524" w:author="Tuan NV" w:date="2026-04-16T22:54:00Z" w16du:dateUtc="2026-04-16T15:54:00Z">
                  <w:rPr>
                    <w:rStyle w:val="Hyperlink"/>
                    <w:noProof/>
                  </w:rPr>
                </w:rPrChange>
              </w:rPr>
              <w:delText>Biểu mẫu</w:delText>
            </w:r>
            <w:r w:rsidRPr="001F04C9" w:rsidDel="00BC7F90">
              <w:rPr>
                <w:noProof/>
                <w:webHidden/>
                <w:sz w:val="26"/>
                <w:szCs w:val="26"/>
                <w:rPrChange w:id="525" w:author="Tuan NV" w:date="2026-04-16T22:33:00Z" w16du:dateUtc="2026-04-16T15:33:00Z">
                  <w:rPr>
                    <w:noProof/>
                    <w:webHidden/>
                  </w:rPr>
                </w:rPrChange>
              </w:rPr>
              <w:tab/>
              <w:delText>15</w:delText>
            </w:r>
          </w:del>
        </w:p>
        <w:p w14:paraId="1BF1499F" w14:textId="03505A62" w:rsidR="000C5564" w:rsidRPr="001F04C9" w:rsidDel="00BC7F90" w:rsidRDefault="000C5564">
          <w:pPr>
            <w:pStyle w:val="TOC1"/>
            <w:tabs>
              <w:tab w:val="right" w:leader="dot" w:pos="9062"/>
            </w:tabs>
            <w:rPr>
              <w:del w:id="526" w:author="Tuan NV" w:date="2026-04-16T22:54:00Z" w16du:dateUtc="2026-04-16T15:54:00Z"/>
              <w:rFonts w:asciiTheme="minorHAnsi" w:eastAsiaTheme="minorEastAsia" w:hAnsiTheme="minorHAnsi"/>
              <w:noProof/>
              <w:color w:val="auto"/>
              <w:kern w:val="2"/>
              <w:sz w:val="26"/>
              <w:szCs w:val="26"/>
              <w14:ligatures w14:val="standardContextual"/>
              <w:rPrChange w:id="527" w:author="Tuan NV" w:date="2026-04-16T22:33:00Z" w16du:dateUtc="2026-04-16T15:33:00Z">
                <w:rPr>
                  <w:del w:id="528"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529" w:author="Tuan NV" w:date="2026-04-16T22:54:00Z" w16du:dateUtc="2026-04-16T15:54:00Z">
            <w:r w:rsidRPr="00BC7F90" w:rsidDel="00BC7F90">
              <w:rPr>
                <w:sz w:val="26"/>
                <w:szCs w:val="26"/>
                <w:rPrChange w:id="530" w:author="Tuan NV" w:date="2026-04-16T22:54:00Z" w16du:dateUtc="2026-04-16T15:54:00Z">
                  <w:rPr>
                    <w:rStyle w:val="Hyperlink"/>
                    <w:noProof/>
                  </w:rPr>
                </w:rPrChange>
              </w:rPr>
              <w:delText>CHƯƠNG 2: XÁC ĐỊNH MÔ HÌNH THỰC THỂ LIÊN KẾT (ER)</w:delText>
            </w:r>
            <w:r w:rsidRPr="001F04C9" w:rsidDel="00BC7F90">
              <w:rPr>
                <w:noProof/>
                <w:webHidden/>
                <w:sz w:val="26"/>
                <w:szCs w:val="26"/>
                <w:rPrChange w:id="531" w:author="Tuan NV" w:date="2026-04-16T22:33:00Z" w16du:dateUtc="2026-04-16T15:33:00Z">
                  <w:rPr>
                    <w:noProof/>
                    <w:webHidden/>
                  </w:rPr>
                </w:rPrChange>
              </w:rPr>
              <w:tab/>
              <w:delText>17</w:delText>
            </w:r>
          </w:del>
        </w:p>
        <w:p w14:paraId="12A22651" w14:textId="1485E2CC" w:rsidR="000C5564" w:rsidRPr="001F04C9" w:rsidDel="00BC7F90" w:rsidRDefault="000C5564">
          <w:pPr>
            <w:pStyle w:val="TOC2"/>
            <w:tabs>
              <w:tab w:val="right" w:leader="dot" w:pos="9062"/>
            </w:tabs>
            <w:rPr>
              <w:del w:id="532" w:author="Tuan NV" w:date="2026-04-16T22:54:00Z" w16du:dateUtc="2026-04-16T15:54:00Z"/>
              <w:rFonts w:asciiTheme="minorHAnsi" w:eastAsiaTheme="minorEastAsia" w:hAnsiTheme="minorHAnsi"/>
              <w:noProof/>
              <w:color w:val="auto"/>
              <w:kern w:val="2"/>
              <w:sz w:val="26"/>
              <w:szCs w:val="26"/>
              <w14:ligatures w14:val="standardContextual"/>
              <w:rPrChange w:id="533" w:author="Tuan NV" w:date="2026-04-16T22:33:00Z" w16du:dateUtc="2026-04-16T15:33:00Z">
                <w:rPr>
                  <w:del w:id="534"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535" w:author="Tuan NV" w:date="2026-04-16T22:54:00Z" w16du:dateUtc="2026-04-16T15:54:00Z">
            <w:r w:rsidRPr="00BC7F90" w:rsidDel="00BC7F90">
              <w:rPr>
                <w:sz w:val="26"/>
                <w:szCs w:val="26"/>
                <w:rPrChange w:id="536" w:author="Tuan NV" w:date="2026-04-16T22:54:00Z" w16du:dateUtc="2026-04-16T15:54:00Z">
                  <w:rPr>
                    <w:rStyle w:val="Hyperlink"/>
                    <w:noProof/>
                  </w:rPr>
                </w:rPrChange>
              </w:rPr>
              <w:delText>2</w:delText>
            </w:r>
            <w:r w:rsidRPr="00BC7F90" w:rsidDel="00BC7F90">
              <w:rPr>
                <w:sz w:val="26"/>
                <w:szCs w:val="26"/>
                <w:rPrChange w:id="537" w:author="Tuan NV" w:date="2026-04-16T22:54:00Z" w16du:dateUtc="2026-04-16T15:54:00Z">
                  <w:rPr>
                    <w:rStyle w:val="Hyperlink"/>
                    <w:noProof/>
                    <w:lang w:val="vi-VN"/>
                  </w:rPr>
                </w:rPrChange>
              </w:rPr>
              <w:delText>.1.</w:delText>
            </w:r>
            <w:r w:rsidRPr="00BC7F90" w:rsidDel="00BC7F90">
              <w:rPr>
                <w:sz w:val="26"/>
                <w:szCs w:val="26"/>
                <w:rPrChange w:id="538" w:author="Tuan NV" w:date="2026-04-16T22:54:00Z" w16du:dateUtc="2026-04-16T15:54:00Z">
                  <w:rPr>
                    <w:rStyle w:val="Hyperlink"/>
                    <w:noProof/>
                  </w:rPr>
                </w:rPrChange>
              </w:rPr>
              <w:delText xml:space="preserve"> Các kiểu thực thể</w:delText>
            </w:r>
            <w:r w:rsidRPr="001F04C9" w:rsidDel="00BC7F90">
              <w:rPr>
                <w:noProof/>
                <w:webHidden/>
                <w:sz w:val="26"/>
                <w:szCs w:val="26"/>
                <w:rPrChange w:id="539" w:author="Tuan NV" w:date="2026-04-16T22:33:00Z" w16du:dateUtc="2026-04-16T15:33:00Z">
                  <w:rPr>
                    <w:noProof/>
                    <w:webHidden/>
                  </w:rPr>
                </w:rPrChange>
              </w:rPr>
              <w:tab/>
              <w:delText>17</w:delText>
            </w:r>
          </w:del>
        </w:p>
        <w:p w14:paraId="71A4A4D3" w14:textId="44A92EC0" w:rsidR="000C5564" w:rsidRPr="001F04C9" w:rsidDel="00BC7F90" w:rsidRDefault="000C5564">
          <w:pPr>
            <w:pStyle w:val="TOC3"/>
            <w:tabs>
              <w:tab w:val="right" w:leader="dot" w:pos="9062"/>
            </w:tabs>
            <w:rPr>
              <w:del w:id="540" w:author="Tuan NV" w:date="2026-04-16T22:54:00Z" w16du:dateUtc="2026-04-16T15:54:00Z"/>
              <w:rFonts w:asciiTheme="minorHAnsi" w:eastAsiaTheme="minorEastAsia" w:hAnsiTheme="minorHAnsi"/>
              <w:noProof/>
              <w:color w:val="auto"/>
              <w:kern w:val="2"/>
              <w:sz w:val="26"/>
              <w:szCs w:val="26"/>
              <w14:ligatures w14:val="standardContextual"/>
              <w:rPrChange w:id="541" w:author="Tuan NV" w:date="2026-04-16T22:33:00Z" w16du:dateUtc="2026-04-16T15:33:00Z">
                <w:rPr>
                  <w:del w:id="542"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543" w:author="Tuan NV" w:date="2026-04-16T22:54:00Z" w16du:dateUtc="2026-04-16T15:54:00Z">
            <w:r w:rsidRPr="00BC7F90" w:rsidDel="00BC7F90">
              <w:rPr>
                <w:sz w:val="26"/>
                <w:szCs w:val="26"/>
                <w:rPrChange w:id="544" w:author="Tuan NV" w:date="2026-04-16T22:54:00Z" w16du:dateUtc="2026-04-16T15:54:00Z">
                  <w:rPr>
                    <w:rStyle w:val="Hyperlink"/>
                    <w:noProof/>
                  </w:rPr>
                </w:rPrChange>
              </w:rPr>
              <w:delText>2</w:delText>
            </w:r>
            <w:r w:rsidRPr="00BC7F90" w:rsidDel="00BC7F90">
              <w:rPr>
                <w:sz w:val="26"/>
                <w:szCs w:val="26"/>
                <w:rPrChange w:id="545" w:author="Tuan NV" w:date="2026-04-16T22:54:00Z" w16du:dateUtc="2026-04-16T15:54:00Z">
                  <w:rPr>
                    <w:rStyle w:val="Hyperlink"/>
                    <w:noProof/>
                    <w:lang w:val="vi-VN"/>
                  </w:rPr>
                </w:rPrChange>
              </w:rPr>
              <w:delText>.1.1.</w:delText>
            </w:r>
            <w:r w:rsidRPr="00BC7F90" w:rsidDel="00BC7F90">
              <w:rPr>
                <w:sz w:val="26"/>
                <w:szCs w:val="26"/>
                <w:rPrChange w:id="546" w:author="Tuan NV" w:date="2026-04-16T22:54:00Z" w16du:dateUtc="2026-04-16T15:54:00Z">
                  <w:rPr>
                    <w:rStyle w:val="Hyperlink"/>
                    <w:noProof/>
                  </w:rPr>
                </w:rPrChange>
              </w:rPr>
              <w:delText xml:space="preserve"> Xác định các thực thể</w:delText>
            </w:r>
            <w:r w:rsidRPr="001F04C9" w:rsidDel="00BC7F90">
              <w:rPr>
                <w:noProof/>
                <w:webHidden/>
                <w:sz w:val="26"/>
                <w:szCs w:val="26"/>
                <w:rPrChange w:id="547" w:author="Tuan NV" w:date="2026-04-16T22:33:00Z" w16du:dateUtc="2026-04-16T15:33:00Z">
                  <w:rPr>
                    <w:noProof/>
                    <w:webHidden/>
                  </w:rPr>
                </w:rPrChange>
              </w:rPr>
              <w:tab/>
              <w:delText>17</w:delText>
            </w:r>
          </w:del>
        </w:p>
        <w:p w14:paraId="545423B8" w14:textId="014CB3BD" w:rsidR="000C5564" w:rsidRPr="001F04C9" w:rsidDel="00BC7F90" w:rsidRDefault="000C5564">
          <w:pPr>
            <w:pStyle w:val="TOC3"/>
            <w:tabs>
              <w:tab w:val="right" w:leader="dot" w:pos="9062"/>
            </w:tabs>
            <w:rPr>
              <w:del w:id="548" w:author="Tuan NV" w:date="2026-04-16T22:54:00Z" w16du:dateUtc="2026-04-16T15:54:00Z"/>
              <w:rFonts w:asciiTheme="minorHAnsi" w:eastAsiaTheme="minorEastAsia" w:hAnsiTheme="minorHAnsi"/>
              <w:noProof/>
              <w:color w:val="auto"/>
              <w:kern w:val="2"/>
              <w:sz w:val="26"/>
              <w:szCs w:val="26"/>
              <w14:ligatures w14:val="standardContextual"/>
              <w:rPrChange w:id="549" w:author="Tuan NV" w:date="2026-04-16T22:33:00Z" w16du:dateUtc="2026-04-16T15:33:00Z">
                <w:rPr>
                  <w:del w:id="550"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551" w:author="Tuan NV" w:date="2026-04-16T22:54:00Z" w16du:dateUtc="2026-04-16T15:54:00Z">
            <w:r w:rsidRPr="00BC7F90" w:rsidDel="00BC7F90">
              <w:rPr>
                <w:sz w:val="26"/>
                <w:szCs w:val="26"/>
                <w:rPrChange w:id="552" w:author="Tuan NV" w:date="2026-04-16T22:54:00Z" w16du:dateUtc="2026-04-16T15:54:00Z">
                  <w:rPr>
                    <w:rStyle w:val="Hyperlink"/>
                    <w:noProof/>
                  </w:rPr>
                </w:rPrChange>
              </w:rPr>
              <w:delText>2</w:delText>
            </w:r>
            <w:r w:rsidRPr="00BC7F90" w:rsidDel="00BC7F90">
              <w:rPr>
                <w:sz w:val="26"/>
                <w:szCs w:val="26"/>
                <w:rPrChange w:id="553" w:author="Tuan NV" w:date="2026-04-16T22:54:00Z" w16du:dateUtc="2026-04-16T15:54:00Z">
                  <w:rPr>
                    <w:rStyle w:val="Hyperlink"/>
                    <w:noProof/>
                    <w:lang w:val="vi-VN"/>
                  </w:rPr>
                </w:rPrChange>
              </w:rPr>
              <w:delText>.1.2.</w:delText>
            </w:r>
            <w:r w:rsidRPr="00BC7F90" w:rsidDel="00BC7F90">
              <w:rPr>
                <w:sz w:val="26"/>
                <w:szCs w:val="26"/>
                <w:rPrChange w:id="554" w:author="Tuan NV" w:date="2026-04-16T22:54:00Z" w16du:dateUtc="2026-04-16T15:54:00Z">
                  <w:rPr>
                    <w:rStyle w:val="Hyperlink"/>
                    <w:noProof/>
                  </w:rPr>
                </w:rPrChange>
              </w:rPr>
              <w:delText xml:space="preserve"> Các thuộc tính cho các thực thể</w:delText>
            </w:r>
            <w:r w:rsidRPr="001F04C9" w:rsidDel="00BC7F90">
              <w:rPr>
                <w:noProof/>
                <w:webHidden/>
                <w:sz w:val="26"/>
                <w:szCs w:val="26"/>
                <w:rPrChange w:id="555" w:author="Tuan NV" w:date="2026-04-16T22:33:00Z" w16du:dateUtc="2026-04-16T15:33:00Z">
                  <w:rPr>
                    <w:noProof/>
                    <w:webHidden/>
                  </w:rPr>
                </w:rPrChange>
              </w:rPr>
              <w:tab/>
              <w:delText>18</w:delText>
            </w:r>
          </w:del>
        </w:p>
        <w:p w14:paraId="3AEB276E" w14:textId="023AAB3D" w:rsidR="000C5564" w:rsidRPr="001F04C9" w:rsidDel="00BC7F90" w:rsidRDefault="000C5564">
          <w:pPr>
            <w:pStyle w:val="TOC3"/>
            <w:tabs>
              <w:tab w:val="right" w:leader="dot" w:pos="9062"/>
            </w:tabs>
            <w:rPr>
              <w:del w:id="556" w:author="Tuan NV" w:date="2026-04-16T22:54:00Z" w16du:dateUtc="2026-04-16T15:54:00Z"/>
              <w:rFonts w:asciiTheme="minorHAnsi" w:eastAsiaTheme="minorEastAsia" w:hAnsiTheme="minorHAnsi"/>
              <w:noProof/>
              <w:color w:val="auto"/>
              <w:kern w:val="2"/>
              <w:sz w:val="26"/>
              <w:szCs w:val="26"/>
              <w14:ligatures w14:val="standardContextual"/>
              <w:rPrChange w:id="557" w:author="Tuan NV" w:date="2026-04-16T22:33:00Z" w16du:dateUtc="2026-04-16T15:33:00Z">
                <w:rPr>
                  <w:del w:id="558"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559" w:author="Tuan NV" w:date="2026-04-16T22:54:00Z" w16du:dateUtc="2026-04-16T15:54:00Z">
            <w:r w:rsidRPr="00BC7F90" w:rsidDel="00BC7F90">
              <w:rPr>
                <w:sz w:val="26"/>
                <w:szCs w:val="26"/>
                <w:rPrChange w:id="560" w:author="Tuan NV" w:date="2026-04-16T22:54:00Z" w16du:dateUtc="2026-04-16T15:54:00Z">
                  <w:rPr>
                    <w:rStyle w:val="Hyperlink"/>
                    <w:noProof/>
                  </w:rPr>
                </w:rPrChange>
              </w:rPr>
              <w:delText>2</w:delText>
            </w:r>
            <w:r w:rsidRPr="00BC7F90" w:rsidDel="00BC7F90">
              <w:rPr>
                <w:sz w:val="26"/>
                <w:szCs w:val="26"/>
                <w:rPrChange w:id="561" w:author="Tuan NV" w:date="2026-04-16T22:54:00Z" w16du:dateUtc="2026-04-16T15:54:00Z">
                  <w:rPr>
                    <w:rStyle w:val="Hyperlink"/>
                    <w:noProof/>
                    <w:lang w:val="vi-VN"/>
                  </w:rPr>
                </w:rPrChange>
              </w:rPr>
              <w:delText>.1.</w:delText>
            </w:r>
            <w:r w:rsidRPr="00BC7F90" w:rsidDel="00BC7F90">
              <w:rPr>
                <w:sz w:val="26"/>
                <w:szCs w:val="26"/>
                <w:rPrChange w:id="562" w:author="Tuan NV" w:date="2026-04-16T22:54:00Z" w16du:dateUtc="2026-04-16T15:54:00Z">
                  <w:rPr>
                    <w:rStyle w:val="Hyperlink"/>
                    <w:noProof/>
                  </w:rPr>
                </w:rPrChange>
              </w:rPr>
              <w:delText>3. Các thuộc tính khóa</w:delText>
            </w:r>
            <w:r w:rsidRPr="001F04C9" w:rsidDel="00BC7F90">
              <w:rPr>
                <w:noProof/>
                <w:webHidden/>
                <w:sz w:val="26"/>
                <w:szCs w:val="26"/>
                <w:rPrChange w:id="563" w:author="Tuan NV" w:date="2026-04-16T22:33:00Z" w16du:dateUtc="2026-04-16T15:33:00Z">
                  <w:rPr>
                    <w:noProof/>
                    <w:webHidden/>
                  </w:rPr>
                </w:rPrChange>
              </w:rPr>
              <w:tab/>
              <w:delText>19</w:delText>
            </w:r>
          </w:del>
        </w:p>
        <w:p w14:paraId="6A547BC7" w14:textId="2D1872BD" w:rsidR="000C5564" w:rsidRPr="001F04C9" w:rsidDel="00BC7F90" w:rsidRDefault="000C5564">
          <w:pPr>
            <w:pStyle w:val="TOC2"/>
            <w:tabs>
              <w:tab w:val="right" w:leader="dot" w:pos="9062"/>
            </w:tabs>
            <w:rPr>
              <w:del w:id="564" w:author="Tuan NV" w:date="2026-04-16T22:54:00Z" w16du:dateUtc="2026-04-16T15:54:00Z"/>
              <w:rFonts w:asciiTheme="minorHAnsi" w:eastAsiaTheme="minorEastAsia" w:hAnsiTheme="minorHAnsi"/>
              <w:noProof/>
              <w:color w:val="auto"/>
              <w:kern w:val="2"/>
              <w:sz w:val="26"/>
              <w:szCs w:val="26"/>
              <w14:ligatures w14:val="standardContextual"/>
              <w:rPrChange w:id="565" w:author="Tuan NV" w:date="2026-04-16T22:33:00Z" w16du:dateUtc="2026-04-16T15:33:00Z">
                <w:rPr>
                  <w:del w:id="566"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567" w:author="Tuan NV" w:date="2026-04-16T22:54:00Z" w16du:dateUtc="2026-04-16T15:54:00Z">
            <w:r w:rsidRPr="00BC7F90" w:rsidDel="00BC7F90">
              <w:rPr>
                <w:sz w:val="26"/>
                <w:szCs w:val="26"/>
                <w:rPrChange w:id="568" w:author="Tuan NV" w:date="2026-04-16T22:54:00Z" w16du:dateUtc="2026-04-16T15:54:00Z">
                  <w:rPr>
                    <w:rStyle w:val="Hyperlink"/>
                    <w:noProof/>
                  </w:rPr>
                </w:rPrChange>
              </w:rPr>
              <w:delText>2</w:delText>
            </w:r>
            <w:r w:rsidRPr="00BC7F90" w:rsidDel="00BC7F90">
              <w:rPr>
                <w:sz w:val="26"/>
                <w:szCs w:val="26"/>
                <w:rPrChange w:id="569" w:author="Tuan NV" w:date="2026-04-16T22:54:00Z" w16du:dateUtc="2026-04-16T15:54:00Z">
                  <w:rPr>
                    <w:rStyle w:val="Hyperlink"/>
                    <w:noProof/>
                    <w:lang w:val="vi-VN"/>
                  </w:rPr>
                </w:rPrChange>
              </w:rPr>
              <w:delText>.2</w:delText>
            </w:r>
            <w:r w:rsidRPr="00BC7F90" w:rsidDel="00BC7F90">
              <w:rPr>
                <w:sz w:val="26"/>
                <w:szCs w:val="26"/>
                <w:rPrChange w:id="570" w:author="Tuan NV" w:date="2026-04-16T22:54:00Z" w16du:dateUtc="2026-04-16T15:54:00Z">
                  <w:rPr>
                    <w:rStyle w:val="Hyperlink"/>
                    <w:noProof/>
                  </w:rPr>
                </w:rPrChange>
              </w:rPr>
              <w:delText>. Mô hình ER</w:delText>
            </w:r>
            <w:r w:rsidRPr="001F04C9" w:rsidDel="00BC7F90">
              <w:rPr>
                <w:noProof/>
                <w:webHidden/>
                <w:sz w:val="26"/>
                <w:szCs w:val="26"/>
                <w:rPrChange w:id="571" w:author="Tuan NV" w:date="2026-04-16T22:33:00Z" w16du:dateUtc="2026-04-16T15:33:00Z">
                  <w:rPr>
                    <w:noProof/>
                    <w:webHidden/>
                  </w:rPr>
                </w:rPrChange>
              </w:rPr>
              <w:tab/>
              <w:delText>20</w:delText>
            </w:r>
          </w:del>
        </w:p>
        <w:p w14:paraId="461D72CF" w14:textId="3AF3B309" w:rsidR="000C5564" w:rsidRPr="001F04C9" w:rsidDel="00BC7F90" w:rsidRDefault="000C5564">
          <w:pPr>
            <w:pStyle w:val="TOC3"/>
            <w:tabs>
              <w:tab w:val="right" w:leader="dot" w:pos="9062"/>
            </w:tabs>
            <w:rPr>
              <w:del w:id="572" w:author="Tuan NV" w:date="2026-04-16T22:54:00Z" w16du:dateUtc="2026-04-16T15:54:00Z"/>
              <w:rFonts w:asciiTheme="minorHAnsi" w:eastAsiaTheme="minorEastAsia" w:hAnsiTheme="minorHAnsi"/>
              <w:noProof/>
              <w:color w:val="auto"/>
              <w:kern w:val="2"/>
              <w:sz w:val="26"/>
              <w:szCs w:val="26"/>
              <w14:ligatures w14:val="standardContextual"/>
              <w:rPrChange w:id="573" w:author="Tuan NV" w:date="2026-04-16T22:33:00Z" w16du:dateUtc="2026-04-16T15:33:00Z">
                <w:rPr>
                  <w:del w:id="574"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575" w:author="Tuan NV" w:date="2026-04-16T22:54:00Z" w16du:dateUtc="2026-04-16T15:54:00Z">
            <w:r w:rsidRPr="00BC7F90" w:rsidDel="00BC7F90">
              <w:rPr>
                <w:sz w:val="26"/>
                <w:szCs w:val="26"/>
                <w:rPrChange w:id="576" w:author="Tuan NV" w:date="2026-04-16T22:54:00Z" w16du:dateUtc="2026-04-16T15:54:00Z">
                  <w:rPr>
                    <w:rStyle w:val="Hyperlink"/>
                    <w:noProof/>
                  </w:rPr>
                </w:rPrChange>
              </w:rPr>
              <w:delText>2</w:delText>
            </w:r>
            <w:r w:rsidRPr="00BC7F90" w:rsidDel="00BC7F90">
              <w:rPr>
                <w:sz w:val="26"/>
                <w:szCs w:val="26"/>
                <w:rPrChange w:id="577" w:author="Tuan NV" w:date="2026-04-16T22:54:00Z" w16du:dateUtc="2026-04-16T15:54:00Z">
                  <w:rPr>
                    <w:rStyle w:val="Hyperlink"/>
                    <w:noProof/>
                    <w:lang w:val="vi-VN"/>
                  </w:rPr>
                </w:rPrChange>
              </w:rPr>
              <w:delText>.2.</w:delText>
            </w:r>
            <w:r w:rsidRPr="00BC7F90" w:rsidDel="00BC7F90">
              <w:rPr>
                <w:sz w:val="26"/>
                <w:szCs w:val="26"/>
                <w:rPrChange w:id="578" w:author="Tuan NV" w:date="2026-04-16T22:54:00Z" w16du:dateUtc="2026-04-16T15:54:00Z">
                  <w:rPr>
                    <w:rStyle w:val="Hyperlink"/>
                    <w:noProof/>
                  </w:rPr>
                </w:rPrChange>
              </w:rPr>
              <w:delText>1. Phân tích liên kết giữa các thực thể</w:delText>
            </w:r>
            <w:r w:rsidRPr="001F04C9" w:rsidDel="00BC7F90">
              <w:rPr>
                <w:noProof/>
                <w:webHidden/>
                <w:sz w:val="26"/>
                <w:szCs w:val="26"/>
                <w:rPrChange w:id="579" w:author="Tuan NV" w:date="2026-04-16T22:33:00Z" w16du:dateUtc="2026-04-16T15:33:00Z">
                  <w:rPr>
                    <w:noProof/>
                    <w:webHidden/>
                  </w:rPr>
                </w:rPrChange>
              </w:rPr>
              <w:tab/>
              <w:delText>20</w:delText>
            </w:r>
          </w:del>
        </w:p>
        <w:p w14:paraId="72CA5027" w14:textId="440CB755" w:rsidR="000C5564" w:rsidRPr="001F04C9" w:rsidDel="00BC7F90" w:rsidRDefault="000C5564">
          <w:pPr>
            <w:pStyle w:val="TOC3"/>
            <w:tabs>
              <w:tab w:val="right" w:leader="dot" w:pos="9062"/>
            </w:tabs>
            <w:rPr>
              <w:del w:id="580" w:author="Tuan NV" w:date="2026-04-16T22:54:00Z" w16du:dateUtc="2026-04-16T15:54:00Z"/>
              <w:rFonts w:asciiTheme="minorHAnsi" w:eastAsiaTheme="minorEastAsia" w:hAnsiTheme="minorHAnsi"/>
              <w:noProof/>
              <w:color w:val="auto"/>
              <w:kern w:val="2"/>
              <w:sz w:val="26"/>
              <w:szCs w:val="26"/>
              <w14:ligatures w14:val="standardContextual"/>
              <w:rPrChange w:id="581" w:author="Tuan NV" w:date="2026-04-16T22:33:00Z" w16du:dateUtc="2026-04-16T15:33:00Z">
                <w:rPr>
                  <w:del w:id="582"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583" w:author="Tuan NV" w:date="2026-04-16T22:54:00Z" w16du:dateUtc="2026-04-16T15:54:00Z">
            <w:r w:rsidRPr="00BC7F90" w:rsidDel="00BC7F90">
              <w:rPr>
                <w:sz w:val="26"/>
                <w:szCs w:val="26"/>
                <w:rPrChange w:id="584" w:author="Tuan NV" w:date="2026-04-16T22:54:00Z" w16du:dateUtc="2026-04-16T15:54:00Z">
                  <w:rPr>
                    <w:rStyle w:val="Hyperlink"/>
                    <w:noProof/>
                  </w:rPr>
                </w:rPrChange>
              </w:rPr>
              <w:delText>2</w:delText>
            </w:r>
            <w:r w:rsidRPr="00BC7F90" w:rsidDel="00BC7F90">
              <w:rPr>
                <w:sz w:val="26"/>
                <w:szCs w:val="26"/>
                <w:rPrChange w:id="585" w:author="Tuan NV" w:date="2026-04-16T22:54:00Z" w16du:dateUtc="2026-04-16T15:54:00Z">
                  <w:rPr>
                    <w:rStyle w:val="Hyperlink"/>
                    <w:noProof/>
                    <w:lang w:val="vi-VN"/>
                  </w:rPr>
                </w:rPrChange>
              </w:rPr>
              <w:delText>.2.</w:delText>
            </w:r>
            <w:r w:rsidRPr="00BC7F90" w:rsidDel="00BC7F90">
              <w:rPr>
                <w:sz w:val="26"/>
                <w:szCs w:val="26"/>
                <w:rPrChange w:id="586" w:author="Tuan NV" w:date="2026-04-16T22:54:00Z" w16du:dateUtc="2026-04-16T15:54:00Z">
                  <w:rPr>
                    <w:rStyle w:val="Hyperlink"/>
                    <w:noProof/>
                  </w:rPr>
                </w:rPrChange>
              </w:rPr>
              <w:delText>2. Mối liên kết giữa các kiểu thực thể</w:delText>
            </w:r>
            <w:r w:rsidRPr="001F04C9" w:rsidDel="00BC7F90">
              <w:rPr>
                <w:noProof/>
                <w:webHidden/>
                <w:sz w:val="26"/>
                <w:szCs w:val="26"/>
                <w:rPrChange w:id="587" w:author="Tuan NV" w:date="2026-04-16T22:33:00Z" w16du:dateUtc="2026-04-16T15:33:00Z">
                  <w:rPr>
                    <w:noProof/>
                    <w:webHidden/>
                  </w:rPr>
                </w:rPrChange>
              </w:rPr>
              <w:tab/>
              <w:delText>20</w:delText>
            </w:r>
          </w:del>
        </w:p>
        <w:p w14:paraId="5671EA05" w14:textId="5C1FFAF9" w:rsidR="000C5564" w:rsidRPr="001F04C9" w:rsidDel="00BC7F90" w:rsidRDefault="000C5564">
          <w:pPr>
            <w:pStyle w:val="TOC3"/>
            <w:tabs>
              <w:tab w:val="right" w:leader="dot" w:pos="9062"/>
            </w:tabs>
            <w:rPr>
              <w:del w:id="588" w:author="Tuan NV" w:date="2026-04-16T22:54:00Z" w16du:dateUtc="2026-04-16T15:54:00Z"/>
              <w:rFonts w:asciiTheme="minorHAnsi" w:eastAsiaTheme="minorEastAsia" w:hAnsiTheme="minorHAnsi"/>
              <w:noProof/>
              <w:color w:val="auto"/>
              <w:kern w:val="2"/>
              <w:sz w:val="26"/>
              <w:szCs w:val="26"/>
              <w14:ligatures w14:val="standardContextual"/>
              <w:rPrChange w:id="589" w:author="Tuan NV" w:date="2026-04-16T22:33:00Z" w16du:dateUtc="2026-04-16T15:33:00Z">
                <w:rPr>
                  <w:del w:id="590"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591" w:author="Tuan NV" w:date="2026-04-16T22:54:00Z" w16du:dateUtc="2026-04-16T15:54:00Z">
            <w:r w:rsidRPr="00BC7F90" w:rsidDel="00BC7F90">
              <w:rPr>
                <w:sz w:val="26"/>
                <w:szCs w:val="26"/>
                <w:rPrChange w:id="592" w:author="Tuan NV" w:date="2026-04-16T22:54:00Z" w16du:dateUtc="2026-04-16T15:54:00Z">
                  <w:rPr>
                    <w:rStyle w:val="Hyperlink"/>
                    <w:noProof/>
                  </w:rPr>
                </w:rPrChange>
              </w:rPr>
              <w:delText>2</w:delText>
            </w:r>
            <w:r w:rsidRPr="00BC7F90" w:rsidDel="00BC7F90">
              <w:rPr>
                <w:sz w:val="26"/>
                <w:szCs w:val="26"/>
                <w:rPrChange w:id="593" w:author="Tuan NV" w:date="2026-04-16T22:54:00Z" w16du:dateUtc="2026-04-16T15:54:00Z">
                  <w:rPr>
                    <w:rStyle w:val="Hyperlink"/>
                    <w:noProof/>
                    <w:lang w:val="vi-VN"/>
                  </w:rPr>
                </w:rPrChange>
              </w:rPr>
              <w:delText>.2.</w:delText>
            </w:r>
            <w:r w:rsidRPr="00BC7F90" w:rsidDel="00BC7F90">
              <w:rPr>
                <w:sz w:val="26"/>
                <w:szCs w:val="26"/>
                <w:rPrChange w:id="594" w:author="Tuan NV" w:date="2026-04-16T22:54:00Z" w16du:dateUtc="2026-04-16T15:54:00Z">
                  <w:rPr>
                    <w:rStyle w:val="Hyperlink"/>
                    <w:noProof/>
                  </w:rPr>
                </w:rPrChange>
              </w:rPr>
              <w:delText>3. Sơ đồ thực thể liên kết</w:delText>
            </w:r>
            <w:r w:rsidRPr="001F04C9" w:rsidDel="00BC7F90">
              <w:rPr>
                <w:noProof/>
                <w:webHidden/>
                <w:sz w:val="26"/>
                <w:szCs w:val="26"/>
                <w:rPrChange w:id="595" w:author="Tuan NV" w:date="2026-04-16T22:33:00Z" w16du:dateUtc="2026-04-16T15:33:00Z">
                  <w:rPr>
                    <w:noProof/>
                    <w:webHidden/>
                  </w:rPr>
                </w:rPrChange>
              </w:rPr>
              <w:tab/>
              <w:delText>23</w:delText>
            </w:r>
          </w:del>
        </w:p>
        <w:p w14:paraId="6B2B9369" w14:textId="35494F6B" w:rsidR="000C5564" w:rsidRPr="001F04C9" w:rsidDel="00BC7F90" w:rsidRDefault="000C5564">
          <w:pPr>
            <w:pStyle w:val="TOC1"/>
            <w:tabs>
              <w:tab w:val="right" w:leader="dot" w:pos="9062"/>
            </w:tabs>
            <w:rPr>
              <w:del w:id="596" w:author="Tuan NV" w:date="2026-04-16T22:54:00Z" w16du:dateUtc="2026-04-16T15:54:00Z"/>
              <w:rFonts w:asciiTheme="minorHAnsi" w:eastAsiaTheme="minorEastAsia" w:hAnsiTheme="minorHAnsi"/>
              <w:noProof/>
              <w:color w:val="auto"/>
              <w:kern w:val="2"/>
              <w:sz w:val="26"/>
              <w:szCs w:val="26"/>
              <w14:ligatures w14:val="standardContextual"/>
              <w:rPrChange w:id="597" w:author="Tuan NV" w:date="2026-04-16T22:33:00Z" w16du:dateUtc="2026-04-16T15:33:00Z">
                <w:rPr>
                  <w:del w:id="598"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599" w:author="Tuan NV" w:date="2026-04-16T22:54:00Z" w16du:dateUtc="2026-04-16T15:54:00Z">
            <w:r w:rsidRPr="00BC7F90" w:rsidDel="00BC7F90">
              <w:rPr>
                <w:sz w:val="26"/>
                <w:szCs w:val="26"/>
                <w:rPrChange w:id="600" w:author="Tuan NV" w:date="2026-04-16T22:54:00Z" w16du:dateUtc="2026-04-16T15:54:00Z">
                  <w:rPr>
                    <w:rStyle w:val="Hyperlink"/>
                    <w:rFonts w:ascii="Time s New Roman" w:hAnsi="Time s New Roman"/>
                    <w:bCs/>
                    <w:noProof/>
                  </w:rPr>
                </w:rPrChange>
              </w:rPr>
              <w:delText>CH</w:delText>
            </w:r>
            <w:r w:rsidRPr="00BC7F90" w:rsidDel="00BC7F90">
              <w:rPr>
                <w:rFonts w:hint="eastAsia"/>
                <w:sz w:val="26"/>
                <w:szCs w:val="26"/>
                <w:rPrChange w:id="601" w:author="Tuan NV" w:date="2026-04-16T22:54:00Z" w16du:dateUtc="2026-04-16T15:54:00Z">
                  <w:rPr>
                    <w:rStyle w:val="Hyperlink"/>
                    <w:rFonts w:ascii="Time s New Roman" w:hAnsi="Time s New Roman" w:hint="eastAsia"/>
                    <w:bCs/>
                    <w:noProof/>
                  </w:rPr>
                </w:rPrChange>
              </w:rPr>
              <w:delText>ƯƠ</w:delText>
            </w:r>
            <w:r w:rsidRPr="00BC7F90" w:rsidDel="00BC7F90">
              <w:rPr>
                <w:sz w:val="26"/>
                <w:szCs w:val="26"/>
                <w:rPrChange w:id="602" w:author="Tuan NV" w:date="2026-04-16T22:54:00Z" w16du:dateUtc="2026-04-16T15:54:00Z">
                  <w:rPr>
                    <w:rStyle w:val="Hyperlink"/>
                    <w:rFonts w:ascii="Time s New Roman" w:hAnsi="Time s New Roman"/>
                    <w:bCs/>
                    <w:noProof/>
                  </w:rPr>
                </w:rPrChange>
              </w:rPr>
              <w:delText>NG</w:delText>
            </w:r>
            <w:r w:rsidRPr="00BC7F90" w:rsidDel="00BC7F90">
              <w:rPr>
                <w:sz w:val="26"/>
                <w:szCs w:val="26"/>
                <w:rPrChange w:id="603" w:author="Tuan NV" w:date="2026-04-16T22:54:00Z" w16du:dateUtc="2026-04-16T15:54:00Z">
                  <w:rPr>
                    <w:rStyle w:val="Hyperlink"/>
                    <w:rFonts w:ascii="Time s New Roman" w:hAnsi="Time s New Roman"/>
                    <w:bCs/>
                    <w:noProof/>
                    <w:lang w:val="vi-VN"/>
                  </w:rPr>
                </w:rPrChange>
              </w:rPr>
              <w:delText xml:space="preserve"> 3: CHUYỂN </w:delText>
            </w:r>
            <w:r w:rsidRPr="00BC7F90" w:rsidDel="00BC7F90">
              <w:rPr>
                <w:rFonts w:hint="eastAsia"/>
                <w:sz w:val="26"/>
                <w:szCs w:val="26"/>
                <w:rPrChange w:id="604" w:author="Tuan NV" w:date="2026-04-16T22:54:00Z" w16du:dateUtc="2026-04-16T15:54:00Z">
                  <w:rPr>
                    <w:rStyle w:val="Hyperlink"/>
                    <w:rFonts w:ascii="Time s New Roman" w:hAnsi="Time s New Roman" w:hint="eastAsia"/>
                    <w:bCs/>
                    <w:noProof/>
                    <w:lang w:val="vi-VN"/>
                  </w:rPr>
                </w:rPrChange>
              </w:rPr>
              <w:delText>Đ</w:delText>
            </w:r>
            <w:r w:rsidRPr="00BC7F90" w:rsidDel="00BC7F90">
              <w:rPr>
                <w:sz w:val="26"/>
                <w:szCs w:val="26"/>
                <w:rPrChange w:id="605" w:author="Tuan NV" w:date="2026-04-16T22:54:00Z" w16du:dateUtc="2026-04-16T15:54:00Z">
                  <w:rPr>
                    <w:rStyle w:val="Hyperlink"/>
                    <w:rFonts w:ascii="Time s New Roman" w:hAnsi="Time s New Roman"/>
                    <w:bCs/>
                    <w:noProof/>
                    <w:lang w:val="vi-VN"/>
                  </w:rPr>
                </w:rPrChange>
              </w:rPr>
              <w:delText>ỔI TỪ M</w:delText>
            </w:r>
            <w:r w:rsidRPr="00BC7F90" w:rsidDel="00BC7F90">
              <w:rPr>
                <w:rFonts w:hint="eastAsia"/>
                <w:sz w:val="26"/>
                <w:szCs w:val="26"/>
                <w:rPrChange w:id="606" w:author="Tuan NV" w:date="2026-04-16T22:54:00Z" w16du:dateUtc="2026-04-16T15:54:00Z">
                  <w:rPr>
                    <w:rStyle w:val="Hyperlink"/>
                    <w:rFonts w:ascii="Time s New Roman" w:hAnsi="Time s New Roman" w:hint="eastAsia"/>
                    <w:bCs/>
                    <w:noProof/>
                    <w:lang w:val="vi-VN"/>
                  </w:rPr>
                </w:rPrChange>
              </w:rPr>
              <w:delText>Ô</w:delText>
            </w:r>
            <w:r w:rsidRPr="00BC7F90" w:rsidDel="00BC7F90">
              <w:rPr>
                <w:sz w:val="26"/>
                <w:szCs w:val="26"/>
                <w:rPrChange w:id="607" w:author="Tuan NV" w:date="2026-04-16T22:54:00Z" w16du:dateUtc="2026-04-16T15:54:00Z">
                  <w:rPr>
                    <w:rStyle w:val="Hyperlink"/>
                    <w:rFonts w:ascii="Time s New Roman" w:hAnsi="Time s New Roman"/>
                    <w:bCs/>
                    <w:noProof/>
                    <w:lang w:val="vi-VN"/>
                  </w:rPr>
                </w:rPrChange>
              </w:rPr>
              <w:delText xml:space="preserve"> H</w:delText>
            </w:r>
            <w:r w:rsidRPr="00BC7F90" w:rsidDel="00BC7F90">
              <w:rPr>
                <w:rFonts w:hint="eastAsia"/>
                <w:sz w:val="26"/>
                <w:szCs w:val="26"/>
                <w:rPrChange w:id="608" w:author="Tuan NV" w:date="2026-04-16T22:54:00Z" w16du:dateUtc="2026-04-16T15:54:00Z">
                  <w:rPr>
                    <w:rStyle w:val="Hyperlink"/>
                    <w:rFonts w:ascii="Time s New Roman" w:hAnsi="Time s New Roman" w:hint="eastAsia"/>
                    <w:bCs/>
                    <w:noProof/>
                    <w:lang w:val="vi-VN"/>
                  </w:rPr>
                </w:rPrChange>
              </w:rPr>
              <w:delText>Ì</w:delText>
            </w:r>
            <w:r w:rsidRPr="00BC7F90" w:rsidDel="00BC7F90">
              <w:rPr>
                <w:sz w:val="26"/>
                <w:szCs w:val="26"/>
                <w:rPrChange w:id="609" w:author="Tuan NV" w:date="2026-04-16T22:54:00Z" w16du:dateUtc="2026-04-16T15:54:00Z">
                  <w:rPr>
                    <w:rStyle w:val="Hyperlink"/>
                    <w:rFonts w:ascii="Time s New Roman" w:hAnsi="Time s New Roman"/>
                    <w:bCs/>
                    <w:noProof/>
                    <w:lang w:val="vi-VN"/>
                  </w:rPr>
                </w:rPrChange>
              </w:rPr>
              <w:delText>NH THỰC THỂ LI</w:delText>
            </w:r>
            <w:r w:rsidRPr="00BC7F90" w:rsidDel="00BC7F90">
              <w:rPr>
                <w:rFonts w:hint="eastAsia"/>
                <w:sz w:val="26"/>
                <w:szCs w:val="26"/>
                <w:rPrChange w:id="610" w:author="Tuan NV" w:date="2026-04-16T22:54:00Z" w16du:dateUtc="2026-04-16T15:54:00Z">
                  <w:rPr>
                    <w:rStyle w:val="Hyperlink"/>
                    <w:rFonts w:ascii="Time s New Roman" w:hAnsi="Time s New Roman" w:hint="eastAsia"/>
                    <w:bCs/>
                    <w:noProof/>
                    <w:lang w:val="vi-VN"/>
                  </w:rPr>
                </w:rPrChange>
              </w:rPr>
              <w:delText>Ê</w:delText>
            </w:r>
            <w:r w:rsidRPr="00BC7F90" w:rsidDel="00BC7F90">
              <w:rPr>
                <w:sz w:val="26"/>
                <w:szCs w:val="26"/>
                <w:rPrChange w:id="611" w:author="Tuan NV" w:date="2026-04-16T22:54:00Z" w16du:dateUtc="2026-04-16T15:54:00Z">
                  <w:rPr>
                    <w:rStyle w:val="Hyperlink"/>
                    <w:rFonts w:ascii="Time s New Roman" w:hAnsi="Time s New Roman"/>
                    <w:bCs/>
                    <w:noProof/>
                    <w:lang w:val="vi-VN"/>
                  </w:rPr>
                </w:rPrChange>
              </w:rPr>
              <w:delText>N KẾT SANG M</w:delText>
            </w:r>
            <w:r w:rsidRPr="00BC7F90" w:rsidDel="00BC7F90">
              <w:rPr>
                <w:rFonts w:hint="eastAsia"/>
                <w:sz w:val="26"/>
                <w:szCs w:val="26"/>
                <w:rPrChange w:id="612" w:author="Tuan NV" w:date="2026-04-16T22:54:00Z" w16du:dateUtc="2026-04-16T15:54:00Z">
                  <w:rPr>
                    <w:rStyle w:val="Hyperlink"/>
                    <w:rFonts w:ascii="Time s New Roman" w:hAnsi="Time s New Roman" w:hint="eastAsia"/>
                    <w:bCs/>
                    <w:noProof/>
                    <w:lang w:val="vi-VN"/>
                  </w:rPr>
                </w:rPrChange>
              </w:rPr>
              <w:delText>Ô</w:delText>
            </w:r>
            <w:r w:rsidRPr="00BC7F90" w:rsidDel="00BC7F90">
              <w:rPr>
                <w:sz w:val="26"/>
                <w:szCs w:val="26"/>
                <w:rPrChange w:id="613" w:author="Tuan NV" w:date="2026-04-16T22:54:00Z" w16du:dateUtc="2026-04-16T15:54:00Z">
                  <w:rPr>
                    <w:rStyle w:val="Hyperlink"/>
                    <w:rFonts w:ascii="Time s New Roman" w:hAnsi="Time s New Roman"/>
                    <w:bCs/>
                    <w:noProof/>
                    <w:lang w:val="vi-VN"/>
                  </w:rPr>
                </w:rPrChange>
              </w:rPr>
              <w:delText xml:space="preserve"> H</w:delText>
            </w:r>
            <w:r w:rsidRPr="00BC7F90" w:rsidDel="00BC7F90">
              <w:rPr>
                <w:rFonts w:hint="eastAsia"/>
                <w:sz w:val="26"/>
                <w:szCs w:val="26"/>
                <w:rPrChange w:id="614" w:author="Tuan NV" w:date="2026-04-16T22:54:00Z" w16du:dateUtc="2026-04-16T15:54:00Z">
                  <w:rPr>
                    <w:rStyle w:val="Hyperlink"/>
                    <w:rFonts w:ascii="Time s New Roman" w:hAnsi="Time s New Roman" w:hint="eastAsia"/>
                    <w:bCs/>
                    <w:noProof/>
                    <w:lang w:val="vi-VN"/>
                  </w:rPr>
                </w:rPrChange>
              </w:rPr>
              <w:delText>Ì</w:delText>
            </w:r>
            <w:r w:rsidRPr="00BC7F90" w:rsidDel="00BC7F90">
              <w:rPr>
                <w:sz w:val="26"/>
                <w:szCs w:val="26"/>
                <w:rPrChange w:id="615" w:author="Tuan NV" w:date="2026-04-16T22:54:00Z" w16du:dateUtc="2026-04-16T15:54:00Z">
                  <w:rPr>
                    <w:rStyle w:val="Hyperlink"/>
                    <w:rFonts w:ascii="Time s New Roman" w:hAnsi="Time s New Roman"/>
                    <w:bCs/>
                    <w:noProof/>
                    <w:lang w:val="vi-VN"/>
                  </w:rPr>
                </w:rPrChange>
              </w:rPr>
              <w:delText>NH QUAN HỆ(RM)</w:delText>
            </w:r>
            <w:r w:rsidRPr="001F04C9" w:rsidDel="00BC7F90">
              <w:rPr>
                <w:noProof/>
                <w:webHidden/>
                <w:sz w:val="26"/>
                <w:szCs w:val="26"/>
                <w:rPrChange w:id="616" w:author="Tuan NV" w:date="2026-04-16T22:33:00Z" w16du:dateUtc="2026-04-16T15:33:00Z">
                  <w:rPr>
                    <w:noProof/>
                    <w:webHidden/>
                  </w:rPr>
                </w:rPrChange>
              </w:rPr>
              <w:tab/>
              <w:delText>24</w:delText>
            </w:r>
          </w:del>
        </w:p>
        <w:p w14:paraId="01C31BEF" w14:textId="7B5A314F" w:rsidR="000C5564" w:rsidRPr="001F04C9" w:rsidDel="00BC7F90" w:rsidRDefault="000C5564">
          <w:pPr>
            <w:pStyle w:val="TOC2"/>
            <w:tabs>
              <w:tab w:val="right" w:leader="dot" w:pos="9062"/>
            </w:tabs>
            <w:rPr>
              <w:del w:id="617" w:author="Tuan NV" w:date="2026-04-16T22:54:00Z" w16du:dateUtc="2026-04-16T15:54:00Z"/>
              <w:rFonts w:asciiTheme="minorHAnsi" w:eastAsiaTheme="minorEastAsia" w:hAnsiTheme="minorHAnsi"/>
              <w:noProof/>
              <w:color w:val="auto"/>
              <w:kern w:val="2"/>
              <w:sz w:val="26"/>
              <w:szCs w:val="26"/>
              <w14:ligatures w14:val="standardContextual"/>
              <w:rPrChange w:id="618" w:author="Tuan NV" w:date="2026-04-16T22:33:00Z" w16du:dateUtc="2026-04-16T15:33:00Z">
                <w:rPr>
                  <w:del w:id="619"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620" w:author="Tuan NV" w:date="2026-04-16T22:54:00Z" w16du:dateUtc="2026-04-16T15:54:00Z">
            <w:r w:rsidRPr="00BC7F90" w:rsidDel="00BC7F90">
              <w:rPr>
                <w:sz w:val="26"/>
                <w:szCs w:val="26"/>
                <w:rPrChange w:id="621" w:author="Tuan NV" w:date="2026-04-16T22:54:00Z" w16du:dateUtc="2026-04-16T15:54:00Z">
                  <w:rPr>
                    <w:rStyle w:val="Hyperlink"/>
                    <w:noProof/>
                  </w:rPr>
                </w:rPrChange>
              </w:rPr>
              <w:delText>3</w:delText>
            </w:r>
            <w:r w:rsidRPr="00BC7F90" w:rsidDel="00BC7F90">
              <w:rPr>
                <w:sz w:val="26"/>
                <w:szCs w:val="26"/>
                <w:rPrChange w:id="622" w:author="Tuan NV" w:date="2026-04-16T22:54:00Z" w16du:dateUtc="2026-04-16T15:54:00Z">
                  <w:rPr>
                    <w:rStyle w:val="Hyperlink"/>
                    <w:noProof/>
                    <w:lang w:val="vi-VN"/>
                  </w:rPr>
                </w:rPrChange>
              </w:rPr>
              <w:delText>.1.</w:delText>
            </w:r>
            <w:r w:rsidRPr="00BC7F90" w:rsidDel="00BC7F90">
              <w:rPr>
                <w:sz w:val="26"/>
                <w:szCs w:val="26"/>
                <w:rPrChange w:id="623" w:author="Tuan NV" w:date="2026-04-16T22:54:00Z" w16du:dateUtc="2026-04-16T15:54:00Z">
                  <w:rPr>
                    <w:rStyle w:val="Hyperlink"/>
                    <w:noProof/>
                  </w:rPr>
                </w:rPrChange>
              </w:rPr>
              <w:delText xml:space="preserve"> Cách</w:delText>
            </w:r>
            <w:r w:rsidRPr="00BC7F90" w:rsidDel="00BC7F90">
              <w:rPr>
                <w:sz w:val="26"/>
                <w:szCs w:val="26"/>
                <w:rPrChange w:id="624" w:author="Tuan NV" w:date="2026-04-16T22:54:00Z" w16du:dateUtc="2026-04-16T15:54:00Z">
                  <w:rPr>
                    <w:rStyle w:val="Hyperlink"/>
                    <w:noProof/>
                    <w:lang w:val="vi-VN"/>
                  </w:rPr>
                </w:rPrChange>
              </w:rPr>
              <w:delText xml:space="preserve"> chuyển đổi:</w:delText>
            </w:r>
            <w:r w:rsidRPr="001F04C9" w:rsidDel="00BC7F90">
              <w:rPr>
                <w:noProof/>
                <w:webHidden/>
                <w:sz w:val="26"/>
                <w:szCs w:val="26"/>
                <w:rPrChange w:id="625" w:author="Tuan NV" w:date="2026-04-16T22:33:00Z" w16du:dateUtc="2026-04-16T15:33:00Z">
                  <w:rPr>
                    <w:noProof/>
                    <w:webHidden/>
                  </w:rPr>
                </w:rPrChange>
              </w:rPr>
              <w:tab/>
              <w:delText>24</w:delText>
            </w:r>
          </w:del>
        </w:p>
        <w:p w14:paraId="35134BCF" w14:textId="590D9DC0" w:rsidR="000C5564" w:rsidRPr="001F04C9" w:rsidDel="00BC7F90" w:rsidRDefault="000C5564">
          <w:pPr>
            <w:pStyle w:val="TOC2"/>
            <w:tabs>
              <w:tab w:val="right" w:leader="dot" w:pos="9062"/>
            </w:tabs>
            <w:rPr>
              <w:del w:id="626" w:author="Tuan NV" w:date="2026-04-16T22:54:00Z" w16du:dateUtc="2026-04-16T15:54:00Z"/>
              <w:rFonts w:asciiTheme="minorHAnsi" w:eastAsiaTheme="minorEastAsia" w:hAnsiTheme="minorHAnsi"/>
              <w:noProof/>
              <w:color w:val="auto"/>
              <w:kern w:val="2"/>
              <w:sz w:val="26"/>
              <w:szCs w:val="26"/>
              <w14:ligatures w14:val="standardContextual"/>
              <w:rPrChange w:id="627" w:author="Tuan NV" w:date="2026-04-16T22:33:00Z" w16du:dateUtc="2026-04-16T15:33:00Z">
                <w:rPr>
                  <w:del w:id="628"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629" w:author="Tuan NV" w:date="2026-04-16T22:54:00Z" w16du:dateUtc="2026-04-16T15:54:00Z">
            <w:r w:rsidRPr="00BC7F90" w:rsidDel="00BC7F90">
              <w:rPr>
                <w:sz w:val="26"/>
                <w:szCs w:val="26"/>
                <w:rPrChange w:id="630" w:author="Tuan NV" w:date="2026-04-16T22:54:00Z" w16du:dateUtc="2026-04-16T15:54:00Z">
                  <w:rPr>
                    <w:rStyle w:val="Hyperlink"/>
                    <w:noProof/>
                    <w:lang w:val="vi-VN"/>
                  </w:rPr>
                </w:rPrChange>
              </w:rPr>
              <w:delText>3.2. Chuyển đổi các kiểu thực thể, mối liên kết</w:delText>
            </w:r>
            <w:r w:rsidRPr="001F04C9" w:rsidDel="00BC7F90">
              <w:rPr>
                <w:noProof/>
                <w:webHidden/>
                <w:sz w:val="26"/>
                <w:szCs w:val="26"/>
                <w:rPrChange w:id="631" w:author="Tuan NV" w:date="2026-04-16T22:33:00Z" w16du:dateUtc="2026-04-16T15:33:00Z">
                  <w:rPr>
                    <w:noProof/>
                    <w:webHidden/>
                  </w:rPr>
                </w:rPrChange>
              </w:rPr>
              <w:tab/>
              <w:delText>24</w:delText>
            </w:r>
          </w:del>
        </w:p>
        <w:p w14:paraId="40500F94" w14:textId="405F872D" w:rsidR="000C5564" w:rsidRPr="001F04C9" w:rsidDel="00BC7F90" w:rsidRDefault="000C5564">
          <w:pPr>
            <w:pStyle w:val="TOC3"/>
            <w:tabs>
              <w:tab w:val="right" w:leader="dot" w:pos="9062"/>
            </w:tabs>
            <w:rPr>
              <w:del w:id="632" w:author="Tuan NV" w:date="2026-04-16T22:54:00Z" w16du:dateUtc="2026-04-16T15:54:00Z"/>
              <w:rFonts w:asciiTheme="minorHAnsi" w:eastAsiaTheme="minorEastAsia" w:hAnsiTheme="minorHAnsi"/>
              <w:noProof/>
              <w:color w:val="auto"/>
              <w:kern w:val="2"/>
              <w:sz w:val="26"/>
              <w:szCs w:val="26"/>
              <w14:ligatures w14:val="standardContextual"/>
              <w:rPrChange w:id="633" w:author="Tuan NV" w:date="2026-04-16T22:33:00Z" w16du:dateUtc="2026-04-16T15:33:00Z">
                <w:rPr>
                  <w:del w:id="634"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635" w:author="Tuan NV" w:date="2026-04-16T22:54:00Z" w16du:dateUtc="2026-04-16T15:54:00Z">
            <w:r w:rsidRPr="00BC7F90" w:rsidDel="00BC7F90">
              <w:rPr>
                <w:sz w:val="26"/>
                <w:szCs w:val="26"/>
                <w:rPrChange w:id="636" w:author="Tuan NV" w:date="2026-04-16T22:54:00Z" w16du:dateUtc="2026-04-16T15:54:00Z">
                  <w:rPr>
                    <w:rStyle w:val="Hyperlink"/>
                    <w:noProof/>
                    <w:lang w:val="vi-VN"/>
                  </w:rPr>
                </w:rPrChange>
              </w:rPr>
              <w:delText>3.2.1. Chuyển đổi các kiểu thực thể</w:delText>
            </w:r>
            <w:r w:rsidRPr="001F04C9" w:rsidDel="00BC7F90">
              <w:rPr>
                <w:noProof/>
                <w:webHidden/>
                <w:sz w:val="26"/>
                <w:szCs w:val="26"/>
                <w:rPrChange w:id="637" w:author="Tuan NV" w:date="2026-04-16T22:33:00Z" w16du:dateUtc="2026-04-16T15:33:00Z">
                  <w:rPr>
                    <w:noProof/>
                    <w:webHidden/>
                  </w:rPr>
                </w:rPrChange>
              </w:rPr>
              <w:tab/>
              <w:delText>24</w:delText>
            </w:r>
          </w:del>
        </w:p>
        <w:p w14:paraId="5A728744" w14:textId="692DAB67" w:rsidR="000C5564" w:rsidRPr="001F04C9" w:rsidDel="00BC7F90" w:rsidRDefault="000C5564">
          <w:pPr>
            <w:pStyle w:val="TOC3"/>
            <w:tabs>
              <w:tab w:val="right" w:leader="dot" w:pos="9062"/>
            </w:tabs>
            <w:rPr>
              <w:del w:id="638" w:author="Tuan NV" w:date="2026-04-16T22:54:00Z" w16du:dateUtc="2026-04-16T15:54:00Z"/>
              <w:rFonts w:asciiTheme="minorHAnsi" w:eastAsiaTheme="minorEastAsia" w:hAnsiTheme="minorHAnsi"/>
              <w:noProof/>
              <w:color w:val="auto"/>
              <w:kern w:val="2"/>
              <w:sz w:val="26"/>
              <w:szCs w:val="26"/>
              <w14:ligatures w14:val="standardContextual"/>
              <w:rPrChange w:id="639" w:author="Tuan NV" w:date="2026-04-16T22:33:00Z" w16du:dateUtc="2026-04-16T15:33:00Z">
                <w:rPr>
                  <w:del w:id="640"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641" w:author="Tuan NV" w:date="2026-04-16T22:54:00Z" w16du:dateUtc="2026-04-16T15:54:00Z">
            <w:r w:rsidRPr="00BC7F90" w:rsidDel="00BC7F90">
              <w:rPr>
                <w:sz w:val="26"/>
                <w:szCs w:val="26"/>
                <w:rPrChange w:id="642" w:author="Tuan NV" w:date="2026-04-16T22:54:00Z" w16du:dateUtc="2026-04-16T15:54:00Z">
                  <w:rPr>
                    <w:rStyle w:val="Hyperlink"/>
                    <w:noProof/>
                    <w:lang w:val="vi-VN"/>
                  </w:rPr>
                </w:rPrChange>
              </w:rPr>
              <w:delText>3.2.2. Chuyển đổi các mối liên kết</w:delText>
            </w:r>
            <w:r w:rsidRPr="001F04C9" w:rsidDel="00BC7F90">
              <w:rPr>
                <w:noProof/>
                <w:webHidden/>
                <w:sz w:val="26"/>
                <w:szCs w:val="26"/>
                <w:rPrChange w:id="643" w:author="Tuan NV" w:date="2026-04-16T22:33:00Z" w16du:dateUtc="2026-04-16T15:33:00Z">
                  <w:rPr>
                    <w:noProof/>
                    <w:webHidden/>
                  </w:rPr>
                </w:rPrChange>
              </w:rPr>
              <w:tab/>
              <w:delText>25</w:delText>
            </w:r>
          </w:del>
        </w:p>
        <w:p w14:paraId="76BC281F" w14:textId="0767009F" w:rsidR="000C5564" w:rsidRPr="001F04C9" w:rsidDel="00BC7F90" w:rsidRDefault="000C5564">
          <w:pPr>
            <w:pStyle w:val="TOC2"/>
            <w:tabs>
              <w:tab w:val="right" w:leader="dot" w:pos="9062"/>
            </w:tabs>
            <w:rPr>
              <w:del w:id="644" w:author="Tuan NV" w:date="2026-04-16T22:54:00Z" w16du:dateUtc="2026-04-16T15:54:00Z"/>
              <w:rFonts w:asciiTheme="minorHAnsi" w:eastAsiaTheme="minorEastAsia" w:hAnsiTheme="minorHAnsi"/>
              <w:noProof/>
              <w:color w:val="auto"/>
              <w:kern w:val="2"/>
              <w:sz w:val="26"/>
              <w:szCs w:val="26"/>
              <w14:ligatures w14:val="standardContextual"/>
              <w:rPrChange w:id="645" w:author="Tuan NV" w:date="2026-04-16T22:33:00Z" w16du:dateUtc="2026-04-16T15:33:00Z">
                <w:rPr>
                  <w:del w:id="646"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647" w:author="Tuan NV" w:date="2026-04-16T22:54:00Z" w16du:dateUtc="2026-04-16T15:54:00Z">
            <w:r w:rsidRPr="00BC7F90" w:rsidDel="00BC7F90">
              <w:rPr>
                <w:sz w:val="26"/>
                <w:szCs w:val="26"/>
                <w:rPrChange w:id="648" w:author="Tuan NV" w:date="2026-04-16T22:54:00Z" w16du:dateUtc="2026-04-16T15:54:00Z">
                  <w:rPr>
                    <w:rStyle w:val="Hyperlink"/>
                    <w:noProof/>
                    <w:lang w:val="vi-VN"/>
                  </w:rPr>
                </w:rPrChange>
              </w:rPr>
              <w:delText>3.3. Mô hình quan hệ</w:delText>
            </w:r>
            <w:r w:rsidRPr="001F04C9" w:rsidDel="00BC7F90">
              <w:rPr>
                <w:noProof/>
                <w:webHidden/>
                <w:sz w:val="26"/>
                <w:szCs w:val="26"/>
                <w:rPrChange w:id="649" w:author="Tuan NV" w:date="2026-04-16T22:33:00Z" w16du:dateUtc="2026-04-16T15:33:00Z">
                  <w:rPr>
                    <w:noProof/>
                    <w:webHidden/>
                  </w:rPr>
                </w:rPrChange>
              </w:rPr>
              <w:tab/>
              <w:delText>27</w:delText>
            </w:r>
          </w:del>
        </w:p>
        <w:p w14:paraId="2B5C2719" w14:textId="3837339E" w:rsidR="000C5564" w:rsidRPr="001F04C9" w:rsidDel="00BC7F90" w:rsidRDefault="000C5564">
          <w:pPr>
            <w:pStyle w:val="TOC2"/>
            <w:tabs>
              <w:tab w:val="right" w:leader="dot" w:pos="9062"/>
            </w:tabs>
            <w:rPr>
              <w:del w:id="650" w:author="Tuan NV" w:date="2026-04-16T22:54:00Z" w16du:dateUtc="2026-04-16T15:54:00Z"/>
              <w:rFonts w:asciiTheme="minorHAnsi" w:eastAsiaTheme="minorEastAsia" w:hAnsiTheme="minorHAnsi"/>
              <w:noProof/>
              <w:color w:val="auto"/>
              <w:kern w:val="2"/>
              <w:sz w:val="26"/>
              <w:szCs w:val="26"/>
              <w14:ligatures w14:val="standardContextual"/>
              <w:rPrChange w:id="651" w:author="Tuan NV" w:date="2026-04-16T22:33:00Z" w16du:dateUtc="2026-04-16T15:33:00Z">
                <w:rPr>
                  <w:del w:id="652"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653" w:author="Tuan NV" w:date="2026-04-16T22:54:00Z" w16du:dateUtc="2026-04-16T15:54:00Z">
            <w:r w:rsidRPr="00BC7F90" w:rsidDel="00BC7F90">
              <w:rPr>
                <w:sz w:val="26"/>
                <w:szCs w:val="26"/>
                <w:rPrChange w:id="654" w:author="Tuan NV" w:date="2026-04-16T22:54:00Z" w16du:dateUtc="2026-04-16T15:54:00Z">
                  <w:rPr>
                    <w:rStyle w:val="Hyperlink"/>
                    <w:noProof/>
                    <w:lang w:val="vi-VN"/>
                  </w:rPr>
                </w:rPrChange>
              </w:rPr>
              <w:delText xml:space="preserve">3.4. Mô tả thuộc tính </w:delText>
            </w:r>
            <w:r w:rsidR="00182EC1" w:rsidRPr="00BC7F90" w:rsidDel="00BC7F90">
              <w:rPr>
                <w:sz w:val="26"/>
                <w:szCs w:val="26"/>
                <w:rPrChange w:id="655" w:author="Tuan NV" w:date="2026-04-16T22:54:00Z" w16du:dateUtc="2026-04-16T15:54:00Z">
                  <w:rPr>
                    <w:rStyle w:val="Hyperlink"/>
                    <w:noProof/>
                    <w:lang w:val="vi-VN"/>
                  </w:rPr>
                </w:rPrChange>
              </w:rPr>
              <w:delText xml:space="preserve">Bảng </w:delText>
            </w:r>
            <w:r w:rsidRPr="001F04C9" w:rsidDel="00BC7F90">
              <w:rPr>
                <w:noProof/>
                <w:webHidden/>
                <w:sz w:val="26"/>
                <w:szCs w:val="26"/>
                <w:rPrChange w:id="656" w:author="Tuan NV" w:date="2026-04-16T22:33:00Z" w16du:dateUtc="2026-04-16T15:33:00Z">
                  <w:rPr>
                    <w:noProof/>
                    <w:webHidden/>
                  </w:rPr>
                </w:rPrChange>
              </w:rPr>
              <w:tab/>
              <w:delText>27</w:delText>
            </w:r>
          </w:del>
        </w:p>
        <w:p w14:paraId="0954AB0C" w14:textId="371185D5" w:rsidR="000C5564" w:rsidRPr="001F04C9" w:rsidDel="00BC7F90" w:rsidRDefault="000C5564">
          <w:pPr>
            <w:pStyle w:val="TOC2"/>
            <w:tabs>
              <w:tab w:val="right" w:leader="dot" w:pos="9062"/>
            </w:tabs>
            <w:rPr>
              <w:del w:id="657" w:author="Tuan NV" w:date="2026-04-16T22:54:00Z" w16du:dateUtc="2026-04-16T15:54:00Z"/>
              <w:rFonts w:asciiTheme="minorHAnsi" w:eastAsiaTheme="minorEastAsia" w:hAnsiTheme="minorHAnsi"/>
              <w:noProof/>
              <w:color w:val="auto"/>
              <w:kern w:val="2"/>
              <w:sz w:val="26"/>
              <w:szCs w:val="26"/>
              <w14:ligatures w14:val="standardContextual"/>
              <w:rPrChange w:id="658" w:author="Tuan NV" w:date="2026-04-16T22:33:00Z" w16du:dateUtc="2026-04-16T15:33:00Z">
                <w:rPr>
                  <w:del w:id="659"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660" w:author="Tuan NV" w:date="2026-04-16T22:54:00Z" w16du:dateUtc="2026-04-16T15:54:00Z">
            <w:r w:rsidRPr="00BC7F90" w:rsidDel="00BC7F90">
              <w:rPr>
                <w:sz w:val="26"/>
                <w:szCs w:val="26"/>
                <w:rPrChange w:id="661" w:author="Tuan NV" w:date="2026-04-16T22:54:00Z" w16du:dateUtc="2026-04-16T15:54:00Z">
                  <w:rPr>
                    <w:rStyle w:val="Hyperlink"/>
                    <w:noProof/>
                    <w:lang w:val="vi-VN"/>
                  </w:rPr>
                </w:rPrChange>
              </w:rPr>
              <w:delText>3.5. Xác định các ràng buộc toàn vẹn</w:delText>
            </w:r>
            <w:r w:rsidRPr="001F04C9" w:rsidDel="00BC7F90">
              <w:rPr>
                <w:noProof/>
                <w:webHidden/>
                <w:sz w:val="26"/>
                <w:szCs w:val="26"/>
                <w:rPrChange w:id="662" w:author="Tuan NV" w:date="2026-04-16T22:33:00Z" w16du:dateUtc="2026-04-16T15:33:00Z">
                  <w:rPr>
                    <w:noProof/>
                    <w:webHidden/>
                  </w:rPr>
                </w:rPrChange>
              </w:rPr>
              <w:tab/>
              <w:delText>27</w:delText>
            </w:r>
          </w:del>
        </w:p>
        <w:p w14:paraId="1032B158" w14:textId="0F034B53" w:rsidR="000C5564" w:rsidRPr="001F04C9" w:rsidDel="00BC7F90" w:rsidRDefault="000C5564">
          <w:pPr>
            <w:pStyle w:val="TOC1"/>
            <w:tabs>
              <w:tab w:val="right" w:leader="dot" w:pos="9062"/>
            </w:tabs>
            <w:rPr>
              <w:del w:id="663" w:author="Tuan NV" w:date="2026-04-16T22:54:00Z" w16du:dateUtc="2026-04-16T15:54:00Z"/>
              <w:rFonts w:asciiTheme="minorHAnsi" w:eastAsiaTheme="minorEastAsia" w:hAnsiTheme="minorHAnsi"/>
              <w:noProof/>
              <w:color w:val="auto"/>
              <w:kern w:val="2"/>
              <w:sz w:val="26"/>
              <w:szCs w:val="26"/>
              <w14:ligatures w14:val="standardContextual"/>
              <w:rPrChange w:id="664" w:author="Tuan NV" w:date="2026-04-16T22:33:00Z" w16du:dateUtc="2026-04-16T15:33:00Z">
                <w:rPr>
                  <w:del w:id="665"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666" w:author="Tuan NV" w:date="2026-04-16T22:54:00Z" w16du:dateUtc="2026-04-16T15:54:00Z">
            <w:r w:rsidRPr="00BC7F90" w:rsidDel="00BC7F90">
              <w:rPr>
                <w:sz w:val="26"/>
                <w:szCs w:val="26"/>
                <w:rPrChange w:id="667" w:author="Tuan NV" w:date="2026-04-16T22:54:00Z" w16du:dateUtc="2026-04-16T15:54:00Z">
                  <w:rPr>
                    <w:rStyle w:val="Hyperlink"/>
                    <w:rFonts w:ascii="Time s New Roman" w:hAnsi="Time s New Roman"/>
                    <w:noProof/>
                  </w:rPr>
                </w:rPrChange>
              </w:rPr>
              <w:delText>CH</w:delText>
            </w:r>
            <w:r w:rsidRPr="00BC7F90" w:rsidDel="00BC7F90">
              <w:rPr>
                <w:rFonts w:hint="eastAsia"/>
                <w:sz w:val="26"/>
                <w:szCs w:val="26"/>
                <w:rPrChange w:id="668" w:author="Tuan NV" w:date="2026-04-16T22:54:00Z" w16du:dateUtc="2026-04-16T15:54:00Z">
                  <w:rPr>
                    <w:rStyle w:val="Hyperlink"/>
                    <w:rFonts w:ascii="Time s New Roman" w:hAnsi="Time s New Roman" w:hint="eastAsia"/>
                    <w:noProof/>
                  </w:rPr>
                </w:rPrChange>
              </w:rPr>
              <w:delText>ƯƠ</w:delText>
            </w:r>
            <w:r w:rsidRPr="00BC7F90" w:rsidDel="00BC7F90">
              <w:rPr>
                <w:sz w:val="26"/>
                <w:szCs w:val="26"/>
                <w:rPrChange w:id="669" w:author="Tuan NV" w:date="2026-04-16T22:54:00Z" w16du:dateUtc="2026-04-16T15:54:00Z">
                  <w:rPr>
                    <w:rStyle w:val="Hyperlink"/>
                    <w:rFonts w:ascii="Time s New Roman" w:hAnsi="Time s New Roman"/>
                    <w:noProof/>
                  </w:rPr>
                </w:rPrChange>
              </w:rPr>
              <w:delText>NG 5: CHUẨN H</w:delText>
            </w:r>
            <w:r w:rsidRPr="00BC7F90" w:rsidDel="00BC7F90">
              <w:rPr>
                <w:rFonts w:hint="eastAsia"/>
                <w:sz w:val="26"/>
                <w:szCs w:val="26"/>
                <w:rPrChange w:id="670" w:author="Tuan NV" w:date="2026-04-16T22:54:00Z" w16du:dateUtc="2026-04-16T15:54:00Z">
                  <w:rPr>
                    <w:rStyle w:val="Hyperlink"/>
                    <w:rFonts w:ascii="Time s New Roman" w:hAnsi="Time s New Roman" w:hint="eastAsia"/>
                    <w:noProof/>
                  </w:rPr>
                </w:rPrChange>
              </w:rPr>
              <w:delText>Ó</w:delText>
            </w:r>
            <w:r w:rsidRPr="00BC7F90" w:rsidDel="00BC7F90">
              <w:rPr>
                <w:sz w:val="26"/>
                <w:szCs w:val="26"/>
                <w:rPrChange w:id="671" w:author="Tuan NV" w:date="2026-04-16T22:54:00Z" w16du:dateUtc="2026-04-16T15:54:00Z">
                  <w:rPr>
                    <w:rStyle w:val="Hyperlink"/>
                    <w:rFonts w:ascii="Time s New Roman" w:hAnsi="Time s New Roman"/>
                    <w:noProof/>
                  </w:rPr>
                </w:rPrChange>
              </w:rPr>
              <w:delText>A C</w:delText>
            </w:r>
            <w:r w:rsidRPr="00BC7F90" w:rsidDel="00BC7F90">
              <w:rPr>
                <w:rFonts w:hint="eastAsia"/>
                <w:sz w:val="26"/>
                <w:szCs w:val="26"/>
                <w:rPrChange w:id="672" w:author="Tuan NV" w:date="2026-04-16T22:54:00Z" w16du:dateUtc="2026-04-16T15:54:00Z">
                  <w:rPr>
                    <w:rStyle w:val="Hyperlink"/>
                    <w:rFonts w:ascii="Time s New Roman" w:hAnsi="Time s New Roman" w:hint="eastAsia"/>
                    <w:noProof/>
                  </w:rPr>
                </w:rPrChange>
              </w:rPr>
              <w:delText>Ơ</w:delText>
            </w:r>
            <w:r w:rsidRPr="00BC7F90" w:rsidDel="00BC7F90">
              <w:rPr>
                <w:sz w:val="26"/>
                <w:szCs w:val="26"/>
                <w:rPrChange w:id="673" w:author="Tuan NV" w:date="2026-04-16T22:54:00Z" w16du:dateUtc="2026-04-16T15:54:00Z">
                  <w:rPr>
                    <w:rStyle w:val="Hyperlink"/>
                    <w:rFonts w:ascii="Time s New Roman" w:hAnsi="Time s New Roman"/>
                    <w:noProof/>
                  </w:rPr>
                </w:rPrChange>
              </w:rPr>
              <w:delText xml:space="preserve"> SỞ DỮ LIỆU VỀ 3NF</w:delText>
            </w:r>
            <w:r w:rsidRPr="001F04C9" w:rsidDel="00BC7F90">
              <w:rPr>
                <w:noProof/>
                <w:webHidden/>
                <w:sz w:val="26"/>
                <w:szCs w:val="26"/>
                <w:rPrChange w:id="674" w:author="Tuan NV" w:date="2026-04-16T22:33:00Z" w16du:dateUtc="2026-04-16T15:33:00Z">
                  <w:rPr>
                    <w:noProof/>
                    <w:webHidden/>
                  </w:rPr>
                </w:rPrChange>
              </w:rPr>
              <w:tab/>
              <w:delText>28</w:delText>
            </w:r>
          </w:del>
        </w:p>
        <w:p w14:paraId="03CA4979" w14:textId="32DB871B" w:rsidR="000C5564" w:rsidRPr="001F04C9" w:rsidDel="00BC7F90" w:rsidRDefault="000C5564">
          <w:pPr>
            <w:pStyle w:val="TOC2"/>
            <w:tabs>
              <w:tab w:val="right" w:leader="dot" w:pos="9062"/>
            </w:tabs>
            <w:rPr>
              <w:del w:id="675" w:author="Tuan NV" w:date="2026-04-16T22:54:00Z" w16du:dateUtc="2026-04-16T15:54:00Z"/>
              <w:rFonts w:asciiTheme="minorHAnsi" w:eastAsiaTheme="minorEastAsia" w:hAnsiTheme="minorHAnsi"/>
              <w:noProof/>
              <w:color w:val="auto"/>
              <w:kern w:val="2"/>
              <w:sz w:val="26"/>
              <w:szCs w:val="26"/>
              <w14:ligatures w14:val="standardContextual"/>
              <w:rPrChange w:id="676" w:author="Tuan NV" w:date="2026-04-16T22:33:00Z" w16du:dateUtc="2026-04-16T15:33:00Z">
                <w:rPr>
                  <w:del w:id="677"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678" w:author="Tuan NV" w:date="2026-04-16T22:54:00Z" w16du:dateUtc="2026-04-16T15:54:00Z">
            <w:r w:rsidRPr="00BC7F90" w:rsidDel="00BC7F90">
              <w:rPr>
                <w:sz w:val="26"/>
                <w:szCs w:val="26"/>
                <w:rPrChange w:id="679" w:author="Tuan NV" w:date="2026-04-16T22:54:00Z" w16du:dateUtc="2026-04-16T15:54:00Z">
                  <w:rPr>
                    <w:rStyle w:val="Hyperlink"/>
                    <w:rFonts w:ascii="Time s New Roman" w:hAnsi="Time s New Roman"/>
                    <w:noProof/>
                  </w:rPr>
                </w:rPrChange>
              </w:rPr>
              <w:delText>5</w:delText>
            </w:r>
            <w:r w:rsidRPr="00BC7F90" w:rsidDel="00BC7F90">
              <w:rPr>
                <w:sz w:val="26"/>
                <w:szCs w:val="26"/>
                <w:rPrChange w:id="680" w:author="Tuan NV" w:date="2026-04-16T22:54:00Z" w16du:dateUtc="2026-04-16T15:54:00Z">
                  <w:rPr>
                    <w:rStyle w:val="Hyperlink"/>
                    <w:rFonts w:ascii="Time s New Roman" w:hAnsi="Time s New Roman"/>
                    <w:noProof/>
                    <w:lang w:val="vi-VN"/>
                  </w:rPr>
                </w:rPrChange>
              </w:rPr>
              <w:delText>.1</w:delText>
            </w:r>
            <w:r w:rsidRPr="00BC7F90" w:rsidDel="00BC7F90">
              <w:rPr>
                <w:sz w:val="26"/>
                <w:szCs w:val="26"/>
                <w:rPrChange w:id="681" w:author="Tuan NV" w:date="2026-04-16T22:54:00Z" w16du:dateUtc="2026-04-16T15:54:00Z">
                  <w:rPr>
                    <w:rStyle w:val="Hyperlink"/>
                    <w:rFonts w:ascii="Time s New Roman" w:hAnsi="Time s New Roman"/>
                    <w:noProof/>
                  </w:rPr>
                </w:rPrChange>
              </w:rPr>
              <w:delText xml:space="preserve">. </w:delText>
            </w:r>
            <w:r w:rsidR="00182EC1" w:rsidRPr="00BC7F90" w:rsidDel="00BC7F90">
              <w:rPr>
                <w:sz w:val="26"/>
                <w:szCs w:val="26"/>
                <w:rPrChange w:id="682" w:author="Tuan NV" w:date="2026-04-16T22:54:00Z" w16du:dateUtc="2026-04-16T15:54:00Z">
                  <w:rPr>
                    <w:rStyle w:val="Hyperlink"/>
                    <w:rFonts w:ascii="Time s New Roman" w:hAnsi="Time s New Roman"/>
                    <w:noProof/>
                  </w:rPr>
                </w:rPrChange>
              </w:rPr>
              <w:delText xml:space="preserve">Bảng </w:delText>
            </w:r>
            <w:r w:rsidRPr="00BC7F90" w:rsidDel="00BC7F90">
              <w:rPr>
                <w:sz w:val="26"/>
                <w:szCs w:val="26"/>
                <w:rPrChange w:id="683" w:author="Tuan NV" w:date="2026-04-16T22:54:00Z" w16du:dateUtc="2026-04-16T15:54:00Z">
                  <w:rPr>
                    <w:rStyle w:val="Hyperlink"/>
                    <w:rFonts w:ascii="Time s New Roman" w:hAnsi="Time s New Roman"/>
                    <w:noProof/>
                  </w:rPr>
                </w:rPrChange>
              </w:rPr>
              <w:delText>Nh</w:delText>
            </w:r>
            <w:r w:rsidRPr="00BC7F90" w:rsidDel="00BC7F90">
              <w:rPr>
                <w:rFonts w:hint="eastAsia"/>
                <w:sz w:val="26"/>
                <w:szCs w:val="26"/>
                <w:rPrChange w:id="684" w:author="Tuan NV" w:date="2026-04-16T22:54:00Z" w16du:dateUtc="2026-04-16T15:54:00Z">
                  <w:rPr>
                    <w:rStyle w:val="Hyperlink"/>
                    <w:rFonts w:ascii="Time s New Roman" w:hAnsi="Time s New Roman" w:hint="eastAsia"/>
                    <w:noProof/>
                  </w:rPr>
                </w:rPrChange>
              </w:rPr>
              <w:delText>à</w:delText>
            </w:r>
            <w:r w:rsidRPr="00BC7F90" w:rsidDel="00BC7F90">
              <w:rPr>
                <w:sz w:val="26"/>
                <w:szCs w:val="26"/>
                <w:rPrChange w:id="685" w:author="Tuan NV" w:date="2026-04-16T22:54:00Z" w16du:dateUtc="2026-04-16T15:54:00Z">
                  <w:rPr>
                    <w:rStyle w:val="Hyperlink"/>
                    <w:rFonts w:ascii="Time s New Roman" w:hAnsi="Time s New Roman"/>
                    <w:noProof/>
                  </w:rPr>
                </w:rPrChange>
              </w:rPr>
              <w:delText xml:space="preserve"> cung cấp</w:delText>
            </w:r>
            <w:r w:rsidRPr="001F04C9" w:rsidDel="00BC7F90">
              <w:rPr>
                <w:noProof/>
                <w:webHidden/>
                <w:sz w:val="26"/>
                <w:szCs w:val="26"/>
                <w:rPrChange w:id="686" w:author="Tuan NV" w:date="2026-04-16T22:33:00Z" w16du:dateUtc="2026-04-16T15:33:00Z">
                  <w:rPr>
                    <w:noProof/>
                    <w:webHidden/>
                  </w:rPr>
                </w:rPrChange>
              </w:rPr>
              <w:tab/>
              <w:delText>28</w:delText>
            </w:r>
          </w:del>
        </w:p>
        <w:p w14:paraId="02716BE5" w14:textId="2BA7BE70" w:rsidR="000C5564" w:rsidRPr="001F04C9" w:rsidDel="00BC7F90" w:rsidRDefault="000C5564">
          <w:pPr>
            <w:pStyle w:val="TOC2"/>
            <w:tabs>
              <w:tab w:val="right" w:leader="dot" w:pos="9062"/>
            </w:tabs>
            <w:rPr>
              <w:del w:id="687" w:author="Tuan NV" w:date="2026-04-16T22:54:00Z" w16du:dateUtc="2026-04-16T15:54:00Z"/>
              <w:rFonts w:asciiTheme="minorHAnsi" w:eastAsiaTheme="minorEastAsia" w:hAnsiTheme="minorHAnsi"/>
              <w:noProof/>
              <w:color w:val="auto"/>
              <w:kern w:val="2"/>
              <w:sz w:val="26"/>
              <w:szCs w:val="26"/>
              <w14:ligatures w14:val="standardContextual"/>
              <w:rPrChange w:id="688" w:author="Tuan NV" w:date="2026-04-16T22:33:00Z" w16du:dateUtc="2026-04-16T15:33:00Z">
                <w:rPr>
                  <w:del w:id="689"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690" w:author="Tuan NV" w:date="2026-04-16T22:54:00Z" w16du:dateUtc="2026-04-16T15:54:00Z">
            <w:r w:rsidRPr="00BC7F90" w:rsidDel="00BC7F90">
              <w:rPr>
                <w:sz w:val="26"/>
                <w:szCs w:val="26"/>
                <w:rPrChange w:id="691" w:author="Tuan NV" w:date="2026-04-16T22:54:00Z" w16du:dateUtc="2026-04-16T15:54:00Z">
                  <w:rPr>
                    <w:rStyle w:val="Hyperlink"/>
                    <w:rFonts w:ascii="Time s New Roman" w:hAnsi="Time s New Roman"/>
                    <w:noProof/>
                  </w:rPr>
                </w:rPrChange>
              </w:rPr>
              <w:delText>5</w:delText>
            </w:r>
            <w:r w:rsidRPr="00BC7F90" w:rsidDel="00BC7F90">
              <w:rPr>
                <w:sz w:val="26"/>
                <w:szCs w:val="26"/>
                <w:rPrChange w:id="692" w:author="Tuan NV" w:date="2026-04-16T22:54:00Z" w16du:dateUtc="2026-04-16T15:54:00Z">
                  <w:rPr>
                    <w:rStyle w:val="Hyperlink"/>
                    <w:rFonts w:ascii="Time s New Roman" w:hAnsi="Time s New Roman"/>
                    <w:noProof/>
                    <w:lang w:val="vi-VN"/>
                  </w:rPr>
                </w:rPrChange>
              </w:rPr>
              <w:delText>.2</w:delText>
            </w:r>
            <w:r w:rsidRPr="00BC7F90" w:rsidDel="00BC7F90">
              <w:rPr>
                <w:sz w:val="26"/>
                <w:szCs w:val="26"/>
                <w:rPrChange w:id="693" w:author="Tuan NV" w:date="2026-04-16T22:54:00Z" w16du:dateUtc="2026-04-16T15:54:00Z">
                  <w:rPr>
                    <w:rStyle w:val="Hyperlink"/>
                    <w:rFonts w:ascii="Time s New Roman" w:hAnsi="Time s New Roman"/>
                    <w:noProof/>
                  </w:rPr>
                </w:rPrChange>
              </w:rPr>
              <w:delText xml:space="preserve"> </w:delText>
            </w:r>
            <w:r w:rsidR="00182EC1" w:rsidRPr="00BC7F90" w:rsidDel="00BC7F90">
              <w:rPr>
                <w:sz w:val="26"/>
                <w:szCs w:val="26"/>
                <w:rPrChange w:id="694" w:author="Tuan NV" w:date="2026-04-16T22:54:00Z" w16du:dateUtc="2026-04-16T15:54:00Z">
                  <w:rPr>
                    <w:rStyle w:val="Hyperlink"/>
                    <w:rFonts w:ascii="Time s New Roman" w:hAnsi="Time s New Roman"/>
                    <w:noProof/>
                  </w:rPr>
                </w:rPrChange>
              </w:rPr>
              <w:delText xml:space="preserve">Bảng </w:delText>
            </w:r>
            <w:r w:rsidRPr="00BC7F90" w:rsidDel="00BC7F90">
              <w:rPr>
                <w:sz w:val="26"/>
                <w:szCs w:val="26"/>
                <w:rPrChange w:id="695" w:author="Tuan NV" w:date="2026-04-16T22:54:00Z" w16du:dateUtc="2026-04-16T15:54:00Z">
                  <w:rPr>
                    <w:rStyle w:val="Hyperlink"/>
                    <w:rFonts w:ascii="Time s New Roman" w:hAnsi="Time s New Roman"/>
                    <w:noProof/>
                  </w:rPr>
                </w:rPrChange>
              </w:rPr>
              <w:delText>Nguy</w:delText>
            </w:r>
            <w:r w:rsidRPr="00BC7F90" w:rsidDel="00BC7F90">
              <w:rPr>
                <w:rFonts w:hint="eastAsia"/>
                <w:sz w:val="26"/>
                <w:szCs w:val="26"/>
                <w:rPrChange w:id="696" w:author="Tuan NV" w:date="2026-04-16T22:54:00Z" w16du:dateUtc="2026-04-16T15:54:00Z">
                  <w:rPr>
                    <w:rStyle w:val="Hyperlink"/>
                    <w:rFonts w:ascii="Time s New Roman" w:hAnsi="Time s New Roman" w:hint="eastAsia"/>
                    <w:noProof/>
                  </w:rPr>
                </w:rPrChange>
              </w:rPr>
              <w:delText>ê</w:delText>
            </w:r>
            <w:r w:rsidRPr="00BC7F90" w:rsidDel="00BC7F90">
              <w:rPr>
                <w:sz w:val="26"/>
                <w:szCs w:val="26"/>
                <w:rPrChange w:id="697" w:author="Tuan NV" w:date="2026-04-16T22:54:00Z" w16du:dateUtc="2026-04-16T15:54:00Z">
                  <w:rPr>
                    <w:rStyle w:val="Hyperlink"/>
                    <w:rFonts w:ascii="Time s New Roman" w:hAnsi="Time s New Roman"/>
                    <w:noProof/>
                  </w:rPr>
                </w:rPrChange>
              </w:rPr>
              <w:delText>n vật liệu</w:delText>
            </w:r>
            <w:r w:rsidRPr="001F04C9" w:rsidDel="00BC7F90">
              <w:rPr>
                <w:noProof/>
                <w:webHidden/>
                <w:sz w:val="26"/>
                <w:szCs w:val="26"/>
                <w:rPrChange w:id="698" w:author="Tuan NV" w:date="2026-04-16T22:33:00Z" w16du:dateUtc="2026-04-16T15:33:00Z">
                  <w:rPr>
                    <w:noProof/>
                    <w:webHidden/>
                  </w:rPr>
                </w:rPrChange>
              </w:rPr>
              <w:tab/>
              <w:delText>28</w:delText>
            </w:r>
          </w:del>
        </w:p>
        <w:p w14:paraId="5444E7DD" w14:textId="35752415" w:rsidR="000C5564" w:rsidRPr="001F04C9" w:rsidDel="00BC7F90" w:rsidRDefault="000C5564">
          <w:pPr>
            <w:pStyle w:val="TOC2"/>
            <w:tabs>
              <w:tab w:val="right" w:leader="dot" w:pos="9062"/>
            </w:tabs>
            <w:rPr>
              <w:del w:id="699" w:author="Tuan NV" w:date="2026-04-16T22:54:00Z" w16du:dateUtc="2026-04-16T15:54:00Z"/>
              <w:rFonts w:asciiTheme="minorHAnsi" w:eastAsiaTheme="minorEastAsia" w:hAnsiTheme="minorHAnsi"/>
              <w:noProof/>
              <w:color w:val="auto"/>
              <w:kern w:val="2"/>
              <w:sz w:val="26"/>
              <w:szCs w:val="26"/>
              <w14:ligatures w14:val="standardContextual"/>
              <w:rPrChange w:id="700" w:author="Tuan NV" w:date="2026-04-16T22:33:00Z" w16du:dateUtc="2026-04-16T15:33:00Z">
                <w:rPr>
                  <w:del w:id="701"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702" w:author="Tuan NV" w:date="2026-04-16T22:54:00Z" w16du:dateUtc="2026-04-16T15:54:00Z">
            <w:r w:rsidRPr="00BC7F90" w:rsidDel="00BC7F90">
              <w:rPr>
                <w:sz w:val="26"/>
                <w:szCs w:val="26"/>
                <w:rPrChange w:id="703" w:author="Tuan NV" w:date="2026-04-16T22:54:00Z" w16du:dateUtc="2026-04-16T15:54:00Z">
                  <w:rPr>
                    <w:rStyle w:val="Hyperlink"/>
                    <w:rFonts w:ascii="Time s New Roman" w:hAnsi="Time s New Roman"/>
                    <w:noProof/>
                  </w:rPr>
                </w:rPrChange>
              </w:rPr>
              <w:delText>5</w:delText>
            </w:r>
            <w:r w:rsidRPr="00BC7F90" w:rsidDel="00BC7F90">
              <w:rPr>
                <w:sz w:val="26"/>
                <w:szCs w:val="26"/>
                <w:rPrChange w:id="704" w:author="Tuan NV" w:date="2026-04-16T22:54:00Z" w16du:dateUtc="2026-04-16T15:54:00Z">
                  <w:rPr>
                    <w:rStyle w:val="Hyperlink"/>
                    <w:rFonts w:ascii="Time s New Roman" w:hAnsi="Time s New Roman"/>
                    <w:noProof/>
                    <w:lang w:val="vi-VN"/>
                  </w:rPr>
                </w:rPrChange>
              </w:rPr>
              <w:delText>.3</w:delText>
            </w:r>
            <w:r w:rsidRPr="00BC7F90" w:rsidDel="00BC7F90">
              <w:rPr>
                <w:sz w:val="26"/>
                <w:szCs w:val="26"/>
                <w:rPrChange w:id="705" w:author="Tuan NV" w:date="2026-04-16T22:54:00Z" w16du:dateUtc="2026-04-16T15:54:00Z">
                  <w:rPr>
                    <w:rStyle w:val="Hyperlink"/>
                    <w:rFonts w:ascii="Time s New Roman" w:hAnsi="Time s New Roman"/>
                    <w:noProof/>
                  </w:rPr>
                </w:rPrChange>
              </w:rPr>
              <w:delText xml:space="preserve">. </w:delText>
            </w:r>
            <w:r w:rsidR="00182EC1" w:rsidRPr="00BC7F90" w:rsidDel="00BC7F90">
              <w:rPr>
                <w:sz w:val="26"/>
                <w:szCs w:val="26"/>
                <w:rPrChange w:id="706" w:author="Tuan NV" w:date="2026-04-16T22:54:00Z" w16du:dateUtc="2026-04-16T15:54:00Z">
                  <w:rPr>
                    <w:rStyle w:val="Hyperlink"/>
                    <w:rFonts w:ascii="Time s New Roman" w:hAnsi="Time s New Roman"/>
                    <w:noProof/>
                  </w:rPr>
                </w:rPrChange>
              </w:rPr>
              <w:delText xml:space="preserve">Bảng </w:delText>
            </w:r>
            <w:r w:rsidRPr="00BC7F90" w:rsidDel="00BC7F90">
              <w:rPr>
                <w:rFonts w:hint="eastAsia"/>
                <w:sz w:val="26"/>
                <w:szCs w:val="26"/>
                <w:rPrChange w:id="707" w:author="Tuan NV" w:date="2026-04-16T22:54:00Z" w16du:dateUtc="2026-04-16T15:54:00Z">
                  <w:rPr>
                    <w:rStyle w:val="Hyperlink"/>
                    <w:rFonts w:ascii="Time s New Roman" w:hAnsi="Time s New Roman" w:hint="eastAsia"/>
                    <w:noProof/>
                  </w:rPr>
                </w:rPrChange>
              </w:rPr>
              <w:delText>Đơ</w:delText>
            </w:r>
            <w:r w:rsidRPr="00BC7F90" w:rsidDel="00BC7F90">
              <w:rPr>
                <w:sz w:val="26"/>
                <w:szCs w:val="26"/>
                <w:rPrChange w:id="708" w:author="Tuan NV" w:date="2026-04-16T22:54:00Z" w16du:dateUtc="2026-04-16T15:54:00Z">
                  <w:rPr>
                    <w:rStyle w:val="Hyperlink"/>
                    <w:rFonts w:ascii="Time s New Roman" w:hAnsi="Time s New Roman"/>
                    <w:noProof/>
                  </w:rPr>
                </w:rPrChange>
              </w:rPr>
              <w:delText xml:space="preserve">n </w:delText>
            </w:r>
            <w:r w:rsidRPr="00BC7F90" w:rsidDel="00BC7F90">
              <w:rPr>
                <w:rFonts w:hint="eastAsia"/>
                <w:sz w:val="26"/>
                <w:szCs w:val="26"/>
                <w:rPrChange w:id="709" w:author="Tuan NV" w:date="2026-04-16T22:54:00Z" w16du:dateUtc="2026-04-16T15:54:00Z">
                  <w:rPr>
                    <w:rStyle w:val="Hyperlink"/>
                    <w:rFonts w:ascii="Time s New Roman" w:hAnsi="Time s New Roman" w:hint="eastAsia"/>
                    <w:noProof/>
                  </w:rPr>
                </w:rPrChange>
              </w:rPr>
              <w:delText>đ</w:delText>
            </w:r>
            <w:r w:rsidRPr="00BC7F90" w:rsidDel="00BC7F90">
              <w:rPr>
                <w:sz w:val="26"/>
                <w:szCs w:val="26"/>
                <w:rPrChange w:id="710" w:author="Tuan NV" w:date="2026-04-16T22:54:00Z" w16du:dateUtc="2026-04-16T15:54:00Z">
                  <w:rPr>
                    <w:rStyle w:val="Hyperlink"/>
                    <w:rFonts w:ascii="Time s New Roman" w:hAnsi="Time s New Roman"/>
                    <w:noProof/>
                  </w:rPr>
                </w:rPrChange>
              </w:rPr>
              <w:delText>ặt h</w:delText>
            </w:r>
            <w:r w:rsidRPr="00BC7F90" w:rsidDel="00BC7F90">
              <w:rPr>
                <w:rFonts w:hint="eastAsia"/>
                <w:sz w:val="26"/>
                <w:szCs w:val="26"/>
                <w:rPrChange w:id="711" w:author="Tuan NV" w:date="2026-04-16T22:54:00Z" w16du:dateUtc="2026-04-16T15:54:00Z">
                  <w:rPr>
                    <w:rStyle w:val="Hyperlink"/>
                    <w:rFonts w:ascii="Time s New Roman" w:hAnsi="Time s New Roman" w:hint="eastAsia"/>
                    <w:noProof/>
                  </w:rPr>
                </w:rPrChange>
              </w:rPr>
              <w:delText>à</w:delText>
            </w:r>
            <w:r w:rsidRPr="00BC7F90" w:rsidDel="00BC7F90">
              <w:rPr>
                <w:sz w:val="26"/>
                <w:szCs w:val="26"/>
                <w:rPrChange w:id="712" w:author="Tuan NV" w:date="2026-04-16T22:54:00Z" w16du:dateUtc="2026-04-16T15:54:00Z">
                  <w:rPr>
                    <w:rStyle w:val="Hyperlink"/>
                    <w:rFonts w:ascii="Time s New Roman" w:hAnsi="Time s New Roman"/>
                    <w:noProof/>
                  </w:rPr>
                </w:rPrChange>
              </w:rPr>
              <w:delText>ng NCC</w:delText>
            </w:r>
            <w:r w:rsidRPr="001F04C9" w:rsidDel="00BC7F90">
              <w:rPr>
                <w:noProof/>
                <w:webHidden/>
                <w:sz w:val="26"/>
                <w:szCs w:val="26"/>
                <w:rPrChange w:id="713" w:author="Tuan NV" w:date="2026-04-16T22:33:00Z" w16du:dateUtc="2026-04-16T15:33:00Z">
                  <w:rPr>
                    <w:noProof/>
                    <w:webHidden/>
                  </w:rPr>
                </w:rPrChange>
              </w:rPr>
              <w:tab/>
              <w:delText>28</w:delText>
            </w:r>
          </w:del>
        </w:p>
        <w:p w14:paraId="727FE18D" w14:textId="301D4175" w:rsidR="000C5564" w:rsidRPr="001F04C9" w:rsidDel="00BC7F90" w:rsidRDefault="000C5564">
          <w:pPr>
            <w:pStyle w:val="TOC2"/>
            <w:tabs>
              <w:tab w:val="right" w:leader="dot" w:pos="9062"/>
            </w:tabs>
            <w:rPr>
              <w:del w:id="714" w:author="Tuan NV" w:date="2026-04-16T22:54:00Z" w16du:dateUtc="2026-04-16T15:54:00Z"/>
              <w:rFonts w:asciiTheme="minorHAnsi" w:eastAsiaTheme="minorEastAsia" w:hAnsiTheme="minorHAnsi"/>
              <w:noProof/>
              <w:color w:val="auto"/>
              <w:kern w:val="2"/>
              <w:sz w:val="26"/>
              <w:szCs w:val="26"/>
              <w14:ligatures w14:val="standardContextual"/>
              <w:rPrChange w:id="715" w:author="Tuan NV" w:date="2026-04-16T22:33:00Z" w16du:dateUtc="2026-04-16T15:33:00Z">
                <w:rPr>
                  <w:del w:id="716"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717" w:author="Tuan NV" w:date="2026-04-16T22:54:00Z" w16du:dateUtc="2026-04-16T15:54:00Z">
            <w:r w:rsidRPr="00BC7F90" w:rsidDel="00BC7F90">
              <w:rPr>
                <w:sz w:val="26"/>
                <w:szCs w:val="26"/>
                <w:rPrChange w:id="718" w:author="Tuan NV" w:date="2026-04-16T22:54:00Z" w16du:dateUtc="2026-04-16T15:54:00Z">
                  <w:rPr>
                    <w:rStyle w:val="Hyperlink"/>
                    <w:rFonts w:ascii="Time s New Roman" w:hAnsi="Time s New Roman"/>
                    <w:noProof/>
                  </w:rPr>
                </w:rPrChange>
              </w:rPr>
              <w:delText>5</w:delText>
            </w:r>
            <w:r w:rsidRPr="00BC7F90" w:rsidDel="00BC7F90">
              <w:rPr>
                <w:sz w:val="26"/>
                <w:szCs w:val="26"/>
                <w:rPrChange w:id="719" w:author="Tuan NV" w:date="2026-04-16T22:54:00Z" w16du:dateUtc="2026-04-16T15:54:00Z">
                  <w:rPr>
                    <w:rStyle w:val="Hyperlink"/>
                    <w:rFonts w:ascii="Time s New Roman" w:hAnsi="Time s New Roman"/>
                    <w:noProof/>
                    <w:lang w:val="vi-VN"/>
                  </w:rPr>
                </w:rPrChange>
              </w:rPr>
              <w:delText>.4</w:delText>
            </w:r>
            <w:r w:rsidRPr="00BC7F90" w:rsidDel="00BC7F90">
              <w:rPr>
                <w:sz w:val="26"/>
                <w:szCs w:val="26"/>
                <w:rPrChange w:id="720" w:author="Tuan NV" w:date="2026-04-16T22:54:00Z" w16du:dateUtc="2026-04-16T15:54:00Z">
                  <w:rPr>
                    <w:rStyle w:val="Hyperlink"/>
                    <w:rFonts w:ascii="Time s New Roman" w:hAnsi="Time s New Roman"/>
                    <w:noProof/>
                  </w:rPr>
                </w:rPrChange>
              </w:rPr>
              <w:delText xml:space="preserve">. </w:delText>
            </w:r>
            <w:r w:rsidR="00182EC1" w:rsidRPr="00BC7F90" w:rsidDel="00BC7F90">
              <w:rPr>
                <w:sz w:val="26"/>
                <w:szCs w:val="26"/>
                <w:rPrChange w:id="721" w:author="Tuan NV" w:date="2026-04-16T22:54:00Z" w16du:dateUtc="2026-04-16T15:54:00Z">
                  <w:rPr>
                    <w:rStyle w:val="Hyperlink"/>
                    <w:rFonts w:ascii="Time s New Roman" w:hAnsi="Time s New Roman"/>
                    <w:noProof/>
                  </w:rPr>
                </w:rPrChange>
              </w:rPr>
              <w:delText xml:space="preserve">Bảng </w:delText>
            </w:r>
            <w:r w:rsidRPr="00BC7F90" w:rsidDel="00BC7F90">
              <w:rPr>
                <w:sz w:val="26"/>
                <w:szCs w:val="26"/>
                <w:rPrChange w:id="722" w:author="Tuan NV" w:date="2026-04-16T22:54:00Z" w16du:dateUtc="2026-04-16T15:54:00Z">
                  <w:rPr>
                    <w:rStyle w:val="Hyperlink"/>
                    <w:rFonts w:ascii="Time s New Roman" w:hAnsi="Time s New Roman"/>
                    <w:noProof/>
                  </w:rPr>
                </w:rPrChange>
              </w:rPr>
              <w:delText xml:space="preserve">Chi tiết </w:delText>
            </w:r>
            <w:r w:rsidRPr="00BC7F90" w:rsidDel="00BC7F90">
              <w:rPr>
                <w:rFonts w:hint="eastAsia"/>
                <w:sz w:val="26"/>
                <w:szCs w:val="26"/>
                <w:rPrChange w:id="723" w:author="Tuan NV" w:date="2026-04-16T22:54:00Z" w16du:dateUtc="2026-04-16T15:54:00Z">
                  <w:rPr>
                    <w:rStyle w:val="Hyperlink"/>
                    <w:rFonts w:ascii="Time s New Roman" w:hAnsi="Time s New Roman" w:hint="eastAsia"/>
                    <w:noProof/>
                  </w:rPr>
                </w:rPrChange>
              </w:rPr>
              <w:delText>đơ</w:delText>
            </w:r>
            <w:r w:rsidRPr="00BC7F90" w:rsidDel="00BC7F90">
              <w:rPr>
                <w:sz w:val="26"/>
                <w:szCs w:val="26"/>
                <w:rPrChange w:id="724" w:author="Tuan NV" w:date="2026-04-16T22:54:00Z" w16du:dateUtc="2026-04-16T15:54:00Z">
                  <w:rPr>
                    <w:rStyle w:val="Hyperlink"/>
                    <w:rFonts w:ascii="Time s New Roman" w:hAnsi="Time s New Roman"/>
                    <w:noProof/>
                  </w:rPr>
                </w:rPrChange>
              </w:rPr>
              <w:delText>n NCC</w:delText>
            </w:r>
            <w:r w:rsidRPr="001F04C9" w:rsidDel="00BC7F90">
              <w:rPr>
                <w:noProof/>
                <w:webHidden/>
                <w:sz w:val="26"/>
                <w:szCs w:val="26"/>
                <w:rPrChange w:id="725" w:author="Tuan NV" w:date="2026-04-16T22:33:00Z" w16du:dateUtc="2026-04-16T15:33:00Z">
                  <w:rPr>
                    <w:noProof/>
                    <w:webHidden/>
                  </w:rPr>
                </w:rPrChange>
              </w:rPr>
              <w:tab/>
              <w:delText>29</w:delText>
            </w:r>
          </w:del>
        </w:p>
        <w:p w14:paraId="2EFCCE04" w14:textId="3286EC2B" w:rsidR="000C5564" w:rsidRPr="001F04C9" w:rsidDel="00BC7F90" w:rsidRDefault="000C5564">
          <w:pPr>
            <w:pStyle w:val="TOC2"/>
            <w:tabs>
              <w:tab w:val="right" w:leader="dot" w:pos="9062"/>
            </w:tabs>
            <w:rPr>
              <w:del w:id="726" w:author="Tuan NV" w:date="2026-04-16T22:54:00Z" w16du:dateUtc="2026-04-16T15:54:00Z"/>
              <w:rFonts w:asciiTheme="minorHAnsi" w:eastAsiaTheme="minorEastAsia" w:hAnsiTheme="minorHAnsi"/>
              <w:noProof/>
              <w:color w:val="auto"/>
              <w:kern w:val="2"/>
              <w:sz w:val="26"/>
              <w:szCs w:val="26"/>
              <w14:ligatures w14:val="standardContextual"/>
              <w:rPrChange w:id="727" w:author="Tuan NV" w:date="2026-04-16T22:33:00Z" w16du:dateUtc="2026-04-16T15:33:00Z">
                <w:rPr>
                  <w:del w:id="728"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729" w:author="Tuan NV" w:date="2026-04-16T22:54:00Z" w16du:dateUtc="2026-04-16T15:54:00Z">
            <w:r w:rsidRPr="00BC7F90" w:rsidDel="00BC7F90">
              <w:rPr>
                <w:sz w:val="26"/>
                <w:szCs w:val="26"/>
                <w:rPrChange w:id="730" w:author="Tuan NV" w:date="2026-04-16T22:54:00Z" w16du:dateUtc="2026-04-16T15:54:00Z">
                  <w:rPr>
                    <w:rStyle w:val="Hyperlink"/>
                    <w:rFonts w:ascii="Time s New Roman" w:hAnsi="Time s New Roman"/>
                    <w:noProof/>
                  </w:rPr>
                </w:rPrChange>
              </w:rPr>
              <w:delText>5</w:delText>
            </w:r>
            <w:r w:rsidRPr="00BC7F90" w:rsidDel="00BC7F90">
              <w:rPr>
                <w:sz w:val="26"/>
                <w:szCs w:val="26"/>
                <w:rPrChange w:id="731" w:author="Tuan NV" w:date="2026-04-16T22:54:00Z" w16du:dateUtc="2026-04-16T15:54:00Z">
                  <w:rPr>
                    <w:rStyle w:val="Hyperlink"/>
                    <w:rFonts w:ascii="Time s New Roman" w:hAnsi="Time s New Roman"/>
                    <w:noProof/>
                    <w:lang w:val="vi-VN"/>
                  </w:rPr>
                </w:rPrChange>
              </w:rPr>
              <w:delText>.5</w:delText>
            </w:r>
            <w:r w:rsidRPr="00BC7F90" w:rsidDel="00BC7F90">
              <w:rPr>
                <w:sz w:val="26"/>
                <w:szCs w:val="26"/>
                <w:rPrChange w:id="732" w:author="Tuan NV" w:date="2026-04-16T22:54:00Z" w16du:dateUtc="2026-04-16T15:54:00Z">
                  <w:rPr>
                    <w:rStyle w:val="Hyperlink"/>
                    <w:rFonts w:ascii="Time s New Roman" w:hAnsi="Time s New Roman"/>
                    <w:noProof/>
                  </w:rPr>
                </w:rPrChange>
              </w:rPr>
              <w:delText xml:space="preserve">. </w:delText>
            </w:r>
            <w:r w:rsidR="00182EC1" w:rsidRPr="00BC7F90" w:rsidDel="00BC7F90">
              <w:rPr>
                <w:sz w:val="26"/>
                <w:szCs w:val="26"/>
                <w:rPrChange w:id="733" w:author="Tuan NV" w:date="2026-04-16T22:54:00Z" w16du:dateUtc="2026-04-16T15:54:00Z">
                  <w:rPr>
                    <w:rStyle w:val="Hyperlink"/>
                    <w:rFonts w:ascii="Time s New Roman" w:hAnsi="Time s New Roman"/>
                    <w:noProof/>
                  </w:rPr>
                </w:rPrChange>
              </w:rPr>
              <w:delText xml:space="preserve">Bảng </w:delText>
            </w:r>
            <w:r w:rsidRPr="00BC7F90" w:rsidDel="00BC7F90">
              <w:rPr>
                <w:sz w:val="26"/>
                <w:szCs w:val="26"/>
                <w:rPrChange w:id="734" w:author="Tuan NV" w:date="2026-04-16T22:54:00Z" w16du:dateUtc="2026-04-16T15:54:00Z">
                  <w:rPr>
                    <w:rStyle w:val="Hyperlink"/>
                    <w:rFonts w:ascii="Time s New Roman" w:hAnsi="Time s New Roman"/>
                    <w:noProof/>
                  </w:rPr>
                </w:rPrChange>
              </w:rPr>
              <w:delText>Kho</w:delText>
            </w:r>
            <w:r w:rsidRPr="001F04C9" w:rsidDel="00BC7F90">
              <w:rPr>
                <w:noProof/>
                <w:webHidden/>
                <w:sz w:val="26"/>
                <w:szCs w:val="26"/>
                <w:rPrChange w:id="735" w:author="Tuan NV" w:date="2026-04-16T22:33:00Z" w16du:dateUtc="2026-04-16T15:33:00Z">
                  <w:rPr>
                    <w:noProof/>
                    <w:webHidden/>
                  </w:rPr>
                </w:rPrChange>
              </w:rPr>
              <w:tab/>
              <w:delText>29</w:delText>
            </w:r>
          </w:del>
        </w:p>
        <w:p w14:paraId="33784998" w14:textId="0B524AB4" w:rsidR="000C5564" w:rsidRPr="001F04C9" w:rsidDel="00BC7F90" w:rsidRDefault="000C5564">
          <w:pPr>
            <w:pStyle w:val="TOC2"/>
            <w:tabs>
              <w:tab w:val="right" w:leader="dot" w:pos="9062"/>
            </w:tabs>
            <w:rPr>
              <w:del w:id="736" w:author="Tuan NV" w:date="2026-04-16T22:54:00Z" w16du:dateUtc="2026-04-16T15:54:00Z"/>
              <w:rFonts w:asciiTheme="minorHAnsi" w:eastAsiaTheme="minorEastAsia" w:hAnsiTheme="minorHAnsi"/>
              <w:noProof/>
              <w:color w:val="auto"/>
              <w:kern w:val="2"/>
              <w:sz w:val="26"/>
              <w:szCs w:val="26"/>
              <w14:ligatures w14:val="standardContextual"/>
              <w:rPrChange w:id="737" w:author="Tuan NV" w:date="2026-04-16T22:33:00Z" w16du:dateUtc="2026-04-16T15:33:00Z">
                <w:rPr>
                  <w:del w:id="738"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739" w:author="Tuan NV" w:date="2026-04-16T22:54:00Z" w16du:dateUtc="2026-04-16T15:54:00Z">
            <w:r w:rsidRPr="00BC7F90" w:rsidDel="00BC7F90">
              <w:rPr>
                <w:sz w:val="26"/>
                <w:szCs w:val="26"/>
                <w:rPrChange w:id="740" w:author="Tuan NV" w:date="2026-04-16T22:54:00Z" w16du:dateUtc="2026-04-16T15:54:00Z">
                  <w:rPr>
                    <w:rStyle w:val="Hyperlink"/>
                    <w:rFonts w:ascii="Time s New Roman" w:hAnsi="Time s New Roman"/>
                    <w:noProof/>
                  </w:rPr>
                </w:rPrChange>
              </w:rPr>
              <w:delText>5</w:delText>
            </w:r>
            <w:r w:rsidRPr="00BC7F90" w:rsidDel="00BC7F90">
              <w:rPr>
                <w:sz w:val="26"/>
                <w:szCs w:val="26"/>
                <w:rPrChange w:id="741" w:author="Tuan NV" w:date="2026-04-16T22:54:00Z" w16du:dateUtc="2026-04-16T15:54:00Z">
                  <w:rPr>
                    <w:rStyle w:val="Hyperlink"/>
                    <w:rFonts w:ascii="Time s New Roman" w:hAnsi="Time s New Roman"/>
                    <w:noProof/>
                    <w:lang w:val="vi-VN"/>
                  </w:rPr>
                </w:rPrChange>
              </w:rPr>
              <w:delText>.6</w:delText>
            </w:r>
            <w:r w:rsidRPr="00BC7F90" w:rsidDel="00BC7F90">
              <w:rPr>
                <w:sz w:val="26"/>
                <w:szCs w:val="26"/>
                <w:rPrChange w:id="742" w:author="Tuan NV" w:date="2026-04-16T22:54:00Z" w16du:dateUtc="2026-04-16T15:54:00Z">
                  <w:rPr>
                    <w:rStyle w:val="Hyperlink"/>
                    <w:rFonts w:ascii="Time s New Roman" w:hAnsi="Time s New Roman"/>
                    <w:noProof/>
                  </w:rPr>
                </w:rPrChange>
              </w:rPr>
              <w:delText xml:space="preserve">. </w:delText>
            </w:r>
            <w:r w:rsidR="00182EC1" w:rsidRPr="00BC7F90" w:rsidDel="00BC7F90">
              <w:rPr>
                <w:sz w:val="26"/>
                <w:szCs w:val="26"/>
                <w:rPrChange w:id="743" w:author="Tuan NV" w:date="2026-04-16T22:54:00Z" w16du:dateUtc="2026-04-16T15:54:00Z">
                  <w:rPr>
                    <w:rStyle w:val="Hyperlink"/>
                    <w:rFonts w:ascii="Time s New Roman" w:hAnsi="Time s New Roman"/>
                    <w:noProof/>
                  </w:rPr>
                </w:rPrChange>
              </w:rPr>
              <w:delText xml:space="preserve">Bảng </w:delText>
            </w:r>
            <w:r w:rsidRPr="00BC7F90" w:rsidDel="00BC7F90">
              <w:rPr>
                <w:sz w:val="26"/>
                <w:szCs w:val="26"/>
                <w:rPrChange w:id="744" w:author="Tuan NV" w:date="2026-04-16T22:54:00Z" w16du:dateUtc="2026-04-16T15:54:00Z">
                  <w:rPr>
                    <w:rStyle w:val="Hyperlink"/>
                    <w:rFonts w:ascii="Time s New Roman" w:hAnsi="Time s New Roman"/>
                    <w:noProof/>
                  </w:rPr>
                </w:rPrChange>
              </w:rPr>
              <w:delText>Nhập kho</w:delText>
            </w:r>
            <w:r w:rsidRPr="001F04C9" w:rsidDel="00BC7F90">
              <w:rPr>
                <w:noProof/>
                <w:webHidden/>
                <w:sz w:val="26"/>
                <w:szCs w:val="26"/>
                <w:rPrChange w:id="745" w:author="Tuan NV" w:date="2026-04-16T22:33:00Z" w16du:dateUtc="2026-04-16T15:33:00Z">
                  <w:rPr>
                    <w:noProof/>
                    <w:webHidden/>
                  </w:rPr>
                </w:rPrChange>
              </w:rPr>
              <w:tab/>
              <w:delText>29</w:delText>
            </w:r>
          </w:del>
        </w:p>
        <w:p w14:paraId="28AC1367" w14:textId="784E1782" w:rsidR="000C5564" w:rsidRPr="001F04C9" w:rsidDel="00BC7F90" w:rsidRDefault="000C5564">
          <w:pPr>
            <w:pStyle w:val="TOC2"/>
            <w:tabs>
              <w:tab w:val="right" w:leader="dot" w:pos="9062"/>
            </w:tabs>
            <w:rPr>
              <w:del w:id="746" w:author="Tuan NV" w:date="2026-04-16T22:54:00Z" w16du:dateUtc="2026-04-16T15:54:00Z"/>
              <w:rFonts w:asciiTheme="minorHAnsi" w:eastAsiaTheme="minorEastAsia" w:hAnsiTheme="minorHAnsi"/>
              <w:noProof/>
              <w:color w:val="auto"/>
              <w:kern w:val="2"/>
              <w:sz w:val="26"/>
              <w:szCs w:val="26"/>
              <w14:ligatures w14:val="standardContextual"/>
              <w:rPrChange w:id="747" w:author="Tuan NV" w:date="2026-04-16T22:33:00Z" w16du:dateUtc="2026-04-16T15:33:00Z">
                <w:rPr>
                  <w:del w:id="748"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749" w:author="Tuan NV" w:date="2026-04-16T22:54:00Z" w16du:dateUtc="2026-04-16T15:54:00Z">
            <w:r w:rsidRPr="00BC7F90" w:rsidDel="00BC7F90">
              <w:rPr>
                <w:sz w:val="26"/>
                <w:szCs w:val="26"/>
                <w:rPrChange w:id="750" w:author="Tuan NV" w:date="2026-04-16T22:54:00Z" w16du:dateUtc="2026-04-16T15:54:00Z">
                  <w:rPr>
                    <w:rStyle w:val="Hyperlink"/>
                    <w:rFonts w:ascii="Time s New Roman" w:hAnsi="Time s New Roman"/>
                    <w:noProof/>
                  </w:rPr>
                </w:rPrChange>
              </w:rPr>
              <w:delText>5</w:delText>
            </w:r>
            <w:r w:rsidRPr="00BC7F90" w:rsidDel="00BC7F90">
              <w:rPr>
                <w:sz w:val="26"/>
                <w:szCs w:val="26"/>
                <w:rPrChange w:id="751" w:author="Tuan NV" w:date="2026-04-16T22:54:00Z" w16du:dateUtc="2026-04-16T15:54:00Z">
                  <w:rPr>
                    <w:rStyle w:val="Hyperlink"/>
                    <w:rFonts w:ascii="Time s New Roman" w:hAnsi="Time s New Roman"/>
                    <w:noProof/>
                    <w:lang w:val="vi-VN"/>
                  </w:rPr>
                </w:rPrChange>
              </w:rPr>
              <w:delText>.7</w:delText>
            </w:r>
            <w:r w:rsidRPr="00BC7F90" w:rsidDel="00BC7F90">
              <w:rPr>
                <w:sz w:val="26"/>
                <w:szCs w:val="26"/>
                <w:rPrChange w:id="752" w:author="Tuan NV" w:date="2026-04-16T22:54:00Z" w16du:dateUtc="2026-04-16T15:54:00Z">
                  <w:rPr>
                    <w:rStyle w:val="Hyperlink"/>
                    <w:rFonts w:ascii="Time s New Roman" w:hAnsi="Time s New Roman"/>
                    <w:noProof/>
                  </w:rPr>
                </w:rPrChange>
              </w:rPr>
              <w:delText xml:space="preserve">. </w:delText>
            </w:r>
            <w:r w:rsidR="00182EC1" w:rsidRPr="00BC7F90" w:rsidDel="00BC7F90">
              <w:rPr>
                <w:sz w:val="26"/>
                <w:szCs w:val="26"/>
                <w:rPrChange w:id="753" w:author="Tuan NV" w:date="2026-04-16T22:54:00Z" w16du:dateUtc="2026-04-16T15:54:00Z">
                  <w:rPr>
                    <w:rStyle w:val="Hyperlink"/>
                    <w:rFonts w:ascii="Time s New Roman" w:hAnsi="Time s New Roman"/>
                    <w:noProof/>
                  </w:rPr>
                </w:rPrChange>
              </w:rPr>
              <w:delText xml:space="preserve">Bảng </w:delText>
            </w:r>
            <w:r w:rsidRPr="00BC7F90" w:rsidDel="00BC7F90">
              <w:rPr>
                <w:sz w:val="26"/>
                <w:szCs w:val="26"/>
                <w:rPrChange w:id="754" w:author="Tuan NV" w:date="2026-04-16T22:54:00Z" w16du:dateUtc="2026-04-16T15:54:00Z">
                  <w:rPr>
                    <w:rStyle w:val="Hyperlink"/>
                    <w:rFonts w:ascii="Time s New Roman" w:hAnsi="Time s New Roman"/>
                    <w:noProof/>
                  </w:rPr>
                </w:rPrChange>
              </w:rPr>
              <w:delText>Xuất kho</w:delText>
            </w:r>
            <w:r w:rsidRPr="001F04C9" w:rsidDel="00BC7F90">
              <w:rPr>
                <w:noProof/>
                <w:webHidden/>
                <w:sz w:val="26"/>
                <w:szCs w:val="26"/>
                <w:rPrChange w:id="755" w:author="Tuan NV" w:date="2026-04-16T22:33:00Z" w16du:dateUtc="2026-04-16T15:33:00Z">
                  <w:rPr>
                    <w:noProof/>
                    <w:webHidden/>
                  </w:rPr>
                </w:rPrChange>
              </w:rPr>
              <w:tab/>
              <w:delText>30</w:delText>
            </w:r>
          </w:del>
        </w:p>
        <w:p w14:paraId="6C711F52" w14:textId="5CD4644D" w:rsidR="000C5564" w:rsidRPr="001F04C9" w:rsidDel="00BC7F90" w:rsidRDefault="000C5564">
          <w:pPr>
            <w:pStyle w:val="TOC2"/>
            <w:tabs>
              <w:tab w:val="right" w:leader="dot" w:pos="9062"/>
            </w:tabs>
            <w:rPr>
              <w:del w:id="756" w:author="Tuan NV" w:date="2026-04-16T22:54:00Z" w16du:dateUtc="2026-04-16T15:54:00Z"/>
              <w:rFonts w:asciiTheme="minorHAnsi" w:eastAsiaTheme="minorEastAsia" w:hAnsiTheme="minorHAnsi"/>
              <w:noProof/>
              <w:color w:val="auto"/>
              <w:kern w:val="2"/>
              <w:sz w:val="26"/>
              <w:szCs w:val="26"/>
              <w14:ligatures w14:val="standardContextual"/>
              <w:rPrChange w:id="757" w:author="Tuan NV" w:date="2026-04-16T22:33:00Z" w16du:dateUtc="2026-04-16T15:33:00Z">
                <w:rPr>
                  <w:del w:id="758"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759" w:author="Tuan NV" w:date="2026-04-16T22:54:00Z" w16du:dateUtc="2026-04-16T15:54:00Z">
            <w:r w:rsidRPr="00BC7F90" w:rsidDel="00BC7F90">
              <w:rPr>
                <w:sz w:val="26"/>
                <w:szCs w:val="26"/>
                <w:rPrChange w:id="760" w:author="Tuan NV" w:date="2026-04-16T22:54:00Z" w16du:dateUtc="2026-04-16T15:54:00Z">
                  <w:rPr>
                    <w:rStyle w:val="Hyperlink"/>
                    <w:rFonts w:ascii="Time s New Roman" w:hAnsi="Time s New Roman"/>
                    <w:noProof/>
                  </w:rPr>
                </w:rPrChange>
              </w:rPr>
              <w:delText>5</w:delText>
            </w:r>
            <w:r w:rsidRPr="00BC7F90" w:rsidDel="00BC7F90">
              <w:rPr>
                <w:sz w:val="26"/>
                <w:szCs w:val="26"/>
                <w:rPrChange w:id="761" w:author="Tuan NV" w:date="2026-04-16T22:54:00Z" w16du:dateUtc="2026-04-16T15:54:00Z">
                  <w:rPr>
                    <w:rStyle w:val="Hyperlink"/>
                    <w:rFonts w:ascii="Time s New Roman" w:hAnsi="Time s New Roman"/>
                    <w:noProof/>
                    <w:lang w:val="vi-VN"/>
                  </w:rPr>
                </w:rPrChange>
              </w:rPr>
              <w:delText>.8</w:delText>
            </w:r>
            <w:r w:rsidRPr="00BC7F90" w:rsidDel="00BC7F90">
              <w:rPr>
                <w:sz w:val="26"/>
                <w:szCs w:val="26"/>
                <w:rPrChange w:id="762" w:author="Tuan NV" w:date="2026-04-16T22:54:00Z" w16du:dateUtc="2026-04-16T15:54:00Z">
                  <w:rPr>
                    <w:rStyle w:val="Hyperlink"/>
                    <w:rFonts w:ascii="Time s New Roman" w:hAnsi="Time s New Roman"/>
                    <w:noProof/>
                  </w:rPr>
                </w:rPrChange>
              </w:rPr>
              <w:delText xml:space="preserve">. </w:delText>
            </w:r>
            <w:r w:rsidR="00182EC1" w:rsidRPr="00BC7F90" w:rsidDel="00BC7F90">
              <w:rPr>
                <w:sz w:val="26"/>
                <w:szCs w:val="26"/>
                <w:rPrChange w:id="763" w:author="Tuan NV" w:date="2026-04-16T22:54:00Z" w16du:dateUtc="2026-04-16T15:54:00Z">
                  <w:rPr>
                    <w:rStyle w:val="Hyperlink"/>
                    <w:rFonts w:ascii="Time s New Roman" w:hAnsi="Time s New Roman"/>
                    <w:noProof/>
                  </w:rPr>
                </w:rPrChange>
              </w:rPr>
              <w:delText xml:space="preserve">Bảng </w:delText>
            </w:r>
            <w:r w:rsidRPr="00BC7F90" w:rsidDel="00BC7F90">
              <w:rPr>
                <w:sz w:val="26"/>
                <w:szCs w:val="26"/>
                <w:rPrChange w:id="764" w:author="Tuan NV" w:date="2026-04-16T22:54:00Z" w16du:dateUtc="2026-04-16T15:54:00Z">
                  <w:rPr>
                    <w:rStyle w:val="Hyperlink"/>
                    <w:rFonts w:ascii="Time s New Roman" w:hAnsi="Time s New Roman"/>
                    <w:noProof/>
                  </w:rPr>
                </w:rPrChange>
              </w:rPr>
              <w:delText>Tồn kho</w:delText>
            </w:r>
            <w:r w:rsidRPr="001F04C9" w:rsidDel="00BC7F90">
              <w:rPr>
                <w:noProof/>
                <w:webHidden/>
                <w:sz w:val="26"/>
                <w:szCs w:val="26"/>
                <w:rPrChange w:id="765" w:author="Tuan NV" w:date="2026-04-16T22:33:00Z" w16du:dateUtc="2026-04-16T15:33:00Z">
                  <w:rPr>
                    <w:noProof/>
                    <w:webHidden/>
                  </w:rPr>
                </w:rPrChange>
              </w:rPr>
              <w:tab/>
              <w:delText>30</w:delText>
            </w:r>
          </w:del>
        </w:p>
        <w:p w14:paraId="4ACB82E0" w14:textId="6C3FC328" w:rsidR="000C5564" w:rsidRPr="001F04C9" w:rsidDel="00BC7F90" w:rsidRDefault="000C5564">
          <w:pPr>
            <w:pStyle w:val="TOC2"/>
            <w:tabs>
              <w:tab w:val="right" w:leader="dot" w:pos="9062"/>
            </w:tabs>
            <w:rPr>
              <w:del w:id="766" w:author="Tuan NV" w:date="2026-04-16T22:54:00Z" w16du:dateUtc="2026-04-16T15:54:00Z"/>
              <w:rFonts w:asciiTheme="minorHAnsi" w:eastAsiaTheme="minorEastAsia" w:hAnsiTheme="minorHAnsi"/>
              <w:noProof/>
              <w:color w:val="auto"/>
              <w:kern w:val="2"/>
              <w:sz w:val="26"/>
              <w:szCs w:val="26"/>
              <w14:ligatures w14:val="standardContextual"/>
              <w:rPrChange w:id="767" w:author="Tuan NV" w:date="2026-04-16T22:33:00Z" w16du:dateUtc="2026-04-16T15:33:00Z">
                <w:rPr>
                  <w:del w:id="768"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769" w:author="Tuan NV" w:date="2026-04-16T22:54:00Z" w16du:dateUtc="2026-04-16T15:54:00Z">
            <w:r w:rsidRPr="00BC7F90" w:rsidDel="00BC7F90">
              <w:rPr>
                <w:sz w:val="26"/>
                <w:szCs w:val="26"/>
                <w:rPrChange w:id="770" w:author="Tuan NV" w:date="2026-04-16T22:54:00Z" w16du:dateUtc="2026-04-16T15:54:00Z">
                  <w:rPr>
                    <w:rStyle w:val="Hyperlink"/>
                    <w:rFonts w:ascii="Time s New Roman" w:hAnsi="Time s New Roman"/>
                    <w:noProof/>
                  </w:rPr>
                </w:rPrChange>
              </w:rPr>
              <w:delText>5</w:delText>
            </w:r>
            <w:r w:rsidRPr="00BC7F90" w:rsidDel="00BC7F90">
              <w:rPr>
                <w:sz w:val="26"/>
                <w:szCs w:val="26"/>
                <w:rPrChange w:id="771" w:author="Tuan NV" w:date="2026-04-16T22:54:00Z" w16du:dateUtc="2026-04-16T15:54:00Z">
                  <w:rPr>
                    <w:rStyle w:val="Hyperlink"/>
                    <w:rFonts w:ascii="Time s New Roman" w:hAnsi="Time s New Roman"/>
                    <w:noProof/>
                    <w:lang w:val="vi-VN"/>
                  </w:rPr>
                </w:rPrChange>
              </w:rPr>
              <w:delText>.9</w:delText>
            </w:r>
            <w:r w:rsidRPr="00BC7F90" w:rsidDel="00BC7F90">
              <w:rPr>
                <w:sz w:val="26"/>
                <w:szCs w:val="26"/>
                <w:rPrChange w:id="772" w:author="Tuan NV" w:date="2026-04-16T22:54:00Z" w16du:dateUtc="2026-04-16T15:54:00Z">
                  <w:rPr>
                    <w:rStyle w:val="Hyperlink"/>
                    <w:rFonts w:ascii="Time s New Roman" w:hAnsi="Time s New Roman"/>
                    <w:noProof/>
                  </w:rPr>
                </w:rPrChange>
              </w:rPr>
              <w:delText xml:space="preserve">. </w:delText>
            </w:r>
            <w:r w:rsidR="00182EC1" w:rsidRPr="00BC7F90" w:rsidDel="00BC7F90">
              <w:rPr>
                <w:sz w:val="26"/>
                <w:szCs w:val="26"/>
                <w:rPrChange w:id="773" w:author="Tuan NV" w:date="2026-04-16T22:54:00Z" w16du:dateUtc="2026-04-16T15:54:00Z">
                  <w:rPr>
                    <w:rStyle w:val="Hyperlink"/>
                    <w:rFonts w:ascii="Time s New Roman" w:hAnsi="Time s New Roman"/>
                    <w:noProof/>
                  </w:rPr>
                </w:rPrChange>
              </w:rPr>
              <w:delText xml:space="preserve">Bảng </w:delText>
            </w:r>
            <w:r w:rsidRPr="00BC7F90" w:rsidDel="00BC7F90">
              <w:rPr>
                <w:sz w:val="26"/>
                <w:szCs w:val="26"/>
                <w:rPrChange w:id="774" w:author="Tuan NV" w:date="2026-04-16T22:54:00Z" w16du:dateUtc="2026-04-16T15:54:00Z">
                  <w:rPr>
                    <w:rStyle w:val="Hyperlink"/>
                    <w:rFonts w:ascii="Time s New Roman" w:hAnsi="Time s New Roman"/>
                    <w:noProof/>
                  </w:rPr>
                </w:rPrChange>
              </w:rPr>
              <w:delText>Kh</w:delText>
            </w:r>
            <w:r w:rsidRPr="00BC7F90" w:rsidDel="00BC7F90">
              <w:rPr>
                <w:rFonts w:hint="eastAsia"/>
                <w:sz w:val="26"/>
                <w:szCs w:val="26"/>
                <w:rPrChange w:id="775" w:author="Tuan NV" w:date="2026-04-16T22:54:00Z" w16du:dateUtc="2026-04-16T15:54:00Z">
                  <w:rPr>
                    <w:rStyle w:val="Hyperlink"/>
                    <w:rFonts w:ascii="Time s New Roman" w:hAnsi="Time s New Roman" w:hint="eastAsia"/>
                    <w:noProof/>
                  </w:rPr>
                </w:rPrChange>
              </w:rPr>
              <w:delText>á</w:delText>
            </w:r>
            <w:r w:rsidRPr="00BC7F90" w:rsidDel="00BC7F90">
              <w:rPr>
                <w:sz w:val="26"/>
                <w:szCs w:val="26"/>
                <w:rPrChange w:id="776" w:author="Tuan NV" w:date="2026-04-16T22:54:00Z" w16du:dateUtc="2026-04-16T15:54:00Z">
                  <w:rPr>
                    <w:rStyle w:val="Hyperlink"/>
                    <w:rFonts w:ascii="Time s New Roman" w:hAnsi="Time s New Roman"/>
                    <w:noProof/>
                  </w:rPr>
                </w:rPrChange>
              </w:rPr>
              <w:delText>ch h</w:delText>
            </w:r>
            <w:r w:rsidRPr="00BC7F90" w:rsidDel="00BC7F90">
              <w:rPr>
                <w:rFonts w:hint="eastAsia"/>
                <w:sz w:val="26"/>
                <w:szCs w:val="26"/>
                <w:rPrChange w:id="777" w:author="Tuan NV" w:date="2026-04-16T22:54:00Z" w16du:dateUtc="2026-04-16T15:54:00Z">
                  <w:rPr>
                    <w:rStyle w:val="Hyperlink"/>
                    <w:rFonts w:ascii="Time s New Roman" w:hAnsi="Time s New Roman" w:hint="eastAsia"/>
                    <w:noProof/>
                  </w:rPr>
                </w:rPrChange>
              </w:rPr>
              <w:delText>à</w:delText>
            </w:r>
            <w:r w:rsidRPr="00BC7F90" w:rsidDel="00BC7F90">
              <w:rPr>
                <w:sz w:val="26"/>
                <w:szCs w:val="26"/>
                <w:rPrChange w:id="778" w:author="Tuan NV" w:date="2026-04-16T22:54:00Z" w16du:dateUtc="2026-04-16T15:54:00Z">
                  <w:rPr>
                    <w:rStyle w:val="Hyperlink"/>
                    <w:rFonts w:ascii="Time s New Roman" w:hAnsi="Time s New Roman"/>
                    <w:noProof/>
                  </w:rPr>
                </w:rPrChange>
              </w:rPr>
              <w:delText>ng</w:delText>
            </w:r>
            <w:r w:rsidRPr="001F04C9" w:rsidDel="00BC7F90">
              <w:rPr>
                <w:noProof/>
                <w:webHidden/>
                <w:sz w:val="26"/>
                <w:szCs w:val="26"/>
                <w:rPrChange w:id="779" w:author="Tuan NV" w:date="2026-04-16T22:33:00Z" w16du:dateUtc="2026-04-16T15:33:00Z">
                  <w:rPr>
                    <w:noProof/>
                    <w:webHidden/>
                  </w:rPr>
                </w:rPrChange>
              </w:rPr>
              <w:tab/>
              <w:delText>30</w:delText>
            </w:r>
          </w:del>
        </w:p>
        <w:p w14:paraId="7C68AF67" w14:textId="0367D688" w:rsidR="000C5564" w:rsidRPr="001F04C9" w:rsidDel="00BC7F90" w:rsidRDefault="000C5564">
          <w:pPr>
            <w:pStyle w:val="TOC2"/>
            <w:tabs>
              <w:tab w:val="right" w:leader="dot" w:pos="9062"/>
            </w:tabs>
            <w:rPr>
              <w:del w:id="780" w:author="Tuan NV" w:date="2026-04-16T22:54:00Z" w16du:dateUtc="2026-04-16T15:54:00Z"/>
              <w:rFonts w:asciiTheme="minorHAnsi" w:eastAsiaTheme="minorEastAsia" w:hAnsiTheme="minorHAnsi"/>
              <w:noProof/>
              <w:color w:val="auto"/>
              <w:kern w:val="2"/>
              <w:sz w:val="26"/>
              <w:szCs w:val="26"/>
              <w14:ligatures w14:val="standardContextual"/>
              <w:rPrChange w:id="781" w:author="Tuan NV" w:date="2026-04-16T22:33:00Z" w16du:dateUtc="2026-04-16T15:33:00Z">
                <w:rPr>
                  <w:del w:id="782"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783" w:author="Tuan NV" w:date="2026-04-16T22:54:00Z" w16du:dateUtc="2026-04-16T15:54:00Z">
            <w:r w:rsidRPr="00BC7F90" w:rsidDel="00BC7F90">
              <w:rPr>
                <w:sz w:val="26"/>
                <w:szCs w:val="26"/>
                <w:rPrChange w:id="784" w:author="Tuan NV" w:date="2026-04-16T22:54:00Z" w16du:dateUtc="2026-04-16T15:54:00Z">
                  <w:rPr>
                    <w:rStyle w:val="Hyperlink"/>
                    <w:rFonts w:ascii="Time s New Roman" w:hAnsi="Time s New Roman"/>
                    <w:noProof/>
                  </w:rPr>
                </w:rPrChange>
              </w:rPr>
              <w:delText>5</w:delText>
            </w:r>
            <w:r w:rsidRPr="00BC7F90" w:rsidDel="00BC7F90">
              <w:rPr>
                <w:sz w:val="26"/>
                <w:szCs w:val="26"/>
                <w:rPrChange w:id="785" w:author="Tuan NV" w:date="2026-04-16T22:54:00Z" w16du:dateUtc="2026-04-16T15:54:00Z">
                  <w:rPr>
                    <w:rStyle w:val="Hyperlink"/>
                    <w:rFonts w:ascii="Time s New Roman" w:hAnsi="Time s New Roman"/>
                    <w:noProof/>
                    <w:lang w:val="vi-VN"/>
                  </w:rPr>
                </w:rPrChange>
              </w:rPr>
              <w:delText>.10.</w:delText>
            </w:r>
            <w:r w:rsidRPr="00BC7F90" w:rsidDel="00BC7F90">
              <w:rPr>
                <w:sz w:val="26"/>
                <w:szCs w:val="26"/>
                <w:rPrChange w:id="786" w:author="Tuan NV" w:date="2026-04-16T22:54:00Z" w16du:dateUtc="2026-04-16T15:54:00Z">
                  <w:rPr>
                    <w:rStyle w:val="Hyperlink"/>
                    <w:rFonts w:ascii="Time s New Roman" w:hAnsi="Time s New Roman"/>
                    <w:noProof/>
                  </w:rPr>
                </w:rPrChange>
              </w:rPr>
              <w:delText xml:space="preserve"> </w:delText>
            </w:r>
            <w:r w:rsidR="00182EC1" w:rsidRPr="00BC7F90" w:rsidDel="00BC7F90">
              <w:rPr>
                <w:sz w:val="26"/>
                <w:szCs w:val="26"/>
                <w:rPrChange w:id="787" w:author="Tuan NV" w:date="2026-04-16T22:54:00Z" w16du:dateUtc="2026-04-16T15:54:00Z">
                  <w:rPr>
                    <w:rStyle w:val="Hyperlink"/>
                    <w:rFonts w:ascii="Time s New Roman" w:hAnsi="Time s New Roman"/>
                    <w:noProof/>
                  </w:rPr>
                </w:rPrChange>
              </w:rPr>
              <w:delText xml:space="preserve">Bảng </w:delText>
            </w:r>
            <w:r w:rsidRPr="00BC7F90" w:rsidDel="00BC7F90">
              <w:rPr>
                <w:rFonts w:hint="eastAsia"/>
                <w:sz w:val="26"/>
                <w:szCs w:val="26"/>
                <w:rPrChange w:id="788" w:author="Tuan NV" w:date="2026-04-16T22:54:00Z" w16du:dateUtc="2026-04-16T15:54:00Z">
                  <w:rPr>
                    <w:rStyle w:val="Hyperlink"/>
                    <w:rFonts w:ascii="Time s New Roman" w:hAnsi="Time s New Roman" w:hint="eastAsia"/>
                    <w:noProof/>
                  </w:rPr>
                </w:rPrChange>
              </w:rPr>
              <w:delText>Đơ</w:delText>
            </w:r>
            <w:r w:rsidRPr="00BC7F90" w:rsidDel="00BC7F90">
              <w:rPr>
                <w:sz w:val="26"/>
                <w:szCs w:val="26"/>
                <w:rPrChange w:id="789" w:author="Tuan NV" w:date="2026-04-16T22:54:00Z" w16du:dateUtc="2026-04-16T15:54:00Z">
                  <w:rPr>
                    <w:rStyle w:val="Hyperlink"/>
                    <w:rFonts w:ascii="Time s New Roman" w:hAnsi="Time s New Roman"/>
                    <w:noProof/>
                  </w:rPr>
                </w:rPrChange>
              </w:rPr>
              <w:delText>n xuất h</w:delText>
            </w:r>
            <w:r w:rsidRPr="00BC7F90" w:rsidDel="00BC7F90">
              <w:rPr>
                <w:rFonts w:hint="eastAsia"/>
                <w:sz w:val="26"/>
                <w:szCs w:val="26"/>
                <w:rPrChange w:id="790" w:author="Tuan NV" w:date="2026-04-16T22:54:00Z" w16du:dateUtc="2026-04-16T15:54:00Z">
                  <w:rPr>
                    <w:rStyle w:val="Hyperlink"/>
                    <w:rFonts w:ascii="Time s New Roman" w:hAnsi="Time s New Roman" w:hint="eastAsia"/>
                    <w:noProof/>
                  </w:rPr>
                </w:rPrChange>
              </w:rPr>
              <w:delText>à</w:delText>
            </w:r>
            <w:r w:rsidRPr="00BC7F90" w:rsidDel="00BC7F90">
              <w:rPr>
                <w:sz w:val="26"/>
                <w:szCs w:val="26"/>
                <w:rPrChange w:id="791" w:author="Tuan NV" w:date="2026-04-16T22:54:00Z" w16du:dateUtc="2026-04-16T15:54:00Z">
                  <w:rPr>
                    <w:rStyle w:val="Hyperlink"/>
                    <w:rFonts w:ascii="Time s New Roman" w:hAnsi="Time s New Roman"/>
                    <w:noProof/>
                  </w:rPr>
                </w:rPrChange>
              </w:rPr>
              <w:delText>ng</w:delText>
            </w:r>
            <w:r w:rsidRPr="001F04C9" w:rsidDel="00BC7F90">
              <w:rPr>
                <w:noProof/>
                <w:webHidden/>
                <w:sz w:val="26"/>
                <w:szCs w:val="26"/>
                <w:rPrChange w:id="792" w:author="Tuan NV" w:date="2026-04-16T22:33:00Z" w16du:dateUtc="2026-04-16T15:33:00Z">
                  <w:rPr>
                    <w:noProof/>
                    <w:webHidden/>
                  </w:rPr>
                </w:rPrChange>
              </w:rPr>
              <w:tab/>
              <w:delText>30</w:delText>
            </w:r>
          </w:del>
        </w:p>
        <w:p w14:paraId="571DEF10" w14:textId="1CE0F189" w:rsidR="000C5564" w:rsidRPr="001F04C9" w:rsidDel="00BC7F90" w:rsidRDefault="000C5564">
          <w:pPr>
            <w:pStyle w:val="TOC2"/>
            <w:tabs>
              <w:tab w:val="right" w:leader="dot" w:pos="9062"/>
            </w:tabs>
            <w:rPr>
              <w:del w:id="793" w:author="Tuan NV" w:date="2026-04-16T22:54:00Z" w16du:dateUtc="2026-04-16T15:54:00Z"/>
              <w:rFonts w:asciiTheme="minorHAnsi" w:eastAsiaTheme="minorEastAsia" w:hAnsiTheme="minorHAnsi"/>
              <w:noProof/>
              <w:color w:val="auto"/>
              <w:kern w:val="2"/>
              <w:sz w:val="26"/>
              <w:szCs w:val="26"/>
              <w14:ligatures w14:val="standardContextual"/>
              <w:rPrChange w:id="794" w:author="Tuan NV" w:date="2026-04-16T22:33:00Z" w16du:dateUtc="2026-04-16T15:33:00Z">
                <w:rPr>
                  <w:del w:id="795"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796" w:author="Tuan NV" w:date="2026-04-16T22:54:00Z" w16du:dateUtc="2026-04-16T15:54:00Z">
            <w:r w:rsidRPr="00BC7F90" w:rsidDel="00BC7F90">
              <w:rPr>
                <w:sz w:val="26"/>
                <w:szCs w:val="26"/>
                <w:rPrChange w:id="797" w:author="Tuan NV" w:date="2026-04-16T22:54:00Z" w16du:dateUtc="2026-04-16T15:54:00Z">
                  <w:rPr>
                    <w:rStyle w:val="Hyperlink"/>
                    <w:rFonts w:ascii="Time s New Roman" w:hAnsi="Time s New Roman"/>
                    <w:noProof/>
                  </w:rPr>
                </w:rPrChange>
              </w:rPr>
              <w:delText>5</w:delText>
            </w:r>
            <w:r w:rsidRPr="00BC7F90" w:rsidDel="00BC7F90">
              <w:rPr>
                <w:sz w:val="26"/>
                <w:szCs w:val="26"/>
                <w:rPrChange w:id="798" w:author="Tuan NV" w:date="2026-04-16T22:54:00Z" w16du:dateUtc="2026-04-16T15:54:00Z">
                  <w:rPr>
                    <w:rStyle w:val="Hyperlink"/>
                    <w:rFonts w:ascii="Time s New Roman" w:hAnsi="Time s New Roman"/>
                    <w:noProof/>
                    <w:lang w:val="vi-VN"/>
                  </w:rPr>
                </w:rPrChange>
              </w:rPr>
              <w:delText>.11</w:delText>
            </w:r>
            <w:r w:rsidRPr="00BC7F90" w:rsidDel="00BC7F90">
              <w:rPr>
                <w:sz w:val="26"/>
                <w:szCs w:val="26"/>
                <w:rPrChange w:id="799" w:author="Tuan NV" w:date="2026-04-16T22:54:00Z" w16du:dateUtc="2026-04-16T15:54:00Z">
                  <w:rPr>
                    <w:rStyle w:val="Hyperlink"/>
                    <w:rFonts w:ascii="Time s New Roman" w:hAnsi="Time s New Roman"/>
                    <w:noProof/>
                  </w:rPr>
                </w:rPrChange>
              </w:rPr>
              <w:delText xml:space="preserve">. </w:delText>
            </w:r>
            <w:r w:rsidR="00182EC1" w:rsidRPr="00BC7F90" w:rsidDel="00BC7F90">
              <w:rPr>
                <w:sz w:val="26"/>
                <w:szCs w:val="26"/>
                <w:rPrChange w:id="800" w:author="Tuan NV" w:date="2026-04-16T22:54:00Z" w16du:dateUtc="2026-04-16T15:54:00Z">
                  <w:rPr>
                    <w:rStyle w:val="Hyperlink"/>
                    <w:rFonts w:ascii="Time s New Roman" w:hAnsi="Time s New Roman"/>
                    <w:noProof/>
                  </w:rPr>
                </w:rPrChange>
              </w:rPr>
              <w:delText xml:space="preserve">Bảng </w:delText>
            </w:r>
            <w:r w:rsidRPr="00BC7F90" w:rsidDel="00BC7F90">
              <w:rPr>
                <w:sz w:val="26"/>
                <w:szCs w:val="26"/>
                <w:rPrChange w:id="801" w:author="Tuan NV" w:date="2026-04-16T22:54:00Z" w16du:dateUtc="2026-04-16T15:54:00Z">
                  <w:rPr>
                    <w:rStyle w:val="Hyperlink"/>
                    <w:rFonts w:ascii="Time s New Roman" w:hAnsi="Time s New Roman"/>
                    <w:noProof/>
                  </w:rPr>
                </w:rPrChange>
              </w:rPr>
              <w:delText xml:space="preserve">Chi tiết </w:delText>
            </w:r>
            <w:r w:rsidRPr="00BC7F90" w:rsidDel="00BC7F90">
              <w:rPr>
                <w:rFonts w:hint="eastAsia"/>
                <w:sz w:val="26"/>
                <w:szCs w:val="26"/>
                <w:rPrChange w:id="802" w:author="Tuan NV" w:date="2026-04-16T22:54:00Z" w16du:dateUtc="2026-04-16T15:54:00Z">
                  <w:rPr>
                    <w:rStyle w:val="Hyperlink"/>
                    <w:rFonts w:ascii="Time s New Roman" w:hAnsi="Time s New Roman" w:hint="eastAsia"/>
                    <w:noProof/>
                  </w:rPr>
                </w:rPrChange>
              </w:rPr>
              <w:delText>đơ</w:delText>
            </w:r>
            <w:r w:rsidRPr="00BC7F90" w:rsidDel="00BC7F90">
              <w:rPr>
                <w:sz w:val="26"/>
                <w:szCs w:val="26"/>
                <w:rPrChange w:id="803" w:author="Tuan NV" w:date="2026-04-16T22:54:00Z" w16du:dateUtc="2026-04-16T15:54:00Z">
                  <w:rPr>
                    <w:rStyle w:val="Hyperlink"/>
                    <w:rFonts w:ascii="Time s New Roman" w:hAnsi="Time s New Roman"/>
                    <w:noProof/>
                  </w:rPr>
                </w:rPrChange>
              </w:rPr>
              <w:delText>n xuất</w:delText>
            </w:r>
            <w:r w:rsidRPr="001F04C9" w:rsidDel="00BC7F90">
              <w:rPr>
                <w:noProof/>
                <w:webHidden/>
                <w:sz w:val="26"/>
                <w:szCs w:val="26"/>
                <w:rPrChange w:id="804" w:author="Tuan NV" w:date="2026-04-16T22:33:00Z" w16du:dateUtc="2026-04-16T15:33:00Z">
                  <w:rPr>
                    <w:noProof/>
                    <w:webHidden/>
                  </w:rPr>
                </w:rPrChange>
              </w:rPr>
              <w:tab/>
              <w:delText>31</w:delText>
            </w:r>
          </w:del>
        </w:p>
        <w:p w14:paraId="32692157" w14:textId="4118273B" w:rsidR="000C5564" w:rsidRPr="001F04C9" w:rsidDel="00BC7F90" w:rsidRDefault="000C5564">
          <w:pPr>
            <w:pStyle w:val="TOC2"/>
            <w:tabs>
              <w:tab w:val="right" w:leader="dot" w:pos="9062"/>
            </w:tabs>
            <w:rPr>
              <w:del w:id="805" w:author="Tuan NV" w:date="2026-04-16T22:54:00Z" w16du:dateUtc="2026-04-16T15:54:00Z"/>
              <w:rFonts w:asciiTheme="minorHAnsi" w:eastAsiaTheme="minorEastAsia" w:hAnsiTheme="minorHAnsi"/>
              <w:noProof/>
              <w:color w:val="auto"/>
              <w:kern w:val="2"/>
              <w:sz w:val="26"/>
              <w:szCs w:val="26"/>
              <w14:ligatures w14:val="standardContextual"/>
              <w:rPrChange w:id="806" w:author="Tuan NV" w:date="2026-04-16T22:33:00Z" w16du:dateUtc="2026-04-16T15:33:00Z">
                <w:rPr>
                  <w:del w:id="807"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808" w:author="Tuan NV" w:date="2026-04-16T22:54:00Z" w16du:dateUtc="2026-04-16T15:54:00Z">
            <w:r w:rsidRPr="00BC7F90" w:rsidDel="00BC7F90">
              <w:rPr>
                <w:sz w:val="26"/>
                <w:szCs w:val="26"/>
                <w:rPrChange w:id="809" w:author="Tuan NV" w:date="2026-04-16T22:54:00Z" w16du:dateUtc="2026-04-16T15:54:00Z">
                  <w:rPr>
                    <w:rStyle w:val="Hyperlink"/>
                    <w:rFonts w:ascii="Time s New Roman" w:hAnsi="Time s New Roman"/>
                    <w:noProof/>
                  </w:rPr>
                </w:rPrChange>
              </w:rPr>
              <w:delText>5</w:delText>
            </w:r>
            <w:r w:rsidRPr="00BC7F90" w:rsidDel="00BC7F90">
              <w:rPr>
                <w:sz w:val="26"/>
                <w:szCs w:val="26"/>
                <w:rPrChange w:id="810" w:author="Tuan NV" w:date="2026-04-16T22:54:00Z" w16du:dateUtc="2026-04-16T15:54:00Z">
                  <w:rPr>
                    <w:rStyle w:val="Hyperlink"/>
                    <w:rFonts w:ascii="Time s New Roman" w:hAnsi="Time s New Roman"/>
                    <w:noProof/>
                    <w:lang w:val="vi-VN"/>
                  </w:rPr>
                </w:rPrChange>
              </w:rPr>
              <w:delText>.12</w:delText>
            </w:r>
            <w:r w:rsidRPr="00BC7F90" w:rsidDel="00BC7F90">
              <w:rPr>
                <w:sz w:val="26"/>
                <w:szCs w:val="26"/>
                <w:rPrChange w:id="811" w:author="Tuan NV" w:date="2026-04-16T22:54:00Z" w16du:dateUtc="2026-04-16T15:54:00Z">
                  <w:rPr>
                    <w:rStyle w:val="Hyperlink"/>
                    <w:rFonts w:ascii="Time s New Roman" w:hAnsi="Time s New Roman"/>
                    <w:noProof/>
                  </w:rPr>
                </w:rPrChange>
              </w:rPr>
              <w:delText xml:space="preserve">. </w:delText>
            </w:r>
            <w:r w:rsidR="00182EC1" w:rsidRPr="00BC7F90" w:rsidDel="00BC7F90">
              <w:rPr>
                <w:sz w:val="26"/>
                <w:szCs w:val="26"/>
                <w:rPrChange w:id="812" w:author="Tuan NV" w:date="2026-04-16T22:54:00Z" w16du:dateUtc="2026-04-16T15:54:00Z">
                  <w:rPr>
                    <w:rStyle w:val="Hyperlink"/>
                    <w:rFonts w:ascii="Time s New Roman" w:hAnsi="Time s New Roman"/>
                    <w:noProof/>
                  </w:rPr>
                </w:rPrChange>
              </w:rPr>
              <w:delText xml:space="preserve">Bảng </w:delText>
            </w:r>
            <w:r w:rsidRPr="00BC7F90" w:rsidDel="00BC7F90">
              <w:rPr>
                <w:sz w:val="26"/>
                <w:szCs w:val="26"/>
                <w:rPrChange w:id="813" w:author="Tuan NV" w:date="2026-04-16T22:54:00Z" w16du:dateUtc="2026-04-16T15:54:00Z">
                  <w:rPr>
                    <w:rStyle w:val="Hyperlink"/>
                    <w:rFonts w:ascii="Time s New Roman" w:hAnsi="Time s New Roman"/>
                    <w:noProof/>
                  </w:rPr>
                </w:rPrChange>
              </w:rPr>
              <w:delText>Vận chuyển</w:delText>
            </w:r>
            <w:r w:rsidRPr="001F04C9" w:rsidDel="00BC7F90">
              <w:rPr>
                <w:noProof/>
                <w:webHidden/>
                <w:sz w:val="26"/>
                <w:szCs w:val="26"/>
                <w:rPrChange w:id="814" w:author="Tuan NV" w:date="2026-04-16T22:33:00Z" w16du:dateUtc="2026-04-16T15:33:00Z">
                  <w:rPr>
                    <w:noProof/>
                    <w:webHidden/>
                  </w:rPr>
                </w:rPrChange>
              </w:rPr>
              <w:tab/>
              <w:delText>31</w:delText>
            </w:r>
          </w:del>
        </w:p>
        <w:p w14:paraId="0630C8FF" w14:textId="5F2D6CAA" w:rsidR="000C5564" w:rsidRPr="001F04C9" w:rsidDel="00BC7F90" w:rsidRDefault="000C5564">
          <w:pPr>
            <w:pStyle w:val="TOC1"/>
            <w:tabs>
              <w:tab w:val="right" w:leader="dot" w:pos="9062"/>
            </w:tabs>
            <w:rPr>
              <w:del w:id="815" w:author="Tuan NV" w:date="2026-04-16T22:54:00Z" w16du:dateUtc="2026-04-16T15:54:00Z"/>
              <w:rFonts w:asciiTheme="minorHAnsi" w:eastAsiaTheme="minorEastAsia" w:hAnsiTheme="minorHAnsi"/>
              <w:noProof/>
              <w:color w:val="auto"/>
              <w:kern w:val="2"/>
              <w:sz w:val="26"/>
              <w:szCs w:val="26"/>
              <w14:ligatures w14:val="standardContextual"/>
              <w:rPrChange w:id="816" w:author="Tuan NV" w:date="2026-04-16T22:33:00Z" w16du:dateUtc="2026-04-16T15:33:00Z">
                <w:rPr>
                  <w:del w:id="817"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818" w:author="Tuan NV" w:date="2026-04-16T22:54:00Z" w16du:dateUtc="2026-04-16T15:54:00Z">
            <w:r w:rsidRPr="00BC7F90" w:rsidDel="00BC7F90">
              <w:rPr>
                <w:sz w:val="26"/>
                <w:szCs w:val="26"/>
                <w:rPrChange w:id="819" w:author="Tuan NV" w:date="2026-04-16T22:54:00Z" w16du:dateUtc="2026-04-16T15:54:00Z">
                  <w:rPr>
                    <w:rStyle w:val="Hyperlink"/>
                    <w:rFonts w:ascii="Time s New Roman" w:hAnsi="Time s New Roman"/>
                    <w:noProof/>
                  </w:rPr>
                </w:rPrChange>
              </w:rPr>
              <w:delText>CH</w:delText>
            </w:r>
            <w:r w:rsidRPr="00BC7F90" w:rsidDel="00BC7F90">
              <w:rPr>
                <w:rFonts w:hint="eastAsia"/>
                <w:sz w:val="26"/>
                <w:szCs w:val="26"/>
                <w:rPrChange w:id="820" w:author="Tuan NV" w:date="2026-04-16T22:54:00Z" w16du:dateUtc="2026-04-16T15:54:00Z">
                  <w:rPr>
                    <w:rStyle w:val="Hyperlink"/>
                    <w:rFonts w:ascii="Time s New Roman" w:hAnsi="Time s New Roman" w:hint="eastAsia"/>
                    <w:noProof/>
                  </w:rPr>
                </w:rPrChange>
              </w:rPr>
              <w:delText>ƯƠ</w:delText>
            </w:r>
            <w:r w:rsidRPr="00BC7F90" w:rsidDel="00BC7F90">
              <w:rPr>
                <w:sz w:val="26"/>
                <w:szCs w:val="26"/>
                <w:rPrChange w:id="821" w:author="Tuan NV" w:date="2026-04-16T22:54:00Z" w16du:dateUtc="2026-04-16T15:54:00Z">
                  <w:rPr>
                    <w:rStyle w:val="Hyperlink"/>
                    <w:rFonts w:ascii="Time s New Roman" w:hAnsi="Time s New Roman"/>
                    <w:noProof/>
                  </w:rPr>
                </w:rPrChange>
              </w:rPr>
              <w:delText>NG 6: C</w:delText>
            </w:r>
            <w:r w:rsidRPr="00BC7F90" w:rsidDel="00BC7F90">
              <w:rPr>
                <w:rFonts w:hint="eastAsia"/>
                <w:sz w:val="26"/>
                <w:szCs w:val="26"/>
                <w:rPrChange w:id="822" w:author="Tuan NV" w:date="2026-04-16T22:54:00Z" w16du:dateUtc="2026-04-16T15:54:00Z">
                  <w:rPr>
                    <w:rStyle w:val="Hyperlink"/>
                    <w:rFonts w:ascii="Time s New Roman" w:hAnsi="Time s New Roman" w:hint="eastAsia"/>
                    <w:noProof/>
                  </w:rPr>
                </w:rPrChange>
              </w:rPr>
              <w:delText>Á</w:delText>
            </w:r>
            <w:r w:rsidRPr="00BC7F90" w:rsidDel="00BC7F90">
              <w:rPr>
                <w:sz w:val="26"/>
                <w:szCs w:val="26"/>
                <w:rPrChange w:id="823" w:author="Tuan NV" w:date="2026-04-16T22:54:00Z" w16du:dateUtc="2026-04-16T15:54:00Z">
                  <w:rPr>
                    <w:rStyle w:val="Hyperlink"/>
                    <w:rFonts w:ascii="Time s New Roman" w:hAnsi="Time s New Roman"/>
                    <w:noProof/>
                  </w:rPr>
                </w:rPrChange>
              </w:rPr>
              <w:delText>C C</w:delText>
            </w:r>
            <w:r w:rsidRPr="00BC7F90" w:rsidDel="00BC7F90">
              <w:rPr>
                <w:rFonts w:hint="eastAsia"/>
                <w:sz w:val="26"/>
                <w:szCs w:val="26"/>
                <w:rPrChange w:id="824" w:author="Tuan NV" w:date="2026-04-16T22:54:00Z" w16du:dateUtc="2026-04-16T15:54:00Z">
                  <w:rPr>
                    <w:rStyle w:val="Hyperlink"/>
                    <w:rFonts w:ascii="Time s New Roman" w:hAnsi="Time s New Roman" w:hint="eastAsia"/>
                    <w:noProof/>
                  </w:rPr>
                </w:rPrChange>
              </w:rPr>
              <w:delText>Â</w:delText>
            </w:r>
            <w:r w:rsidRPr="00BC7F90" w:rsidDel="00BC7F90">
              <w:rPr>
                <w:sz w:val="26"/>
                <w:szCs w:val="26"/>
                <w:rPrChange w:id="825" w:author="Tuan NV" w:date="2026-04-16T22:54:00Z" w16du:dateUtc="2026-04-16T15:54:00Z">
                  <w:rPr>
                    <w:rStyle w:val="Hyperlink"/>
                    <w:rFonts w:ascii="Time s New Roman" w:hAnsi="Time s New Roman"/>
                    <w:noProof/>
                  </w:rPr>
                </w:rPrChange>
              </w:rPr>
              <w:delText>U LỆNH TRUY VẤN SQL</w:delText>
            </w:r>
            <w:r w:rsidRPr="001F04C9" w:rsidDel="00BC7F90">
              <w:rPr>
                <w:noProof/>
                <w:webHidden/>
                <w:sz w:val="26"/>
                <w:szCs w:val="26"/>
                <w:rPrChange w:id="826" w:author="Tuan NV" w:date="2026-04-16T22:33:00Z" w16du:dateUtc="2026-04-16T15:33:00Z">
                  <w:rPr>
                    <w:noProof/>
                    <w:webHidden/>
                  </w:rPr>
                </w:rPrChange>
              </w:rPr>
              <w:tab/>
              <w:delText>32</w:delText>
            </w:r>
          </w:del>
        </w:p>
        <w:p w14:paraId="189B8F91" w14:textId="3731193C" w:rsidR="000C5564" w:rsidRPr="001F04C9" w:rsidDel="00BC7F90" w:rsidRDefault="000C5564">
          <w:pPr>
            <w:pStyle w:val="TOC2"/>
            <w:tabs>
              <w:tab w:val="right" w:leader="dot" w:pos="9062"/>
            </w:tabs>
            <w:rPr>
              <w:del w:id="827" w:author="Tuan NV" w:date="2026-04-16T22:54:00Z" w16du:dateUtc="2026-04-16T15:54:00Z"/>
              <w:rFonts w:asciiTheme="minorHAnsi" w:eastAsiaTheme="minorEastAsia" w:hAnsiTheme="minorHAnsi"/>
              <w:noProof/>
              <w:color w:val="auto"/>
              <w:kern w:val="2"/>
              <w:sz w:val="26"/>
              <w:szCs w:val="26"/>
              <w14:ligatures w14:val="standardContextual"/>
              <w:rPrChange w:id="828" w:author="Tuan NV" w:date="2026-04-16T22:33:00Z" w16du:dateUtc="2026-04-16T15:33:00Z">
                <w:rPr>
                  <w:del w:id="829"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830" w:author="Tuan NV" w:date="2026-04-16T22:54:00Z" w16du:dateUtc="2026-04-16T15:54:00Z">
            <w:r w:rsidRPr="00BC7F90" w:rsidDel="00BC7F90">
              <w:rPr>
                <w:sz w:val="26"/>
                <w:szCs w:val="26"/>
                <w:rPrChange w:id="831" w:author="Tuan NV" w:date="2026-04-16T22:54:00Z" w16du:dateUtc="2026-04-16T15:54:00Z">
                  <w:rPr>
                    <w:rStyle w:val="Hyperlink"/>
                    <w:rFonts w:ascii="Time s New Roman" w:hAnsi="Time s New Roman"/>
                    <w:noProof/>
                  </w:rPr>
                </w:rPrChange>
              </w:rPr>
              <w:delText>6</w:delText>
            </w:r>
            <w:r w:rsidRPr="00BC7F90" w:rsidDel="00BC7F90">
              <w:rPr>
                <w:sz w:val="26"/>
                <w:szCs w:val="26"/>
                <w:rPrChange w:id="832" w:author="Tuan NV" w:date="2026-04-16T22:54:00Z" w16du:dateUtc="2026-04-16T15:54:00Z">
                  <w:rPr>
                    <w:rStyle w:val="Hyperlink"/>
                    <w:rFonts w:ascii="Time s New Roman" w:hAnsi="Time s New Roman"/>
                    <w:noProof/>
                    <w:lang w:val="vi-VN"/>
                  </w:rPr>
                </w:rPrChange>
              </w:rPr>
              <w:delText>.1</w:delText>
            </w:r>
            <w:r w:rsidRPr="00BC7F90" w:rsidDel="00BC7F90">
              <w:rPr>
                <w:sz w:val="26"/>
                <w:szCs w:val="26"/>
                <w:rPrChange w:id="833" w:author="Tuan NV" w:date="2026-04-16T22:54:00Z" w16du:dateUtc="2026-04-16T15:54:00Z">
                  <w:rPr>
                    <w:rStyle w:val="Hyperlink"/>
                    <w:rFonts w:ascii="Time s New Roman" w:hAnsi="Time s New Roman"/>
                    <w:noProof/>
                  </w:rPr>
                </w:rPrChange>
              </w:rPr>
              <w:delText>. 02 c</w:delText>
            </w:r>
            <w:r w:rsidRPr="00BC7F90" w:rsidDel="00BC7F90">
              <w:rPr>
                <w:rFonts w:hint="eastAsia"/>
                <w:sz w:val="26"/>
                <w:szCs w:val="26"/>
                <w:rPrChange w:id="834" w:author="Tuan NV" w:date="2026-04-16T22:54:00Z" w16du:dateUtc="2026-04-16T15:54:00Z">
                  <w:rPr>
                    <w:rStyle w:val="Hyperlink"/>
                    <w:rFonts w:ascii="Time s New Roman" w:hAnsi="Time s New Roman" w:hint="eastAsia"/>
                    <w:noProof/>
                  </w:rPr>
                </w:rPrChange>
              </w:rPr>
              <w:delText>â</w:delText>
            </w:r>
            <w:r w:rsidRPr="00BC7F90" w:rsidDel="00BC7F90">
              <w:rPr>
                <w:sz w:val="26"/>
                <w:szCs w:val="26"/>
                <w:rPrChange w:id="835" w:author="Tuan NV" w:date="2026-04-16T22:54:00Z" w16du:dateUtc="2026-04-16T15:54:00Z">
                  <w:rPr>
                    <w:rStyle w:val="Hyperlink"/>
                    <w:rFonts w:ascii="Time s New Roman" w:hAnsi="Time s New Roman"/>
                    <w:noProof/>
                  </w:rPr>
                </w:rPrChange>
              </w:rPr>
              <w:delText>u lệnh gồm SELECT c</w:delText>
            </w:r>
            <w:r w:rsidRPr="00BC7F90" w:rsidDel="00BC7F90">
              <w:rPr>
                <w:rFonts w:hint="eastAsia"/>
                <w:sz w:val="26"/>
                <w:szCs w:val="26"/>
                <w:rPrChange w:id="836" w:author="Tuan NV" w:date="2026-04-16T22:54:00Z" w16du:dateUtc="2026-04-16T15:54:00Z">
                  <w:rPr>
                    <w:rStyle w:val="Hyperlink"/>
                    <w:rFonts w:ascii="Time s New Roman" w:hAnsi="Time s New Roman" w:hint="eastAsia"/>
                    <w:noProof/>
                  </w:rPr>
                </w:rPrChange>
              </w:rPr>
              <w:delText>ó</w:delText>
            </w:r>
            <w:r w:rsidRPr="00BC7F90" w:rsidDel="00BC7F90">
              <w:rPr>
                <w:sz w:val="26"/>
                <w:szCs w:val="26"/>
                <w:rPrChange w:id="837" w:author="Tuan NV" w:date="2026-04-16T22:54:00Z" w16du:dateUtc="2026-04-16T15:54:00Z">
                  <w:rPr>
                    <w:rStyle w:val="Hyperlink"/>
                    <w:rFonts w:ascii="Time s New Roman" w:hAnsi="Time s New Roman"/>
                    <w:noProof/>
                  </w:rPr>
                </w:rPrChange>
              </w:rPr>
              <w:delText xml:space="preserve"> </w:delText>
            </w:r>
            <w:r w:rsidRPr="00BC7F90" w:rsidDel="00BC7F90">
              <w:rPr>
                <w:rFonts w:hint="eastAsia"/>
                <w:sz w:val="26"/>
                <w:szCs w:val="26"/>
                <w:rPrChange w:id="838" w:author="Tuan NV" w:date="2026-04-16T22:54:00Z" w16du:dateUtc="2026-04-16T15:54:00Z">
                  <w:rPr>
                    <w:rStyle w:val="Hyperlink"/>
                    <w:rFonts w:ascii="Time s New Roman" w:hAnsi="Time s New Roman" w:hint="eastAsia"/>
                    <w:noProof/>
                  </w:rPr>
                </w:rPrChange>
              </w:rPr>
              <w:delText>đ</w:delText>
            </w:r>
            <w:r w:rsidRPr="00BC7F90" w:rsidDel="00BC7F90">
              <w:rPr>
                <w:sz w:val="26"/>
                <w:szCs w:val="26"/>
                <w:rPrChange w:id="839" w:author="Tuan NV" w:date="2026-04-16T22:54:00Z" w16du:dateUtc="2026-04-16T15:54:00Z">
                  <w:rPr>
                    <w:rStyle w:val="Hyperlink"/>
                    <w:rFonts w:ascii="Time s New Roman" w:hAnsi="Time s New Roman"/>
                    <w:noProof/>
                  </w:rPr>
                </w:rPrChange>
              </w:rPr>
              <w:delText>iều kiện tr</w:delText>
            </w:r>
            <w:r w:rsidRPr="00BC7F90" w:rsidDel="00BC7F90">
              <w:rPr>
                <w:rFonts w:hint="eastAsia"/>
                <w:sz w:val="26"/>
                <w:szCs w:val="26"/>
                <w:rPrChange w:id="840" w:author="Tuan NV" w:date="2026-04-16T22:54:00Z" w16du:dateUtc="2026-04-16T15:54:00Z">
                  <w:rPr>
                    <w:rStyle w:val="Hyperlink"/>
                    <w:rFonts w:ascii="Time s New Roman" w:hAnsi="Time s New Roman" w:hint="eastAsia"/>
                    <w:noProof/>
                  </w:rPr>
                </w:rPrChange>
              </w:rPr>
              <w:delText>ê</w:delText>
            </w:r>
            <w:r w:rsidRPr="00BC7F90" w:rsidDel="00BC7F90">
              <w:rPr>
                <w:sz w:val="26"/>
                <w:szCs w:val="26"/>
                <w:rPrChange w:id="841" w:author="Tuan NV" w:date="2026-04-16T22:54:00Z" w16du:dateUtc="2026-04-16T15:54:00Z">
                  <w:rPr>
                    <w:rStyle w:val="Hyperlink"/>
                    <w:rFonts w:ascii="Time s New Roman" w:hAnsi="Time s New Roman"/>
                    <w:noProof/>
                  </w:rPr>
                </w:rPrChange>
              </w:rPr>
              <w:delText xml:space="preserve">n một </w:delText>
            </w:r>
            <w:r w:rsidR="00182EC1" w:rsidRPr="00BC7F90" w:rsidDel="00BC7F90">
              <w:rPr>
                <w:sz w:val="26"/>
                <w:szCs w:val="26"/>
                <w:rPrChange w:id="842" w:author="Tuan NV" w:date="2026-04-16T22:54:00Z" w16du:dateUtc="2026-04-16T15:54:00Z">
                  <w:rPr>
                    <w:rStyle w:val="Hyperlink"/>
                    <w:rFonts w:ascii="Time s New Roman" w:hAnsi="Time s New Roman"/>
                    <w:noProof/>
                  </w:rPr>
                </w:rPrChange>
              </w:rPr>
              <w:delText xml:space="preserve">Bảng </w:delText>
            </w:r>
            <w:r w:rsidRPr="001F04C9" w:rsidDel="00BC7F90">
              <w:rPr>
                <w:noProof/>
                <w:webHidden/>
                <w:sz w:val="26"/>
                <w:szCs w:val="26"/>
                <w:rPrChange w:id="843" w:author="Tuan NV" w:date="2026-04-16T22:33:00Z" w16du:dateUtc="2026-04-16T15:33:00Z">
                  <w:rPr>
                    <w:noProof/>
                    <w:webHidden/>
                  </w:rPr>
                </w:rPrChange>
              </w:rPr>
              <w:tab/>
              <w:delText>32</w:delText>
            </w:r>
          </w:del>
        </w:p>
        <w:p w14:paraId="22DF789B" w14:textId="5269A154" w:rsidR="000C5564" w:rsidRPr="001F04C9" w:rsidDel="00BC7F90" w:rsidRDefault="000C5564">
          <w:pPr>
            <w:pStyle w:val="TOC3"/>
            <w:tabs>
              <w:tab w:val="right" w:leader="dot" w:pos="9062"/>
            </w:tabs>
            <w:rPr>
              <w:del w:id="844" w:author="Tuan NV" w:date="2026-04-16T22:54:00Z" w16du:dateUtc="2026-04-16T15:54:00Z"/>
              <w:rFonts w:asciiTheme="minorHAnsi" w:eastAsiaTheme="minorEastAsia" w:hAnsiTheme="minorHAnsi"/>
              <w:noProof/>
              <w:color w:val="auto"/>
              <w:kern w:val="2"/>
              <w:sz w:val="26"/>
              <w:szCs w:val="26"/>
              <w14:ligatures w14:val="standardContextual"/>
              <w:rPrChange w:id="845" w:author="Tuan NV" w:date="2026-04-16T22:33:00Z" w16du:dateUtc="2026-04-16T15:33:00Z">
                <w:rPr>
                  <w:del w:id="846"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847" w:author="Tuan NV" w:date="2026-04-16T22:54:00Z" w16du:dateUtc="2026-04-16T15:54:00Z">
            <w:r w:rsidRPr="00BC7F90" w:rsidDel="00BC7F90">
              <w:rPr>
                <w:sz w:val="26"/>
                <w:szCs w:val="26"/>
                <w:rPrChange w:id="848" w:author="Tuan NV" w:date="2026-04-16T22:54:00Z" w16du:dateUtc="2026-04-16T15:54:00Z">
                  <w:rPr>
                    <w:rStyle w:val="Hyperlink"/>
                    <w:rFonts w:ascii="Time s New Roman" w:hAnsi="Time s New Roman"/>
                    <w:noProof/>
                  </w:rPr>
                </w:rPrChange>
              </w:rPr>
              <w:delText>6</w:delText>
            </w:r>
            <w:r w:rsidRPr="00BC7F90" w:rsidDel="00BC7F90">
              <w:rPr>
                <w:sz w:val="26"/>
                <w:szCs w:val="26"/>
                <w:rPrChange w:id="849" w:author="Tuan NV" w:date="2026-04-16T22:54:00Z" w16du:dateUtc="2026-04-16T15:54:00Z">
                  <w:rPr>
                    <w:rStyle w:val="Hyperlink"/>
                    <w:rFonts w:ascii="Time s New Roman" w:hAnsi="Time s New Roman"/>
                    <w:noProof/>
                    <w:lang w:val="vi-VN"/>
                  </w:rPr>
                </w:rPrChange>
              </w:rPr>
              <w:delText xml:space="preserve">.1.1. </w:delText>
            </w:r>
            <w:r w:rsidRPr="00BC7F90" w:rsidDel="00BC7F90">
              <w:rPr>
                <w:sz w:val="26"/>
                <w:szCs w:val="26"/>
                <w:rPrChange w:id="850" w:author="Tuan NV" w:date="2026-04-16T22:54:00Z" w16du:dateUtc="2026-04-16T15:54:00Z">
                  <w:rPr>
                    <w:rStyle w:val="Hyperlink"/>
                    <w:rFonts w:ascii="Time s New Roman" w:hAnsi="Time s New Roman"/>
                    <w:noProof/>
                  </w:rPr>
                </w:rPrChange>
              </w:rPr>
              <w:delText>Xem danh s</w:delText>
            </w:r>
            <w:r w:rsidRPr="00BC7F90" w:rsidDel="00BC7F90">
              <w:rPr>
                <w:rFonts w:hint="eastAsia"/>
                <w:sz w:val="26"/>
                <w:szCs w:val="26"/>
                <w:rPrChange w:id="851" w:author="Tuan NV" w:date="2026-04-16T22:54:00Z" w16du:dateUtc="2026-04-16T15:54:00Z">
                  <w:rPr>
                    <w:rStyle w:val="Hyperlink"/>
                    <w:rFonts w:ascii="Time s New Roman" w:hAnsi="Time s New Roman" w:hint="eastAsia"/>
                    <w:noProof/>
                  </w:rPr>
                </w:rPrChange>
              </w:rPr>
              <w:delText>á</w:delText>
            </w:r>
            <w:r w:rsidRPr="00BC7F90" w:rsidDel="00BC7F90">
              <w:rPr>
                <w:sz w:val="26"/>
                <w:szCs w:val="26"/>
                <w:rPrChange w:id="852" w:author="Tuan NV" w:date="2026-04-16T22:54:00Z" w16du:dateUtc="2026-04-16T15:54:00Z">
                  <w:rPr>
                    <w:rStyle w:val="Hyperlink"/>
                    <w:rFonts w:ascii="Time s New Roman" w:hAnsi="Time s New Roman"/>
                    <w:noProof/>
                  </w:rPr>
                </w:rPrChange>
              </w:rPr>
              <w:delText>ch c</w:delText>
            </w:r>
            <w:r w:rsidRPr="00BC7F90" w:rsidDel="00BC7F90">
              <w:rPr>
                <w:rFonts w:hint="eastAsia"/>
                <w:sz w:val="26"/>
                <w:szCs w:val="26"/>
                <w:rPrChange w:id="853" w:author="Tuan NV" w:date="2026-04-16T22:54:00Z" w16du:dateUtc="2026-04-16T15:54:00Z">
                  <w:rPr>
                    <w:rStyle w:val="Hyperlink"/>
                    <w:rFonts w:ascii="Time s New Roman" w:hAnsi="Time s New Roman" w:hint="eastAsia"/>
                    <w:noProof/>
                  </w:rPr>
                </w:rPrChange>
              </w:rPr>
              <w:delText>á</w:delText>
            </w:r>
            <w:r w:rsidRPr="00BC7F90" w:rsidDel="00BC7F90">
              <w:rPr>
                <w:sz w:val="26"/>
                <w:szCs w:val="26"/>
                <w:rPrChange w:id="854" w:author="Tuan NV" w:date="2026-04-16T22:54:00Z" w16du:dateUtc="2026-04-16T15:54:00Z">
                  <w:rPr>
                    <w:rStyle w:val="Hyperlink"/>
                    <w:rFonts w:ascii="Time s New Roman" w:hAnsi="Time s New Roman"/>
                    <w:noProof/>
                  </w:rPr>
                </w:rPrChange>
              </w:rPr>
              <w:delText>c nh</w:delText>
            </w:r>
            <w:r w:rsidRPr="00BC7F90" w:rsidDel="00BC7F90">
              <w:rPr>
                <w:rFonts w:hint="eastAsia"/>
                <w:sz w:val="26"/>
                <w:szCs w:val="26"/>
                <w:rPrChange w:id="855" w:author="Tuan NV" w:date="2026-04-16T22:54:00Z" w16du:dateUtc="2026-04-16T15:54:00Z">
                  <w:rPr>
                    <w:rStyle w:val="Hyperlink"/>
                    <w:rFonts w:ascii="Time s New Roman" w:hAnsi="Time s New Roman" w:hint="eastAsia"/>
                    <w:noProof/>
                  </w:rPr>
                </w:rPrChange>
              </w:rPr>
              <w:delText>à</w:delText>
            </w:r>
            <w:r w:rsidRPr="00BC7F90" w:rsidDel="00BC7F90">
              <w:rPr>
                <w:sz w:val="26"/>
                <w:szCs w:val="26"/>
                <w:rPrChange w:id="856" w:author="Tuan NV" w:date="2026-04-16T22:54:00Z" w16du:dateUtc="2026-04-16T15:54:00Z">
                  <w:rPr>
                    <w:rStyle w:val="Hyperlink"/>
                    <w:rFonts w:ascii="Time s New Roman" w:hAnsi="Time s New Roman"/>
                    <w:noProof/>
                  </w:rPr>
                </w:rPrChange>
              </w:rPr>
              <w:delText xml:space="preserve"> cung cấp </w:delText>
            </w:r>
            <w:r w:rsidRPr="00BC7F90" w:rsidDel="00BC7F90">
              <w:rPr>
                <w:rFonts w:hint="eastAsia"/>
                <w:sz w:val="26"/>
                <w:szCs w:val="26"/>
                <w:rPrChange w:id="857" w:author="Tuan NV" w:date="2026-04-16T22:54:00Z" w16du:dateUtc="2026-04-16T15:54:00Z">
                  <w:rPr>
                    <w:rStyle w:val="Hyperlink"/>
                    <w:rFonts w:ascii="Time s New Roman" w:hAnsi="Time s New Roman" w:hint="eastAsia"/>
                    <w:noProof/>
                  </w:rPr>
                </w:rPrChange>
              </w:rPr>
              <w:delText>đ</w:delText>
            </w:r>
            <w:r w:rsidRPr="00BC7F90" w:rsidDel="00BC7F90">
              <w:rPr>
                <w:sz w:val="26"/>
                <w:szCs w:val="26"/>
                <w:rPrChange w:id="858" w:author="Tuan NV" w:date="2026-04-16T22:54:00Z" w16du:dateUtc="2026-04-16T15:54:00Z">
                  <w:rPr>
                    <w:rStyle w:val="Hyperlink"/>
                    <w:rFonts w:ascii="Time s New Roman" w:hAnsi="Time s New Roman"/>
                    <w:noProof/>
                  </w:rPr>
                </w:rPrChange>
              </w:rPr>
              <w:delText xml:space="preserve">ang hoạt </w:delText>
            </w:r>
            <w:r w:rsidRPr="00BC7F90" w:rsidDel="00BC7F90">
              <w:rPr>
                <w:rFonts w:hint="eastAsia"/>
                <w:sz w:val="26"/>
                <w:szCs w:val="26"/>
                <w:rPrChange w:id="859" w:author="Tuan NV" w:date="2026-04-16T22:54:00Z" w16du:dateUtc="2026-04-16T15:54:00Z">
                  <w:rPr>
                    <w:rStyle w:val="Hyperlink"/>
                    <w:rFonts w:ascii="Time s New Roman" w:hAnsi="Time s New Roman" w:hint="eastAsia"/>
                    <w:noProof/>
                  </w:rPr>
                </w:rPrChange>
              </w:rPr>
              <w:delText>đ</w:delText>
            </w:r>
            <w:r w:rsidRPr="00BC7F90" w:rsidDel="00BC7F90">
              <w:rPr>
                <w:sz w:val="26"/>
                <w:szCs w:val="26"/>
                <w:rPrChange w:id="860" w:author="Tuan NV" w:date="2026-04-16T22:54:00Z" w16du:dateUtc="2026-04-16T15:54:00Z">
                  <w:rPr>
                    <w:rStyle w:val="Hyperlink"/>
                    <w:rFonts w:ascii="Time s New Roman" w:hAnsi="Time s New Roman"/>
                    <w:noProof/>
                  </w:rPr>
                </w:rPrChange>
              </w:rPr>
              <w:delText>ộng (Trạng th</w:delText>
            </w:r>
            <w:r w:rsidRPr="00BC7F90" w:rsidDel="00BC7F90">
              <w:rPr>
                <w:rFonts w:hint="eastAsia"/>
                <w:sz w:val="26"/>
                <w:szCs w:val="26"/>
                <w:rPrChange w:id="861" w:author="Tuan NV" w:date="2026-04-16T22:54:00Z" w16du:dateUtc="2026-04-16T15:54:00Z">
                  <w:rPr>
                    <w:rStyle w:val="Hyperlink"/>
                    <w:rFonts w:ascii="Time s New Roman" w:hAnsi="Time s New Roman" w:hint="eastAsia"/>
                    <w:noProof/>
                  </w:rPr>
                </w:rPrChange>
              </w:rPr>
              <w:delText>á</w:delText>
            </w:r>
            <w:r w:rsidRPr="00BC7F90" w:rsidDel="00BC7F90">
              <w:rPr>
                <w:sz w:val="26"/>
                <w:szCs w:val="26"/>
                <w:rPrChange w:id="862" w:author="Tuan NV" w:date="2026-04-16T22:54:00Z" w16du:dateUtc="2026-04-16T15:54:00Z">
                  <w:rPr>
                    <w:rStyle w:val="Hyperlink"/>
                    <w:rFonts w:ascii="Time s New Roman" w:hAnsi="Time s New Roman"/>
                    <w:noProof/>
                  </w:rPr>
                </w:rPrChange>
              </w:rPr>
              <w:delText>i = 1)</w:delText>
            </w:r>
            <w:r w:rsidRPr="001F04C9" w:rsidDel="00BC7F90">
              <w:rPr>
                <w:noProof/>
                <w:webHidden/>
                <w:sz w:val="26"/>
                <w:szCs w:val="26"/>
                <w:rPrChange w:id="863" w:author="Tuan NV" w:date="2026-04-16T22:33:00Z" w16du:dateUtc="2026-04-16T15:33:00Z">
                  <w:rPr>
                    <w:noProof/>
                    <w:webHidden/>
                  </w:rPr>
                </w:rPrChange>
              </w:rPr>
              <w:tab/>
              <w:delText>32</w:delText>
            </w:r>
          </w:del>
        </w:p>
        <w:p w14:paraId="72229E5C" w14:textId="7B55AD08" w:rsidR="000C5564" w:rsidRPr="001F04C9" w:rsidDel="00BC7F90" w:rsidRDefault="000C5564">
          <w:pPr>
            <w:pStyle w:val="TOC3"/>
            <w:tabs>
              <w:tab w:val="right" w:leader="dot" w:pos="9062"/>
            </w:tabs>
            <w:rPr>
              <w:del w:id="864" w:author="Tuan NV" w:date="2026-04-16T22:54:00Z" w16du:dateUtc="2026-04-16T15:54:00Z"/>
              <w:rFonts w:asciiTheme="minorHAnsi" w:eastAsiaTheme="minorEastAsia" w:hAnsiTheme="minorHAnsi"/>
              <w:noProof/>
              <w:color w:val="auto"/>
              <w:kern w:val="2"/>
              <w:sz w:val="26"/>
              <w:szCs w:val="26"/>
              <w14:ligatures w14:val="standardContextual"/>
              <w:rPrChange w:id="865" w:author="Tuan NV" w:date="2026-04-16T22:33:00Z" w16du:dateUtc="2026-04-16T15:33:00Z">
                <w:rPr>
                  <w:del w:id="866"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867" w:author="Tuan NV" w:date="2026-04-16T22:54:00Z" w16du:dateUtc="2026-04-16T15:54:00Z">
            <w:r w:rsidRPr="00BC7F90" w:rsidDel="00BC7F90">
              <w:rPr>
                <w:sz w:val="26"/>
                <w:szCs w:val="26"/>
                <w:rPrChange w:id="868" w:author="Tuan NV" w:date="2026-04-16T22:54:00Z" w16du:dateUtc="2026-04-16T15:54:00Z">
                  <w:rPr>
                    <w:rStyle w:val="Hyperlink"/>
                    <w:rFonts w:ascii="Time s New Roman" w:hAnsi="Time s New Roman"/>
                    <w:noProof/>
                  </w:rPr>
                </w:rPrChange>
              </w:rPr>
              <w:delText>6</w:delText>
            </w:r>
            <w:r w:rsidRPr="00BC7F90" w:rsidDel="00BC7F90">
              <w:rPr>
                <w:sz w:val="26"/>
                <w:szCs w:val="26"/>
                <w:rPrChange w:id="869" w:author="Tuan NV" w:date="2026-04-16T22:54:00Z" w16du:dateUtc="2026-04-16T15:54:00Z">
                  <w:rPr>
                    <w:rStyle w:val="Hyperlink"/>
                    <w:rFonts w:ascii="Time s New Roman" w:hAnsi="Time s New Roman"/>
                    <w:noProof/>
                    <w:lang w:val="vi-VN"/>
                  </w:rPr>
                </w:rPrChange>
              </w:rPr>
              <w:delText xml:space="preserve">.1.2. </w:delText>
            </w:r>
            <w:r w:rsidRPr="00BC7F90" w:rsidDel="00BC7F90">
              <w:rPr>
                <w:sz w:val="26"/>
                <w:szCs w:val="26"/>
                <w:rPrChange w:id="870" w:author="Tuan NV" w:date="2026-04-16T22:54:00Z" w16du:dateUtc="2026-04-16T15:54:00Z">
                  <w:rPr>
                    <w:rStyle w:val="Hyperlink"/>
                    <w:rFonts w:ascii="Time s New Roman" w:hAnsi="Time s New Roman"/>
                    <w:noProof/>
                  </w:rPr>
                </w:rPrChange>
              </w:rPr>
              <w:delText>T</w:delText>
            </w:r>
            <w:r w:rsidRPr="00BC7F90" w:rsidDel="00BC7F90">
              <w:rPr>
                <w:rFonts w:hint="eastAsia"/>
                <w:sz w:val="26"/>
                <w:szCs w:val="26"/>
                <w:rPrChange w:id="871" w:author="Tuan NV" w:date="2026-04-16T22:54:00Z" w16du:dateUtc="2026-04-16T15:54:00Z">
                  <w:rPr>
                    <w:rStyle w:val="Hyperlink"/>
                    <w:rFonts w:ascii="Time s New Roman" w:hAnsi="Time s New Roman" w:hint="eastAsia"/>
                    <w:noProof/>
                  </w:rPr>
                </w:rPrChange>
              </w:rPr>
              <w:delText>ì</w:delText>
            </w:r>
            <w:r w:rsidRPr="00BC7F90" w:rsidDel="00BC7F90">
              <w:rPr>
                <w:sz w:val="26"/>
                <w:szCs w:val="26"/>
                <w:rPrChange w:id="872" w:author="Tuan NV" w:date="2026-04-16T22:54:00Z" w16du:dateUtc="2026-04-16T15:54:00Z">
                  <w:rPr>
                    <w:rStyle w:val="Hyperlink"/>
                    <w:rFonts w:ascii="Time s New Roman" w:hAnsi="Time s New Roman"/>
                    <w:noProof/>
                  </w:rPr>
                </w:rPrChange>
              </w:rPr>
              <w:delText>m c</w:delText>
            </w:r>
            <w:r w:rsidRPr="00BC7F90" w:rsidDel="00BC7F90">
              <w:rPr>
                <w:rFonts w:hint="eastAsia"/>
                <w:sz w:val="26"/>
                <w:szCs w:val="26"/>
                <w:rPrChange w:id="873" w:author="Tuan NV" w:date="2026-04-16T22:54:00Z" w16du:dateUtc="2026-04-16T15:54:00Z">
                  <w:rPr>
                    <w:rStyle w:val="Hyperlink"/>
                    <w:rFonts w:ascii="Time s New Roman" w:hAnsi="Time s New Roman" w:hint="eastAsia"/>
                    <w:noProof/>
                  </w:rPr>
                </w:rPrChange>
              </w:rPr>
              <w:delText>á</w:delText>
            </w:r>
            <w:r w:rsidRPr="00BC7F90" w:rsidDel="00BC7F90">
              <w:rPr>
                <w:sz w:val="26"/>
                <w:szCs w:val="26"/>
                <w:rPrChange w:id="874" w:author="Tuan NV" w:date="2026-04-16T22:54:00Z" w16du:dateUtc="2026-04-16T15:54:00Z">
                  <w:rPr>
                    <w:rStyle w:val="Hyperlink"/>
                    <w:rFonts w:ascii="Time s New Roman" w:hAnsi="Time s New Roman"/>
                    <w:noProof/>
                  </w:rPr>
                </w:rPrChange>
              </w:rPr>
              <w:delText>c kh</w:delText>
            </w:r>
            <w:r w:rsidRPr="00BC7F90" w:rsidDel="00BC7F90">
              <w:rPr>
                <w:rFonts w:hint="eastAsia"/>
                <w:sz w:val="26"/>
                <w:szCs w:val="26"/>
                <w:rPrChange w:id="875" w:author="Tuan NV" w:date="2026-04-16T22:54:00Z" w16du:dateUtc="2026-04-16T15:54:00Z">
                  <w:rPr>
                    <w:rStyle w:val="Hyperlink"/>
                    <w:rFonts w:ascii="Time s New Roman" w:hAnsi="Time s New Roman" w:hint="eastAsia"/>
                    <w:noProof/>
                  </w:rPr>
                </w:rPrChange>
              </w:rPr>
              <w:delText>á</w:delText>
            </w:r>
            <w:r w:rsidRPr="00BC7F90" w:rsidDel="00BC7F90">
              <w:rPr>
                <w:sz w:val="26"/>
                <w:szCs w:val="26"/>
                <w:rPrChange w:id="876" w:author="Tuan NV" w:date="2026-04-16T22:54:00Z" w16du:dateUtc="2026-04-16T15:54:00Z">
                  <w:rPr>
                    <w:rStyle w:val="Hyperlink"/>
                    <w:rFonts w:ascii="Time s New Roman" w:hAnsi="Time s New Roman"/>
                    <w:noProof/>
                  </w:rPr>
                </w:rPrChange>
              </w:rPr>
              <w:delText>ch h</w:delText>
            </w:r>
            <w:r w:rsidRPr="00BC7F90" w:rsidDel="00BC7F90">
              <w:rPr>
                <w:rFonts w:hint="eastAsia"/>
                <w:sz w:val="26"/>
                <w:szCs w:val="26"/>
                <w:rPrChange w:id="877" w:author="Tuan NV" w:date="2026-04-16T22:54:00Z" w16du:dateUtc="2026-04-16T15:54:00Z">
                  <w:rPr>
                    <w:rStyle w:val="Hyperlink"/>
                    <w:rFonts w:ascii="Time s New Roman" w:hAnsi="Time s New Roman" w:hint="eastAsia"/>
                    <w:noProof/>
                  </w:rPr>
                </w:rPrChange>
              </w:rPr>
              <w:delText>à</w:delText>
            </w:r>
            <w:r w:rsidRPr="00BC7F90" w:rsidDel="00BC7F90">
              <w:rPr>
                <w:sz w:val="26"/>
                <w:szCs w:val="26"/>
                <w:rPrChange w:id="878" w:author="Tuan NV" w:date="2026-04-16T22:54:00Z" w16du:dateUtc="2026-04-16T15:54:00Z">
                  <w:rPr>
                    <w:rStyle w:val="Hyperlink"/>
                    <w:rFonts w:ascii="Time s New Roman" w:hAnsi="Time s New Roman"/>
                    <w:noProof/>
                  </w:rPr>
                </w:rPrChange>
              </w:rPr>
              <w:delText>ng thuộc loại 'Doanh nghiệp'</w:delText>
            </w:r>
            <w:r w:rsidRPr="001F04C9" w:rsidDel="00BC7F90">
              <w:rPr>
                <w:noProof/>
                <w:webHidden/>
                <w:sz w:val="26"/>
                <w:szCs w:val="26"/>
                <w:rPrChange w:id="879" w:author="Tuan NV" w:date="2026-04-16T22:33:00Z" w16du:dateUtc="2026-04-16T15:33:00Z">
                  <w:rPr>
                    <w:noProof/>
                    <w:webHidden/>
                  </w:rPr>
                </w:rPrChange>
              </w:rPr>
              <w:tab/>
              <w:delText>32</w:delText>
            </w:r>
          </w:del>
        </w:p>
        <w:p w14:paraId="35221746" w14:textId="2097E9A0" w:rsidR="000C5564" w:rsidRPr="001F04C9" w:rsidDel="00BC7F90" w:rsidRDefault="000C5564">
          <w:pPr>
            <w:pStyle w:val="TOC2"/>
            <w:tabs>
              <w:tab w:val="right" w:leader="dot" w:pos="9062"/>
            </w:tabs>
            <w:rPr>
              <w:del w:id="880" w:author="Tuan NV" w:date="2026-04-16T22:54:00Z" w16du:dateUtc="2026-04-16T15:54:00Z"/>
              <w:rFonts w:asciiTheme="minorHAnsi" w:eastAsiaTheme="minorEastAsia" w:hAnsiTheme="minorHAnsi"/>
              <w:noProof/>
              <w:color w:val="auto"/>
              <w:kern w:val="2"/>
              <w:sz w:val="26"/>
              <w:szCs w:val="26"/>
              <w14:ligatures w14:val="standardContextual"/>
              <w:rPrChange w:id="881" w:author="Tuan NV" w:date="2026-04-16T22:33:00Z" w16du:dateUtc="2026-04-16T15:33:00Z">
                <w:rPr>
                  <w:del w:id="882"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883" w:author="Tuan NV" w:date="2026-04-16T22:54:00Z" w16du:dateUtc="2026-04-16T15:54:00Z">
            <w:r w:rsidRPr="00BC7F90" w:rsidDel="00BC7F90">
              <w:rPr>
                <w:sz w:val="26"/>
                <w:szCs w:val="26"/>
                <w:rPrChange w:id="884" w:author="Tuan NV" w:date="2026-04-16T22:54:00Z" w16du:dateUtc="2026-04-16T15:54:00Z">
                  <w:rPr>
                    <w:rStyle w:val="Hyperlink"/>
                    <w:rFonts w:ascii="Time s New Roman" w:hAnsi="Time s New Roman"/>
                    <w:noProof/>
                  </w:rPr>
                </w:rPrChange>
              </w:rPr>
              <w:delText>6</w:delText>
            </w:r>
            <w:r w:rsidRPr="00BC7F90" w:rsidDel="00BC7F90">
              <w:rPr>
                <w:sz w:val="26"/>
                <w:szCs w:val="26"/>
                <w:rPrChange w:id="885" w:author="Tuan NV" w:date="2026-04-16T22:54:00Z" w16du:dateUtc="2026-04-16T15:54:00Z">
                  <w:rPr>
                    <w:rStyle w:val="Hyperlink"/>
                    <w:rFonts w:ascii="Time s New Roman" w:hAnsi="Time s New Roman"/>
                    <w:noProof/>
                    <w:lang w:val="vi-VN"/>
                  </w:rPr>
                </w:rPrChange>
              </w:rPr>
              <w:delText>.2</w:delText>
            </w:r>
            <w:r w:rsidRPr="00BC7F90" w:rsidDel="00BC7F90">
              <w:rPr>
                <w:sz w:val="26"/>
                <w:szCs w:val="26"/>
                <w:rPrChange w:id="886" w:author="Tuan NV" w:date="2026-04-16T22:54:00Z" w16du:dateUtc="2026-04-16T15:54:00Z">
                  <w:rPr>
                    <w:rStyle w:val="Hyperlink"/>
                    <w:rFonts w:ascii="Time s New Roman" w:hAnsi="Time s New Roman"/>
                    <w:noProof/>
                  </w:rPr>
                </w:rPrChange>
              </w:rPr>
              <w:delText>. 03 c</w:delText>
            </w:r>
            <w:r w:rsidRPr="00BC7F90" w:rsidDel="00BC7F90">
              <w:rPr>
                <w:rFonts w:hint="eastAsia"/>
                <w:sz w:val="26"/>
                <w:szCs w:val="26"/>
                <w:rPrChange w:id="887" w:author="Tuan NV" w:date="2026-04-16T22:54:00Z" w16du:dateUtc="2026-04-16T15:54:00Z">
                  <w:rPr>
                    <w:rStyle w:val="Hyperlink"/>
                    <w:rFonts w:ascii="Time s New Roman" w:hAnsi="Time s New Roman" w:hint="eastAsia"/>
                    <w:noProof/>
                  </w:rPr>
                </w:rPrChange>
              </w:rPr>
              <w:delText>â</w:delText>
            </w:r>
            <w:r w:rsidRPr="00BC7F90" w:rsidDel="00BC7F90">
              <w:rPr>
                <w:sz w:val="26"/>
                <w:szCs w:val="26"/>
                <w:rPrChange w:id="888" w:author="Tuan NV" w:date="2026-04-16T22:54:00Z" w16du:dateUtc="2026-04-16T15:54:00Z">
                  <w:rPr>
                    <w:rStyle w:val="Hyperlink"/>
                    <w:rFonts w:ascii="Time s New Roman" w:hAnsi="Time s New Roman"/>
                    <w:noProof/>
                  </w:rPr>
                </w:rPrChange>
              </w:rPr>
              <w:delText>u lệnh gồm SELECT c</w:delText>
            </w:r>
            <w:r w:rsidRPr="00BC7F90" w:rsidDel="00BC7F90">
              <w:rPr>
                <w:rFonts w:hint="eastAsia"/>
                <w:sz w:val="26"/>
                <w:szCs w:val="26"/>
                <w:rPrChange w:id="889" w:author="Tuan NV" w:date="2026-04-16T22:54:00Z" w16du:dateUtc="2026-04-16T15:54:00Z">
                  <w:rPr>
                    <w:rStyle w:val="Hyperlink"/>
                    <w:rFonts w:ascii="Time s New Roman" w:hAnsi="Time s New Roman" w:hint="eastAsia"/>
                    <w:noProof/>
                  </w:rPr>
                </w:rPrChange>
              </w:rPr>
              <w:delText>ó</w:delText>
            </w:r>
            <w:r w:rsidRPr="00BC7F90" w:rsidDel="00BC7F90">
              <w:rPr>
                <w:sz w:val="26"/>
                <w:szCs w:val="26"/>
                <w:rPrChange w:id="890" w:author="Tuan NV" w:date="2026-04-16T22:54:00Z" w16du:dateUtc="2026-04-16T15:54:00Z">
                  <w:rPr>
                    <w:rStyle w:val="Hyperlink"/>
                    <w:rFonts w:ascii="Time s New Roman" w:hAnsi="Time s New Roman"/>
                    <w:noProof/>
                  </w:rPr>
                </w:rPrChange>
              </w:rPr>
              <w:delText xml:space="preserve"> </w:delText>
            </w:r>
            <w:r w:rsidRPr="00BC7F90" w:rsidDel="00BC7F90">
              <w:rPr>
                <w:rFonts w:hint="eastAsia"/>
                <w:sz w:val="26"/>
                <w:szCs w:val="26"/>
                <w:rPrChange w:id="891" w:author="Tuan NV" w:date="2026-04-16T22:54:00Z" w16du:dateUtc="2026-04-16T15:54:00Z">
                  <w:rPr>
                    <w:rStyle w:val="Hyperlink"/>
                    <w:rFonts w:ascii="Time s New Roman" w:hAnsi="Time s New Roman" w:hint="eastAsia"/>
                    <w:noProof/>
                  </w:rPr>
                </w:rPrChange>
              </w:rPr>
              <w:delText>đ</w:delText>
            </w:r>
            <w:r w:rsidRPr="00BC7F90" w:rsidDel="00BC7F90">
              <w:rPr>
                <w:sz w:val="26"/>
                <w:szCs w:val="26"/>
                <w:rPrChange w:id="892" w:author="Tuan NV" w:date="2026-04-16T22:54:00Z" w16du:dateUtc="2026-04-16T15:54:00Z">
                  <w:rPr>
                    <w:rStyle w:val="Hyperlink"/>
                    <w:rFonts w:ascii="Time s New Roman" w:hAnsi="Time s New Roman"/>
                    <w:noProof/>
                  </w:rPr>
                </w:rPrChange>
              </w:rPr>
              <w:delText>iều kiện tr</w:delText>
            </w:r>
            <w:r w:rsidRPr="00BC7F90" w:rsidDel="00BC7F90">
              <w:rPr>
                <w:rFonts w:hint="eastAsia"/>
                <w:sz w:val="26"/>
                <w:szCs w:val="26"/>
                <w:rPrChange w:id="893" w:author="Tuan NV" w:date="2026-04-16T22:54:00Z" w16du:dateUtc="2026-04-16T15:54:00Z">
                  <w:rPr>
                    <w:rStyle w:val="Hyperlink"/>
                    <w:rFonts w:ascii="Time s New Roman" w:hAnsi="Time s New Roman" w:hint="eastAsia"/>
                    <w:noProof/>
                  </w:rPr>
                </w:rPrChange>
              </w:rPr>
              <w:delText>ê</w:delText>
            </w:r>
            <w:r w:rsidRPr="00BC7F90" w:rsidDel="00BC7F90">
              <w:rPr>
                <w:sz w:val="26"/>
                <w:szCs w:val="26"/>
                <w:rPrChange w:id="894" w:author="Tuan NV" w:date="2026-04-16T22:54:00Z" w16du:dateUtc="2026-04-16T15:54:00Z">
                  <w:rPr>
                    <w:rStyle w:val="Hyperlink"/>
                    <w:rFonts w:ascii="Time s New Roman" w:hAnsi="Time s New Roman"/>
                    <w:noProof/>
                  </w:rPr>
                </w:rPrChange>
              </w:rPr>
              <w:delText xml:space="preserve">n hai </w:delText>
            </w:r>
            <w:r w:rsidR="00182EC1" w:rsidRPr="00BC7F90" w:rsidDel="00BC7F90">
              <w:rPr>
                <w:sz w:val="26"/>
                <w:szCs w:val="26"/>
                <w:rPrChange w:id="895" w:author="Tuan NV" w:date="2026-04-16T22:54:00Z" w16du:dateUtc="2026-04-16T15:54:00Z">
                  <w:rPr>
                    <w:rStyle w:val="Hyperlink"/>
                    <w:rFonts w:ascii="Time s New Roman" w:hAnsi="Time s New Roman"/>
                    <w:noProof/>
                  </w:rPr>
                </w:rPrChange>
              </w:rPr>
              <w:delText xml:space="preserve">Bảng </w:delText>
            </w:r>
            <w:r w:rsidRPr="001F04C9" w:rsidDel="00BC7F90">
              <w:rPr>
                <w:noProof/>
                <w:webHidden/>
                <w:sz w:val="26"/>
                <w:szCs w:val="26"/>
                <w:rPrChange w:id="896" w:author="Tuan NV" w:date="2026-04-16T22:33:00Z" w16du:dateUtc="2026-04-16T15:33:00Z">
                  <w:rPr>
                    <w:noProof/>
                    <w:webHidden/>
                  </w:rPr>
                </w:rPrChange>
              </w:rPr>
              <w:tab/>
              <w:delText>32</w:delText>
            </w:r>
          </w:del>
        </w:p>
        <w:p w14:paraId="77E3A8F9" w14:textId="654A2D86" w:rsidR="000C5564" w:rsidRPr="001F04C9" w:rsidDel="00BC7F90" w:rsidRDefault="000C5564">
          <w:pPr>
            <w:pStyle w:val="TOC3"/>
            <w:tabs>
              <w:tab w:val="right" w:leader="dot" w:pos="9062"/>
            </w:tabs>
            <w:rPr>
              <w:del w:id="897" w:author="Tuan NV" w:date="2026-04-16T22:54:00Z" w16du:dateUtc="2026-04-16T15:54:00Z"/>
              <w:rFonts w:asciiTheme="minorHAnsi" w:eastAsiaTheme="minorEastAsia" w:hAnsiTheme="minorHAnsi"/>
              <w:noProof/>
              <w:color w:val="auto"/>
              <w:kern w:val="2"/>
              <w:sz w:val="26"/>
              <w:szCs w:val="26"/>
              <w14:ligatures w14:val="standardContextual"/>
              <w:rPrChange w:id="898" w:author="Tuan NV" w:date="2026-04-16T22:33:00Z" w16du:dateUtc="2026-04-16T15:33:00Z">
                <w:rPr>
                  <w:del w:id="899"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900" w:author="Tuan NV" w:date="2026-04-16T22:54:00Z" w16du:dateUtc="2026-04-16T15:54:00Z">
            <w:r w:rsidRPr="00BC7F90" w:rsidDel="00BC7F90">
              <w:rPr>
                <w:sz w:val="26"/>
                <w:szCs w:val="26"/>
                <w:rPrChange w:id="901" w:author="Tuan NV" w:date="2026-04-16T22:54:00Z" w16du:dateUtc="2026-04-16T15:54:00Z">
                  <w:rPr>
                    <w:rStyle w:val="Hyperlink"/>
                    <w:rFonts w:ascii="Time s New Roman" w:hAnsi="Time s New Roman"/>
                    <w:noProof/>
                  </w:rPr>
                </w:rPrChange>
              </w:rPr>
              <w:delText>6</w:delText>
            </w:r>
            <w:r w:rsidRPr="00BC7F90" w:rsidDel="00BC7F90">
              <w:rPr>
                <w:sz w:val="26"/>
                <w:szCs w:val="26"/>
                <w:rPrChange w:id="902" w:author="Tuan NV" w:date="2026-04-16T22:54:00Z" w16du:dateUtc="2026-04-16T15:54:00Z">
                  <w:rPr>
                    <w:rStyle w:val="Hyperlink"/>
                    <w:rFonts w:ascii="Time s New Roman" w:hAnsi="Time s New Roman"/>
                    <w:noProof/>
                    <w:lang w:val="vi-VN"/>
                  </w:rPr>
                </w:rPrChange>
              </w:rPr>
              <w:delText xml:space="preserve">.2.1. </w:delText>
            </w:r>
            <w:r w:rsidRPr="00BC7F90" w:rsidDel="00BC7F90">
              <w:rPr>
                <w:sz w:val="26"/>
                <w:szCs w:val="26"/>
                <w:rPrChange w:id="903" w:author="Tuan NV" w:date="2026-04-16T22:54:00Z" w16du:dateUtc="2026-04-16T15:54:00Z">
                  <w:rPr>
                    <w:rStyle w:val="Hyperlink"/>
                    <w:rFonts w:ascii="Time s New Roman" w:hAnsi="Time s New Roman"/>
                    <w:noProof/>
                  </w:rPr>
                </w:rPrChange>
              </w:rPr>
              <w:delText>Liệt k</w:delText>
            </w:r>
            <w:r w:rsidRPr="00BC7F90" w:rsidDel="00BC7F90">
              <w:rPr>
                <w:rFonts w:hint="eastAsia"/>
                <w:sz w:val="26"/>
                <w:szCs w:val="26"/>
                <w:rPrChange w:id="904" w:author="Tuan NV" w:date="2026-04-16T22:54:00Z" w16du:dateUtc="2026-04-16T15:54:00Z">
                  <w:rPr>
                    <w:rStyle w:val="Hyperlink"/>
                    <w:rFonts w:ascii="Time s New Roman" w:hAnsi="Time s New Roman" w:hint="eastAsia"/>
                    <w:noProof/>
                  </w:rPr>
                </w:rPrChange>
              </w:rPr>
              <w:delText>ê</w:delText>
            </w:r>
            <w:r w:rsidRPr="00BC7F90" w:rsidDel="00BC7F90">
              <w:rPr>
                <w:sz w:val="26"/>
                <w:szCs w:val="26"/>
                <w:rPrChange w:id="905" w:author="Tuan NV" w:date="2026-04-16T22:54:00Z" w16du:dateUtc="2026-04-16T15:54:00Z">
                  <w:rPr>
                    <w:rStyle w:val="Hyperlink"/>
                    <w:rFonts w:ascii="Time s New Roman" w:hAnsi="Time s New Roman"/>
                    <w:noProof/>
                  </w:rPr>
                </w:rPrChange>
              </w:rPr>
              <w:delText xml:space="preserve"> c</w:delText>
            </w:r>
            <w:r w:rsidRPr="00BC7F90" w:rsidDel="00BC7F90">
              <w:rPr>
                <w:rFonts w:hint="eastAsia"/>
                <w:sz w:val="26"/>
                <w:szCs w:val="26"/>
                <w:rPrChange w:id="906" w:author="Tuan NV" w:date="2026-04-16T22:54:00Z" w16du:dateUtc="2026-04-16T15:54:00Z">
                  <w:rPr>
                    <w:rStyle w:val="Hyperlink"/>
                    <w:rFonts w:ascii="Time s New Roman" w:hAnsi="Time s New Roman" w:hint="eastAsia"/>
                    <w:noProof/>
                  </w:rPr>
                </w:rPrChange>
              </w:rPr>
              <w:delText>á</w:delText>
            </w:r>
            <w:r w:rsidRPr="00BC7F90" w:rsidDel="00BC7F90">
              <w:rPr>
                <w:sz w:val="26"/>
                <w:szCs w:val="26"/>
                <w:rPrChange w:id="907" w:author="Tuan NV" w:date="2026-04-16T22:54:00Z" w16du:dateUtc="2026-04-16T15:54:00Z">
                  <w:rPr>
                    <w:rStyle w:val="Hyperlink"/>
                    <w:rFonts w:ascii="Time s New Roman" w:hAnsi="Time s New Roman"/>
                    <w:noProof/>
                  </w:rPr>
                </w:rPrChange>
              </w:rPr>
              <w:delText xml:space="preserve">c </w:delText>
            </w:r>
            <w:r w:rsidRPr="00BC7F90" w:rsidDel="00BC7F90">
              <w:rPr>
                <w:rFonts w:hint="eastAsia"/>
                <w:sz w:val="26"/>
                <w:szCs w:val="26"/>
                <w:rPrChange w:id="908" w:author="Tuan NV" w:date="2026-04-16T22:54:00Z" w16du:dateUtc="2026-04-16T15:54:00Z">
                  <w:rPr>
                    <w:rStyle w:val="Hyperlink"/>
                    <w:rFonts w:ascii="Time s New Roman" w:hAnsi="Time s New Roman" w:hint="eastAsia"/>
                    <w:noProof/>
                  </w:rPr>
                </w:rPrChange>
              </w:rPr>
              <w:delText>đơ</w:delText>
            </w:r>
            <w:r w:rsidRPr="00BC7F90" w:rsidDel="00BC7F90">
              <w:rPr>
                <w:sz w:val="26"/>
                <w:szCs w:val="26"/>
                <w:rPrChange w:id="909" w:author="Tuan NV" w:date="2026-04-16T22:54:00Z" w16du:dateUtc="2026-04-16T15:54:00Z">
                  <w:rPr>
                    <w:rStyle w:val="Hyperlink"/>
                    <w:rFonts w:ascii="Time s New Roman" w:hAnsi="Time s New Roman"/>
                    <w:noProof/>
                  </w:rPr>
                </w:rPrChange>
              </w:rPr>
              <w:delText>n xuất h</w:delText>
            </w:r>
            <w:r w:rsidRPr="00BC7F90" w:rsidDel="00BC7F90">
              <w:rPr>
                <w:rFonts w:hint="eastAsia"/>
                <w:sz w:val="26"/>
                <w:szCs w:val="26"/>
                <w:rPrChange w:id="910" w:author="Tuan NV" w:date="2026-04-16T22:54:00Z" w16du:dateUtc="2026-04-16T15:54:00Z">
                  <w:rPr>
                    <w:rStyle w:val="Hyperlink"/>
                    <w:rFonts w:ascii="Time s New Roman" w:hAnsi="Time s New Roman" w:hint="eastAsia"/>
                    <w:noProof/>
                  </w:rPr>
                </w:rPrChange>
              </w:rPr>
              <w:delText>à</w:delText>
            </w:r>
            <w:r w:rsidRPr="00BC7F90" w:rsidDel="00BC7F90">
              <w:rPr>
                <w:sz w:val="26"/>
                <w:szCs w:val="26"/>
                <w:rPrChange w:id="911" w:author="Tuan NV" w:date="2026-04-16T22:54:00Z" w16du:dateUtc="2026-04-16T15:54:00Z">
                  <w:rPr>
                    <w:rStyle w:val="Hyperlink"/>
                    <w:rFonts w:ascii="Time s New Roman" w:hAnsi="Time s New Roman"/>
                    <w:noProof/>
                  </w:rPr>
                </w:rPrChange>
              </w:rPr>
              <w:delText>ng c</w:delText>
            </w:r>
            <w:r w:rsidRPr="00BC7F90" w:rsidDel="00BC7F90">
              <w:rPr>
                <w:rFonts w:hint="eastAsia"/>
                <w:sz w:val="26"/>
                <w:szCs w:val="26"/>
                <w:rPrChange w:id="912" w:author="Tuan NV" w:date="2026-04-16T22:54:00Z" w16du:dateUtc="2026-04-16T15:54:00Z">
                  <w:rPr>
                    <w:rStyle w:val="Hyperlink"/>
                    <w:rFonts w:ascii="Time s New Roman" w:hAnsi="Time s New Roman" w:hint="eastAsia"/>
                    <w:noProof/>
                  </w:rPr>
                </w:rPrChange>
              </w:rPr>
              <w:delText>ù</w:delText>
            </w:r>
            <w:r w:rsidRPr="00BC7F90" w:rsidDel="00BC7F90">
              <w:rPr>
                <w:sz w:val="26"/>
                <w:szCs w:val="26"/>
                <w:rPrChange w:id="913" w:author="Tuan NV" w:date="2026-04-16T22:54:00Z" w16du:dateUtc="2026-04-16T15:54:00Z">
                  <w:rPr>
                    <w:rStyle w:val="Hyperlink"/>
                    <w:rFonts w:ascii="Time s New Roman" w:hAnsi="Time s New Roman"/>
                    <w:noProof/>
                  </w:rPr>
                </w:rPrChange>
              </w:rPr>
              <w:delText>ng t</w:delText>
            </w:r>
            <w:r w:rsidRPr="00BC7F90" w:rsidDel="00BC7F90">
              <w:rPr>
                <w:rFonts w:hint="eastAsia"/>
                <w:sz w:val="26"/>
                <w:szCs w:val="26"/>
                <w:rPrChange w:id="914" w:author="Tuan NV" w:date="2026-04-16T22:54:00Z" w16du:dateUtc="2026-04-16T15:54:00Z">
                  <w:rPr>
                    <w:rStyle w:val="Hyperlink"/>
                    <w:rFonts w:ascii="Time s New Roman" w:hAnsi="Time s New Roman" w:hint="eastAsia"/>
                    <w:noProof/>
                  </w:rPr>
                </w:rPrChange>
              </w:rPr>
              <w:delText>ê</w:delText>
            </w:r>
            <w:r w:rsidRPr="00BC7F90" w:rsidDel="00BC7F90">
              <w:rPr>
                <w:sz w:val="26"/>
                <w:szCs w:val="26"/>
                <w:rPrChange w:id="915" w:author="Tuan NV" w:date="2026-04-16T22:54:00Z" w16du:dateUtc="2026-04-16T15:54:00Z">
                  <w:rPr>
                    <w:rStyle w:val="Hyperlink"/>
                    <w:rFonts w:ascii="Time s New Roman" w:hAnsi="Time s New Roman"/>
                    <w:noProof/>
                  </w:rPr>
                </w:rPrChange>
              </w:rPr>
              <w:delText>n kh</w:delText>
            </w:r>
            <w:r w:rsidRPr="00BC7F90" w:rsidDel="00BC7F90">
              <w:rPr>
                <w:rFonts w:hint="eastAsia"/>
                <w:sz w:val="26"/>
                <w:szCs w:val="26"/>
                <w:rPrChange w:id="916" w:author="Tuan NV" w:date="2026-04-16T22:54:00Z" w16du:dateUtc="2026-04-16T15:54:00Z">
                  <w:rPr>
                    <w:rStyle w:val="Hyperlink"/>
                    <w:rFonts w:ascii="Time s New Roman" w:hAnsi="Time s New Roman" w:hint="eastAsia"/>
                    <w:noProof/>
                  </w:rPr>
                </w:rPrChange>
              </w:rPr>
              <w:delText>á</w:delText>
            </w:r>
            <w:r w:rsidRPr="00BC7F90" w:rsidDel="00BC7F90">
              <w:rPr>
                <w:sz w:val="26"/>
                <w:szCs w:val="26"/>
                <w:rPrChange w:id="917" w:author="Tuan NV" w:date="2026-04-16T22:54:00Z" w16du:dateUtc="2026-04-16T15:54:00Z">
                  <w:rPr>
                    <w:rStyle w:val="Hyperlink"/>
                    <w:rFonts w:ascii="Time s New Roman" w:hAnsi="Time s New Roman"/>
                    <w:noProof/>
                  </w:rPr>
                </w:rPrChange>
              </w:rPr>
              <w:delText>ch h</w:delText>
            </w:r>
            <w:r w:rsidRPr="00BC7F90" w:rsidDel="00BC7F90">
              <w:rPr>
                <w:rFonts w:hint="eastAsia"/>
                <w:sz w:val="26"/>
                <w:szCs w:val="26"/>
                <w:rPrChange w:id="918" w:author="Tuan NV" w:date="2026-04-16T22:54:00Z" w16du:dateUtc="2026-04-16T15:54:00Z">
                  <w:rPr>
                    <w:rStyle w:val="Hyperlink"/>
                    <w:rFonts w:ascii="Time s New Roman" w:hAnsi="Time s New Roman" w:hint="eastAsia"/>
                    <w:noProof/>
                  </w:rPr>
                </w:rPrChange>
              </w:rPr>
              <w:delText>à</w:delText>
            </w:r>
            <w:r w:rsidRPr="00BC7F90" w:rsidDel="00BC7F90">
              <w:rPr>
                <w:sz w:val="26"/>
                <w:szCs w:val="26"/>
                <w:rPrChange w:id="919" w:author="Tuan NV" w:date="2026-04-16T22:54:00Z" w16du:dateUtc="2026-04-16T15:54:00Z">
                  <w:rPr>
                    <w:rStyle w:val="Hyperlink"/>
                    <w:rFonts w:ascii="Time s New Roman" w:hAnsi="Time s New Roman"/>
                    <w:noProof/>
                  </w:rPr>
                </w:rPrChange>
              </w:rPr>
              <w:delText>ng t</w:delText>
            </w:r>
            <w:r w:rsidRPr="00BC7F90" w:rsidDel="00BC7F90">
              <w:rPr>
                <w:rFonts w:hint="eastAsia"/>
                <w:sz w:val="26"/>
                <w:szCs w:val="26"/>
                <w:rPrChange w:id="920" w:author="Tuan NV" w:date="2026-04-16T22:54:00Z" w16du:dateUtc="2026-04-16T15:54:00Z">
                  <w:rPr>
                    <w:rStyle w:val="Hyperlink"/>
                    <w:rFonts w:ascii="Time s New Roman" w:hAnsi="Time s New Roman" w:hint="eastAsia"/>
                    <w:noProof/>
                  </w:rPr>
                </w:rPrChange>
              </w:rPr>
              <w:delText>ươ</w:delText>
            </w:r>
            <w:r w:rsidRPr="00BC7F90" w:rsidDel="00BC7F90">
              <w:rPr>
                <w:sz w:val="26"/>
                <w:szCs w:val="26"/>
                <w:rPrChange w:id="921" w:author="Tuan NV" w:date="2026-04-16T22:54:00Z" w16du:dateUtc="2026-04-16T15:54:00Z">
                  <w:rPr>
                    <w:rStyle w:val="Hyperlink"/>
                    <w:rFonts w:ascii="Time s New Roman" w:hAnsi="Time s New Roman"/>
                    <w:noProof/>
                  </w:rPr>
                </w:rPrChange>
              </w:rPr>
              <w:delText xml:space="preserve">ng ứng </w:delText>
            </w:r>
            <w:r w:rsidRPr="00BC7F90" w:rsidDel="00BC7F90">
              <w:rPr>
                <w:rFonts w:hint="eastAsia"/>
                <w:sz w:val="26"/>
                <w:szCs w:val="26"/>
                <w:rPrChange w:id="922" w:author="Tuan NV" w:date="2026-04-16T22:54:00Z" w16du:dateUtc="2026-04-16T15:54:00Z">
                  <w:rPr>
                    <w:rStyle w:val="Hyperlink"/>
                    <w:rFonts w:ascii="Time s New Roman" w:hAnsi="Time s New Roman" w:hint="eastAsia"/>
                    <w:noProof/>
                  </w:rPr>
                </w:rPrChange>
              </w:rPr>
              <w:delText>đã</w:delText>
            </w:r>
            <w:r w:rsidRPr="00BC7F90" w:rsidDel="00BC7F90">
              <w:rPr>
                <w:sz w:val="26"/>
                <w:szCs w:val="26"/>
                <w:rPrChange w:id="923" w:author="Tuan NV" w:date="2026-04-16T22:54:00Z" w16du:dateUtc="2026-04-16T15:54:00Z">
                  <w:rPr>
                    <w:rStyle w:val="Hyperlink"/>
                    <w:rFonts w:ascii="Time s New Roman" w:hAnsi="Time s New Roman"/>
                    <w:noProof/>
                  </w:rPr>
                </w:rPrChange>
              </w:rPr>
              <w:delText xml:space="preserve"> giao th</w:delText>
            </w:r>
            <w:r w:rsidRPr="00BC7F90" w:rsidDel="00BC7F90">
              <w:rPr>
                <w:rFonts w:hint="eastAsia"/>
                <w:sz w:val="26"/>
                <w:szCs w:val="26"/>
                <w:rPrChange w:id="924" w:author="Tuan NV" w:date="2026-04-16T22:54:00Z" w16du:dateUtc="2026-04-16T15:54:00Z">
                  <w:rPr>
                    <w:rStyle w:val="Hyperlink"/>
                    <w:rFonts w:ascii="Time s New Roman" w:hAnsi="Time s New Roman" w:hint="eastAsia"/>
                    <w:noProof/>
                  </w:rPr>
                </w:rPrChange>
              </w:rPr>
              <w:delText>à</w:delText>
            </w:r>
            <w:r w:rsidRPr="00BC7F90" w:rsidDel="00BC7F90">
              <w:rPr>
                <w:sz w:val="26"/>
                <w:szCs w:val="26"/>
                <w:rPrChange w:id="925" w:author="Tuan NV" w:date="2026-04-16T22:54:00Z" w16du:dateUtc="2026-04-16T15:54:00Z">
                  <w:rPr>
                    <w:rStyle w:val="Hyperlink"/>
                    <w:rFonts w:ascii="Time s New Roman" w:hAnsi="Time s New Roman"/>
                    <w:noProof/>
                  </w:rPr>
                </w:rPrChange>
              </w:rPr>
              <w:delText>nh c</w:delText>
            </w:r>
            <w:r w:rsidRPr="00BC7F90" w:rsidDel="00BC7F90">
              <w:rPr>
                <w:rFonts w:hint="eastAsia"/>
                <w:sz w:val="26"/>
                <w:szCs w:val="26"/>
                <w:rPrChange w:id="926" w:author="Tuan NV" w:date="2026-04-16T22:54:00Z" w16du:dateUtc="2026-04-16T15:54:00Z">
                  <w:rPr>
                    <w:rStyle w:val="Hyperlink"/>
                    <w:rFonts w:ascii="Time s New Roman" w:hAnsi="Time s New Roman" w:hint="eastAsia"/>
                    <w:noProof/>
                  </w:rPr>
                </w:rPrChange>
              </w:rPr>
              <w:delText>ô</w:delText>
            </w:r>
            <w:r w:rsidRPr="00BC7F90" w:rsidDel="00BC7F90">
              <w:rPr>
                <w:sz w:val="26"/>
                <w:szCs w:val="26"/>
                <w:rPrChange w:id="927" w:author="Tuan NV" w:date="2026-04-16T22:54:00Z" w16du:dateUtc="2026-04-16T15:54:00Z">
                  <w:rPr>
                    <w:rStyle w:val="Hyperlink"/>
                    <w:rFonts w:ascii="Time s New Roman" w:hAnsi="Time s New Roman"/>
                    <w:noProof/>
                  </w:rPr>
                </w:rPrChange>
              </w:rPr>
              <w:delText>ng</w:delText>
            </w:r>
            <w:r w:rsidRPr="001F04C9" w:rsidDel="00BC7F90">
              <w:rPr>
                <w:noProof/>
                <w:webHidden/>
                <w:sz w:val="26"/>
                <w:szCs w:val="26"/>
                <w:rPrChange w:id="928" w:author="Tuan NV" w:date="2026-04-16T22:33:00Z" w16du:dateUtc="2026-04-16T15:33:00Z">
                  <w:rPr>
                    <w:noProof/>
                    <w:webHidden/>
                  </w:rPr>
                </w:rPrChange>
              </w:rPr>
              <w:tab/>
              <w:delText>32</w:delText>
            </w:r>
          </w:del>
        </w:p>
        <w:p w14:paraId="73D662C6" w14:textId="2DA201AF" w:rsidR="000C5564" w:rsidRPr="001F04C9" w:rsidDel="00BC7F90" w:rsidRDefault="000C5564">
          <w:pPr>
            <w:pStyle w:val="TOC3"/>
            <w:tabs>
              <w:tab w:val="right" w:leader="dot" w:pos="9062"/>
            </w:tabs>
            <w:rPr>
              <w:del w:id="929" w:author="Tuan NV" w:date="2026-04-16T22:54:00Z" w16du:dateUtc="2026-04-16T15:54:00Z"/>
              <w:rFonts w:asciiTheme="minorHAnsi" w:eastAsiaTheme="minorEastAsia" w:hAnsiTheme="minorHAnsi"/>
              <w:noProof/>
              <w:color w:val="auto"/>
              <w:kern w:val="2"/>
              <w:sz w:val="26"/>
              <w:szCs w:val="26"/>
              <w14:ligatures w14:val="standardContextual"/>
              <w:rPrChange w:id="930" w:author="Tuan NV" w:date="2026-04-16T22:33:00Z" w16du:dateUtc="2026-04-16T15:33:00Z">
                <w:rPr>
                  <w:del w:id="931"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932" w:author="Tuan NV" w:date="2026-04-16T22:54:00Z" w16du:dateUtc="2026-04-16T15:54:00Z">
            <w:r w:rsidRPr="00BC7F90" w:rsidDel="00BC7F90">
              <w:rPr>
                <w:sz w:val="26"/>
                <w:szCs w:val="26"/>
                <w:rPrChange w:id="933" w:author="Tuan NV" w:date="2026-04-16T22:54:00Z" w16du:dateUtc="2026-04-16T15:54:00Z">
                  <w:rPr>
                    <w:rStyle w:val="Hyperlink"/>
                    <w:rFonts w:ascii="Time s New Roman" w:hAnsi="Time s New Roman"/>
                    <w:noProof/>
                  </w:rPr>
                </w:rPrChange>
              </w:rPr>
              <w:delText>6</w:delText>
            </w:r>
            <w:r w:rsidRPr="00BC7F90" w:rsidDel="00BC7F90">
              <w:rPr>
                <w:sz w:val="26"/>
                <w:szCs w:val="26"/>
                <w:rPrChange w:id="934" w:author="Tuan NV" w:date="2026-04-16T22:54:00Z" w16du:dateUtc="2026-04-16T15:54:00Z">
                  <w:rPr>
                    <w:rStyle w:val="Hyperlink"/>
                    <w:rFonts w:ascii="Time s New Roman" w:hAnsi="Time s New Roman"/>
                    <w:noProof/>
                    <w:lang w:val="vi-VN"/>
                  </w:rPr>
                </w:rPrChange>
              </w:rPr>
              <w:delText xml:space="preserve">.2.2. </w:delText>
            </w:r>
            <w:r w:rsidRPr="00BC7F90" w:rsidDel="00BC7F90">
              <w:rPr>
                <w:sz w:val="26"/>
                <w:szCs w:val="26"/>
                <w:rPrChange w:id="935" w:author="Tuan NV" w:date="2026-04-16T22:54:00Z" w16du:dateUtc="2026-04-16T15:54:00Z">
                  <w:rPr>
                    <w:rStyle w:val="Hyperlink"/>
                    <w:rFonts w:ascii="Time s New Roman" w:hAnsi="Time s New Roman"/>
                    <w:noProof/>
                  </w:rPr>
                </w:rPrChange>
              </w:rPr>
              <w:delText>Xem chi tiết vật liệu (T</w:delText>
            </w:r>
            <w:r w:rsidRPr="00BC7F90" w:rsidDel="00BC7F90">
              <w:rPr>
                <w:rFonts w:hint="eastAsia"/>
                <w:sz w:val="26"/>
                <w:szCs w:val="26"/>
                <w:rPrChange w:id="936" w:author="Tuan NV" w:date="2026-04-16T22:54:00Z" w16du:dateUtc="2026-04-16T15:54:00Z">
                  <w:rPr>
                    <w:rStyle w:val="Hyperlink"/>
                    <w:rFonts w:ascii="Time s New Roman" w:hAnsi="Time s New Roman" w:hint="eastAsia"/>
                    <w:noProof/>
                  </w:rPr>
                </w:rPrChange>
              </w:rPr>
              <w:delText>ê</w:delText>
            </w:r>
            <w:r w:rsidRPr="00BC7F90" w:rsidDel="00BC7F90">
              <w:rPr>
                <w:sz w:val="26"/>
                <w:szCs w:val="26"/>
                <w:rPrChange w:id="937" w:author="Tuan NV" w:date="2026-04-16T22:54:00Z" w16du:dateUtc="2026-04-16T15:54:00Z">
                  <w:rPr>
                    <w:rStyle w:val="Hyperlink"/>
                    <w:rFonts w:ascii="Time s New Roman" w:hAnsi="Time s New Roman"/>
                    <w:noProof/>
                  </w:rPr>
                </w:rPrChange>
              </w:rPr>
              <w:delText>n vật liệu, số l</w:delText>
            </w:r>
            <w:r w:rsidRPr="00BC7F90" w:rsidDel="00BC7F90">
              <w:rPr>
                <w:rFonts w:hint="eastAsia"/>
                <w:sz w:val="26"/>
                <w:szCs w:val="26"/>
                <w:rPrChange w:id="938" w:author="Tuan NV" w:date="2026-04-16T22:54:00Z" w16du:dateUtc="2026-04-16T15:54:00Z">
                  <w:rPr>
                    <w:rStyle w:val="Hyperlink"/>
                    <w:rFonts w:ascii="Time s New Roman" w:hAnsi="Time s New Roman" w:hint="eastAsia"/>
                    <w:noProof/>
                  </w:rPr>
                </w:rPrChange>
              </w:rPr>
              <w:delText>ư</w:delText>
            </w:r>
            <w:r w:rsidRPr="00BC7F90" w:rsidDel="00BC7F90">
              <w:rPr>
                <w:sz w:val="26"/>
                <w:szCs w:val="26"/>
                <w:rPrChange w:id="939" w:author="Tuan NV" w:date="2026-04-16T22:54:00Z" w16du:dateUtc="2026-04-16T15:54:00Z">
                  <w:rPr>
                    <w:rStyle w:val="Hyperlink"/>
                    <w:rFonts w:ascii="Time s New Roman" w:hAnsi="Time s New Roman"/>
                    <w:noProof/>
                  </w:rPr>
                </w:rPrChange>
              </w:rPr>
              <w:delText>ợng) trong c</w:delText>
            </w:r>
            <w:r w:rsidRPr="00BC7F90" w:rsidDel="00BC7F90">
              <w:rPr>
                <w:rFonts w:hint="eastAsia"/>
                <w:sz w:val="26"/>
                <w:szCs w:val="26"/>
                <w:rPrChange w:id="940" w:author="Tuan NV" w:date="2026-04-16T22:54:00Z" w16du:dateUtc="2026-04-16T15:54:00Z">
                  <w:rPr>
                    <w:rStyle w:val="Hyperlink"/>
                    <w:rFonts w:ascii="Time s New Roman" w:hAnsi="Time s New Roman" w:hint="eastAsia"/>
                    <w:noProof/>
                  </w:rPr>
                </w:rPrChange>
              </w:rPr>
              <w:delText>á</w:delText>
            </w:r>
            <w:r w:rsidRPr="00BC7F90" w:rsidDel="00BC7F90">
              <w:rPr>
                <w:sz w:val="26"/>
                <w:szCs w:val="26"/>
                <w:rPrChange w:id="941" w:author="Tuan NV" w:date="2026-04-16T22:54:00Z" w16du:dateUtc="2026-04-16T15:54:00Z">
                  <w:rPr>
                    <w:rStyle w:val="Hyperlink"/>
                    <w:rFonts w:ascii="Time s New Roman" w:hAnsi="Time s New Roman"/>
                    <w:noProof/>
                  </w:rPr>
                </w:rPrChange>
              </w:rPr>
              <w:delText xml:space="preserve">c </w:delText>
            </w:r>
            <w:r w:rsidRPr="00BC7F90" w:rsidDel="00BC7F90">
              <w:rPr>
                <w:rFonts w:hint="eastAsia"/>
                <w:sz w:val="26"/>
                <w:szCs w:val="26"/>
                <w:rPrChange w:id="942" w:author="Tuan NV" w:date="2026-04-16T22:54:00Z" w16du:dateUtc="2026-04-16T15:54:00Z">
                  <w:rPr>
                    <w:rStyle w:val="Hyperlink"/>
                    <w:rFonts w:ascii="Time s New Roman" w:hAnsi="Time s New Roman" w:hint="eastAsia"/>
                    <w:noProof/>
                  </w:rPr>
                </w:rPrChange>
              </w:rPr>
              <w:delText>đơ</w:delText>
            </w:r>
            <w:r w:rsidRPr="00BC7F90" w:rsidDel="00BC7F90">
              <w:rPr>
                <w:sz w:val="26"/>
                <w:szCs w:val="26"/>
                <w:rPrChange w:id="943" w:author="Tuan NV" w:date="2026-04-16T22:54:00Z" w16du:dateUtc="2026-04-16T15:54:00Z">
                  <w:rPr>
                    <w:rStyle w:val="Hyperlink"/>
                    <w:rFonts w:ascii="Time s New Roman" w:hAnsi="Time s New Roman"/>
                    <w:noProof/>
                  </w:rPr>
                </w:rPrChange>
              </w:rPr>
              <w:delText xml:space="preserve">n </w:delText>
            </w:r>
            <w:r w:rsidRPr="00BC7F90" w:rsidDel="00BC7F90">
              <w:rPr>
                <w:rFonts w:hint="eastAsia"/>
                <w:sz w:val="26"/>
                <w:szCs w:val="26"/>
                <w:rPrChange w:id="944" w:author="Tuan NV" w:date="2026-04-16T22:54:00Z" w16du:dateUtc="2026-04-16T15:54:00Z">
                  <w:rPr>
                    <w:rStyle w:val="Hyperlink"/>
                    <w:rFonts w:ascii="Time s New Roman" w:hAnsi="Time s New Roman" w:hint="eastAsia"/>
                    <w:noProof/>
                  </w:rPr>
                </w:rPrChange>
              </w:rPr>
              <w:delText>đ</w:delText>
            </w:r>
            <w:r w:rsidRPr="00BC7F90" w:rsidDel="00BC7F90">
              <w:rPr>
                <w:sz w:val="26"/>
                <w:szCs w:val="26"/>
                <w:rPrChange w:id="945" w:author="Tuan NV" w:date="2026-04-16T22:54:00Z" w16du:dateUtc="2026-04-16T15:54:00Z">
                  <w:rPr>
                    <w:rStyle w:val="Hyperlink"/>
                    <w:rFonts w:ascii="Time s New Roman" w:hAnsi="Time s New Roman"/>
                    <w:noProof/>
                  </w:rPr>
                </w:rPrChange>
              </w:rPr>
              <w:delText>ặt h</w:delText>
            </w:r>
            <w:r w:rsidRPr="00BC7F90" w:rsidDel="00BC7F90">
              <w:rPr>
                <w:rFonts w:hint="eastAsia"/>
                <w:sz w:val="26"/>
                <w:szCs w:val="26"/>
                <w:rPrChange w:id="946" w:author="Tuan NV" w:date="2026-04-16T22:54:00Z" w16du:dateUtc="2026-04-16T15:54:00Z">
                  <w:rPr>
                    <w:rStyle w:val="Hyperlink"/>
                    <w:rFonts w:ascii="Time s New Roman" w:hAnsi="Time s New Roman" w:hint="eastAsia"/>
                    <w:noProof/>
                  </w:rPr>
                </w:rPrChange>
              </w:rPr>
              <w:delText>à</w:delText>
            </w:r>
            <w:r w:rsidRPr="00BC7F90" w:rsidDel="00BC7F90">
              <w:rPr>
                <w:sz w:val="26"/>
                <w:szCs w:val="26"/>
                <w:rPrChange w:id="947" w:author="Tuan NV" w:date="2026-04-16T22:54:00Z" w16du:dateUtc="2026-04-16T15:54:00Z">
                  <w:rPr>
                    <w:rStyle w:val="Hyperlink"/>
                    <w:rFonts w:ascii="Time s New Roman" w:hAnsi="Time s New Roman"/>
                    <w:noProof/>
                  </w:rPr>
                </w:rPrChange>
              </w:rPr>
              <w:delText>ng nh</w:delText>
            </w:r>
            <w:r w:rsidRPr="00BC7F90" w:rsidDel="00BC7F90">
              <w:rPr>
                <w:rFonts w:hint="eastAsia"/>
                <w:sz w:val="26"/>
                <w:szCs w:val="26"/>
                <w:rPrChange w:id="948" w:author="Tuan NV" w:date="2026-04-16T22:54:00Z" w16du:dateUtc="2026-04-16T15:54:00Z">
                  <w:rPr>
                    <w:rStyle w:val="Hyperlink"/>
                    <w:rFonts w:ascii="Time s New Roman" w:hAnsi="Time s New Roman" w:hint="eastAsia"/>
                    <w:noProof/>
                  </w:rPr>
                </w:rPrChange>
              </w:rPr>
              <w:delText>à</w:delText>
            </w:r>
            <w:r w:rsidRPr="00BC7F90" w:rsidDel="00BC7F90">
              <w:rPr>
                <w:sz w:val="26"/>
                <w:szCs w:val="26"/>
                <w:rPrChange w:id="949" w:author="Tuan NV" w:date="2026-04-16T22:54:00Z" w16du:dateUtc="2026-04-16T15:54:00Z">
                  <w:rPr>
                    <w:rStyle w:val="Hyperlink"/>
                    <w:rFonts w:ascii="Time s New Roman" w:hAnsi="Time s New Roman"/>
                    <w:noProof/>
                  </w:rPr>
                </w:rPrChange>
              </w:rPr>
              <w:delText xml:space="preserve"> cung cấp</w:delText>
            </w:r>
            <w:r w:rsidRPr="001F04C9" w:rsidDel="00BC7F90">
              <w:rPr>
                <w:noProof/>
                <w:webHidden/>
                <w:sz w:val="26"/>
                <w:szCs w:val="26"/>
                <w:rPrChange w:id="950" w:author="Tuan NV" w:date="2026-04-16T22:33:00Z" w16du:dateUtc="2026-04-16T15:33:00Z">
                  <w:rPr>
                    <w:noProof/>
                    <w:webHidden/>
                  </w:rPr>
                </w:rPrChange>
              </w:rPr>
              <w:tab/>
              <w:delText>32</w:delText>
            </w:r>
          </w:del>
        </w:p>
        <w:p w14:paraId="02982BC3" w14:textId="4AA9AABA" w:rsidR="000C5564" w:rsidRPr="001F04C9" w:rsidDel="00BC7F90" w:rsidRDefault="000C5564">
          <w:pPr>
            <w:pStyle w:val="TOC3"/>
            <w:tabs>
              <w:tab w:val="right" w:leader="dot" w:pos="9062"/>
            </w:tabs>
            <w:rPr>
              <w:del w:id="951" w:author="Tuan NV" w:date="2026-04-16T22:54:00Z" w16du:dateUtc="2026-04-16T15:54:00Z"/>
              <w:rFonts w:asciiTheme="minorHAnsi" w:eastAsiaTheme="minorEastAsia" w:hAnsiTheme="minorHAnsi"/>
              <w:noProof/>
              <w:color w:val="auto"/>
              <w:kern w:val="2"/>
              <w:sz w:val="26"/>
              <w:szCs w:val="26"/>
              <w14:ligatures w14:val="standardContextual"/>
              <w:rPrChange w:id="952" w:author="Tuan NV" w:date="2026-04-16T22:33:00Z" w16du:dateUtc="2026-04-16T15:33:00Z">
                <w:rPr>
                  <w:del w:id="953"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954" w:author="Tuan NV" w:date="2026-04-16T22:54:00Z" w16du:dateUtc="2026-04-16T15:54:00Z">
            <w:r w:rsidRPr="00BC7F90" w:rsidDel="00BC7F90">
              <w:rPr>
                <w:sz w:val="26"/>
                <w:szCs w:val="26"/>
                <w:rPrChange w:id="955" w:author="Tuan NV" w:date="2026-04-16T22:54:00Z" w16du:dateUtc="2026-04-16T15:54:00Z">
                  <w:rPr>
                    <w:rStyle w:val="Hyperlink"/>
                    <w:rFonts w:ascii="Time s New Roman" w:hAnsi="Time s New Roman"/>
                    <w:noProof/>
                  </w:rPr>
                </w:rPrChange>
              </w:rPr>
              <w:delText>6</w:delText>
            </w:r>
            <w:r w:rsidRPr="00BC7F90" w:rsidDel="00BC7F90">
              <w:rPr>
                <w:sz w:val="26"/>
                <w:szCs w:val="26"/>
                <w:rPrChange w:id="956" w:author="Tuan NV" w:date="2026-04-16T22:54:00Z" w16du:dateUtc="2026-04-16T15:54:00Z">
                  <w:rPr>
                    <w:rStyle w:val="Hyperlink"/>
                    <w:rFonts w:ascii="Time s New Roman" w:hAnsi="Time s New Roman"/>
                    <w:noProof/>
                    <w:lang w:val="vi-VN"/>
                  </w:rPr>
                </w:rPrChange>
              </w:rPr>
              <w:delText xml:space="preserve">.2.3. </w:delText>
            </w:r>
            <w:r w:rsidRPr="00BC7F90" w:rsidDel="00BC7F90">
              <w:rPr>
                <w:sz w:val="26"/>
                <w:szCs w:val="26"/>
                <w:rPrChange w:id="957" w:author="Tuan NV" w:date="2026-04-16T22:54:00Z" w16du:dateUtc="2026-04-16T15:54:00Z">
                  <w:rPr>
                    <w:rStyle w:val="Hyperlink"/>
                    <w:rFonts w:ascii="Time s New Roman" w:hAnsi="Time s New Roman"/>
                    <w:noProof/>
                  </w:rPr>
                </w:rPrChange>
              </w:rPr>
              <w:delText>Hiển thị th</w:delText>
            </w:r>
            <w:r w:rsidRPr="00BC7F90" w:rsidDel="00BC7F90">
              <w:rPr>
                <w:rFonts w:hint="eastAsia"/>
                <w:sz w:val="26"/>
                <w:szCs w:val="26"/>
                <w:rPrChange w:id="958" w:author="Tuan NV" w:date="2026-04-16T22:54:00Z" w16du:dateUtc="2026-04-16T15:54:00Z">
                  <w:rPr>
                    <w:rStyle w:val="Hyperlink"/>
                    <w:rFonts w:ascii="Time s New Roman" w:hAnsi="Time s New Roman" w:hint="eastAsia"/>
                    <w:noProof/>
                  </w:rPr>
                </w:rPrChange>
              </w:rPr>
              <w:delText>ô</w:delText>
            </w:r>
            <w:r w:rsidRPr="00BC7F90" w:rsidDel="00BC7F90">
              <w:rPr>
                <w:sz w:val="26"/>
                <w:szCs w:val="26"/>
                <w:rPrChange w:id="959" w:author="Tuan NV" w:date="2026-04-16T22:54:00Z" w16du:dateUtc="2026-04-16T15:54:00Z">
                  <w:rPr>
                    <w:rStyle w:val="Hyperlink"/>
                    <w:rFonts w:ascii="Time s New Roman" w:hAnsi="Time s New Roman"/>
                    <w:noProof/>
                  </w:rPr>
                </w:rPrChange>
              </w:rPr>
              <w:delText>ng tin vận chuyển k</w:delText>
            </w:r>
            <w:r w:rsidRPr="00BC7F90" w:rsidDel="00BC7F90">
              <w:rPr>
                <w:rFonts w:hint="eastAsia"/>
                <w:sz w:val="26"/>
                <w:szCs w:val="26"/>
                <w:rPrChange w:id="960" w:author="Tuan NV" w:date="2026-04-16T22:54:00Z" w16du:dateUtc="2026-04-16T15:54:00Z">
                  <w:rPr>
                    <w:rStyle w:val="Hyperlink"/>
                    <w:rFonts w:ascii="Time s New Roman" w:hAnsi="Time s New Roman" w:hint="eastAsia"/>
                    <w:noProof/>
                  </w:rPr>
                </w:rPrChange>
              </w:rPr>
              <w:delText>è</w:delText>
            </w:r>
            <w:r w:rsidRPr="00BC7F90" w:rsidDel="00BC7F90">
              <w:rPr>
                <w:sz w:val="26"/>
                <w:szCs w:val="26"/>
                <w:rPrChange w:id="961" w:author="Tuan NV" w:date="2026-04-16T22:54:00Z" w16du:dateUtc="2026-04-16T15:54:00Z">
                  <w:rPr>
                    <w:rStyle w:val="Hyperlink"/>
                    <w:rFonts w:ascii="Time s New Roman" w:hAnsi="Time s New Roman"/>
                    <w:noProof/>
                  </w:rPr>
                </w:rPrChange>
              </w:rPr>
              <w:delText xml:space="preserve">m theo </w:delText>
            </w:r>
            <w:r w:rsidRPr="00BC7F90" w:rsidDel="00BC7F90">
              <w:rPr>
                <w:rFonts w:hint="eastAsia"/>
                <w:sz w:val="26"/>
                <w:szCs w:val="26"/>
                <w:rPrChange w:id="962" w:author="Tuan NV" w:date="2026-04-16T22:54:00Z" w16du:dateUtc="2026-04-16T15:54:00Z">
                  <w:rPr>
                    <w:rStyle w:val="Hyperlink"/>
                    <w:rFonts w:ascii="Time s New Roman" w:hAnsi="Time s New Roman" w:hint="eastAsia"/>
                    <w:noProof/>
                  </w:rPr>
                </w:rPrChange>
              </w:rPr>
              <w:delText>đ</w:delText>
            </w:r>
            <w:r w:rsidRPr="00BC7F90" w:rsidDel="00BC7F90">
              <w:rPr>
                <w:sz w:val="26"/>
                <w:szCs w:val="26"/>
                <w:rPrChange w:id="963" w:author="Tuan NV" w:date="2026-04-16T22:54:00Z" w16du:dateUtc="2026-04-16T15:54:00Z">
                  <w:rPr>
                    <w:rStyle w:val="Hyperlink"/>
                    <w:rFonts w:ascii="Time s New Roman" w:hAnsi="Time s New Roman"/>
                    <w:noProof/>
                  </w:rPr>
                </w:rPrChange>
              </w:rPr>
              <w:delText>ịa chỉ giao h</w:delText>
            </w:r>
            <w:r w:rsidRPr="00BC7F90" w:rsidDel="00BC7F90">
              <w:rPr>
                <w:rFonts w:hint="eastAsia"/>
                <w:sz w:val="26"/>
                <w:szCs w:val="26"/>
                <w:rPrChange w:id="964" w:author="Tuan NV" w:date="2026-04-16T22:54:00Z" w16du:dateUtc="2026-04-16T15:54:00Z">
                  <w:rPr>
                    <w:rStyle w:val="Hyperlink"/>
                    <w:rFonts w:ascii="Time s New Roman" w:hAnsi="Time s New Roman" w:hint="eastAsia"/>
                    <w:noProof/>
                  </w:rPr>
                </w:rPrChange>
              </w:rPr>
              <w:delText>à</w:delText>
            </w:r>
            <w:r w:rsidRPr="00BC7F90" w:rsidDel="00BC7F90">
              <w:rPr>
                <w:sz w:val="26"/>
                <w:szCs w:val="26"/>
                <w:rPrChange w:id="965" w:author="Tuan NV" w:date="2026-04-16T22:54:00Z" w16du:dateUtc="2026-04-16T15:54:00Z">
                  <w:rPr>
                    <w:rStyle w:val="Hyperlink"/>
                    <w:rFonts w:ascii="Time s New Roman" w:hAnsi="Time s New Roman"/>
                    <w:noProof/>
                  </w:rPr>
                </w:rPrChange>
              </w:rPr>
              <w:delText xml:space="preserve">ng của </w:delText>
            </w:r>
            <w:r w:rsidRPr="00BC7F90" w:rsidDel="00BC7F90">
              <w:rPr>
                <w:rFonts w:hint="eastAsia"/>
                <w:sz w:val="26"/>
                <w:szCs w:val="26"/>
                <w:rPrChange w:id="966" w:author="Tuan NV" w:date="2026-04-16T22:54:00Z" w16du:dateUtc="2026-04-16T15:54:00Z">
                  <w:rPr>
                    <w:rStyle w:val="Hyperlink"/>
                    <w:rFonts w:ascii="Time s New Roman" w:hAnsi="Time s New Roman" w:hint="eastAsia"/>
                    <w:noProof/>
                  </w:rPr>
                </w:rPrChange>
              </w:rPr>
              <w:delText>đơ</w:delText>
            </w:r>
            <w:r w:rsidRPr="00BC7F90" w:rsidDel="00BC7F90">
              <w:rPr>
                <w:sz w:val="26"/>
                <w:szCs w:val="26"/>
                <w:rPrChange w:id="967" w:author="Tuan NV" w:date="2026-04-16T22:54:00Z" w16du:dateUtc="2026-04-16T15:54:00Z">
                  <w:rPr>
                    <w:rStyle w:val="Hyperlink"/>
                    <w:rFonts w:ascii="Time s New Roman" w:hAnsi="Time s New Roman"/>
                    <w:noProof/>
                  </w:rPr>
                </w:rPrChange>
              </w:rPr>
              <w:delText>n xuất</w:delText>
            </w:r>
            <w:r w:rsidRPr="001F04C9" w:rsidDel="00BC7F90">
              <w:rPr>
                <w:noProof/>
                <w:webHidden/>
                <w:sz w:val="26"/>
                <w:szCs w:val="26"/>
                <w:rPrChange w:id="968" w:author="Tuan NV" w:date="2026-04-16T22:33:00Z" w16du:dateUtc="2026-04-16T15:33:00Z">
                  <w:rPr>
                    <w:noProof/>
                    <w:webHidden/>
                  </w:rPr>
                </w:rPrChange>
              </w:rPr>
              <w:tab/>
              <w:delText>32</w:delText>
            </w:r>
          </w:del>
        </w:p>
        <w:p w14:paraId="22D385A0" w14:textId="41A42A96" w:rsidR="000C5564" w:rsidRPr="001F04C9" w:rsidDel="00BC7F90" w:rsidRDefault="000C5564">
          <w:pPr>
            <w:pStyle w:val="TOC2"/>
            <w:tabs>
              <w:tab w:val="right" w:leader="dot" w:pos="9062"/>
            </w:tabs>
            <w:rPr>
              <w:del w:id="969" w:author="Tuan NV" w:date="2026-04-16T22:54:00Z" w16du:dateUtc="2026-04-16T15:54:00Z"/>
              <w:rFonts w:asciiTheme="minorHAnsi" w:eastAsiaTheme="minorEastAsia" w:hAnsiTheme="minorHAnsi"/>
              <w:noProof/>
              <w:color w:val="auto"/>
              <w:kern w:val="2"/>
              <w:sz w:val="26"/>
              <w:szCs w:val="26"/>
              <w14:ligatures w14:val="standardContextual"/>
              <w:rPrChange w:id="970" w:author="Tuan NV" w:date="2026-04-16T22:33:00Z" w16du:dateUtc="2026-04-16T15:33:00Z">
                <w:rPr>
                  <w:del w:id="971"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972" w:author="Tuan NV" w:date="2026-04-16T22:54:00Z" w16du:dateUtc="2026-04-16T15:54:00Z">
            <w:r w:rsidRPr="00BC7F90" w:rsidDel="00BC7F90">
              <w:rPr>
                <w:sz w:val="26"/>
                <w:szCs w:val="26"/>
                <w:rPrChange w:id="973" w:author="Tuan NV" w:date="2026-04-16T22:54:00Z" w16du:dateUtc="2026-04-16T15:54:00Z">
                  <w:rPr>
                    <w:rStyle w:val="Hyperlink"/>
                    <w:rFonts w:ascii="Time s New Roman" w:hAnsi="Time s New Roman"/>
                    <w:noProof/>
                  </w:rPr>
                </w:rPrChange>
              </w:rPr>
              <w:delText>6</w:delText>
            </w:r>
            <w:r w:rsidRPr="00BC7F90" w:rsidDel="00BC7F90">
              <w:rPr>
                <w:sz w:val="26"/>
                <w:szCs w:val="26"/>
                <w:rPrChange w:id="974" w:author="Tuan NV" w:date="2026-04-16T22:54:00Z" w16du:dateUtc="2026-04-16T15:54:00Z">
                  <w:rPr>
                    <w:rStyle w:val="Hyperlink"/>
                    <w:rFonts w:ascii="Time s New Roman" w:hAnsi="Time s New Roman"/>
                    <w:noProof/>
                    <w:lang w:val="vi-VN"/>
                  </w:rPr>
                </w:rPrChange>
              </w:rPr>
              <w:delText>.3</w:delText>
            </w:r>
            <w:r w:rsidRPr="00BC7F90" w:rsidDel="00BC7F90">
              <w:rPr>
                <w:sz w:val="26"/>
                <w:szCs w:val="26"/>
                <w:rPrChange w:id="975" w:author="Tuan NV" w:date="2026-04-16T22:54:00Z" w16du:dateUtc="2026-04-16T15:54:00Z">
                  <w:rPr>
                    <w:rStyle w:val="Hyperlink"/>
                    <w:rFonts w:ascii="Time s New Roman" w:hAnsi="Time s New Roman"/>
                    <w:noProof/>
                  </w:rPr>
                </w:rPrChange>
              </w:rPr>
              <w:delText>. 02 c</w:delText>
            </w:r>
            <w:r w:rsidRPr="00BC7F90" w:rsidDel="00BC7F90">
              <w:rPr>
                <w:rFonts w:hint="eastAsia"/>
                <w:sz w:val="26"/>
                <w:szCs w:val="26"/>
                <w:rPrChange w:id="976" w:author="Tuan NV" w:date="2026-04-16T22:54:00Z" w16du:dateUtc="2026-04-16T15:54:00Z">
                  <w:rPr>
                    <w:rStyle w:val="Hyperlink"/>
                    <w:rFonts w:ascii="Time s New Roman" w:hAnsi="Time s New Roman" w:hint="eastAsia"/>
                    <w:noProof/>
                  </w:rPr>
                </w:rPrChange>
              </w:rPr>
              <w:delText>â</w:delText>
            </w:r>
            <w:r w:rsidRPr="00BC7F90" w:rsidDel="00BC7F90">
              <w:rPr>
                <w:sz w:val="26"/>
                <w:szCs w:val="26"/>
                <w:rPrChange w:id="977" w:author="Tuan NV" w:date="2026-04-16T22:54:00Z" w16du:dateUtc="2026-04-16T15:54:00Z">
                  <w:rPr>
                    <w:rStyle w:val="Hyperlink"/>
                    <w:rFonts w:ascii="Time s New Roman" w:hAnsi="Time s New Roman"/>
                    <w:noProof/>
                  </w:rPr>
                </w:rPrChange>
              </w:rPr>
              <w:delText>u lệnh gồm SELECT c</w:delText>
            </w:r>
            <w:r w:rsidRPr="00BC7F90" w:rsidDel="00BC7F90">
              <w:rPr>
                <w:rFonts w:hint="eastAsia"/>
                <w:sz w:val="26"/>
                <w:szCs w:val="26"/>
                <w:rPrChange w:id="978" w:author="Tuan NV" w:date="2026-04-16T22:54:00Z" w16du:dateUtc="2026-04-16T15:54:00Z">
                  <w:rPr>
                    <w:rStyle w:val="Hyperlink"/>
                    <w:rFonts w:ascii="Time s New Roman" w:hAnsi="Time s New Roman" w:hint="eastAsia"/>
                    <w:noProof/>
                  </w:rPr>
                </w:rPrChange>
              </w:rPr>
              <w:delText>ó</w:delText>
            </w:r>
            <w:r w:rsidRPr="00BC7F90" w:rsidDel="00BC7F90">
              <w:rPr>
                <w:sz w:val="26"/>
                <w:szCs w:val="26"/>
                <w:rPrChange w:id="979" w:author="Tuan NV" w:date="2026-04-16T22:54:00Z" w16du:dateUtc="2026-04-16T15:54:00Z">
                  <w:rPr>
                    <w:rStyle w:val="Hyperlink"/>
                    <w:rFonts w:ascii="Time s New Roman" w:hAnsi="Time s New Roman"/>
                    <w:noProof/>
                  </w:rPr>
                </w:rPrChange>
              </w:rPr>
              <w:delText xml:space="preserve"> WHERE v</w:delText>
            </w:r>
            <w:r w:rsidRPr="00BC7F90" w:rsidDel="00BC7F90">
              <w:rPr>
                <w:rFonts w:hint="eastAsia"/>
                <w:sz w:val="26"/>
                <w:szCs w:val="26"/>
                <w:rPrChange w:id="980" w:author="Tuan NV" w:date="2026-04-16T22:54:00Z" w16du:dateUtc="2026-04-16T15:54:00Z">
                  <w:rPr>
                    <w:rStyle w:val="Hyperlink"/>
                    <w:rFonts w:ascii="Time s New Roman" w:hAnsi="Time s New Roman" w:hint="eastAsia"/>
                    <w:noProof/>
                  </w:rPr>
                </w:rPrChange>
              </w:rPr>
              <w:delText>à</w:delText>
            </w:r>
            <w:r w:rsidRPr="00BC7F90" w:rsidDel="00BC7F90">
              <w:rPr>
                <w:sz w:val="26"/>
                <w:szCs w:val="26"/>
                <w:rPrChange w:id="981" w:author="Tuan NV" w:date="2026-04-16T22:54:00Z" w16du:dateUtc="2026-04-16T15:54:00Z">
                  <w:rPr>
                    <w:rStyle w:val="Hyperlink"/>
                    <w:rFonts w:ascii="Time s New Roman" w:hAnsi="Time s New Roman"/>
                    <w:noProof/>
                  </w:rPr>
                </w:rPrChange>
              </w:rPr>
              <w:delText xml:space="preserve"> GROUP BY</w:delText>
            </w:r>
            <w:r w:rsidRPr="001F04C9" w:rsidDel="00BC7F90">
              <w:rPr>
                <w:noProof/>
                <w:webHidden/>
                <w:sz w:val="26"/>
                <w:szCs w:val="26"/>
                <w:rPrChange w:id="982" w:author="Tuan NV" w:date="2026-04-16T22:33:00Z" w16du:dateUtc="2026-04-16T15:33:00Z">
                  <w:rPr>
                    <w:noProof/>
                    <w:webHidden/>
                  </w:rPr>
                </w:rPrChange>
              </w:rPr>
              <w:tab/>
              <w:delText>33</w:delText>
            </w:r>
          </w:del>
        </w:p>
        <w:p w14:paraId="27B9FDEE" w14:textId="3DB732B7" w:rsidR="000C5564" w:rsidRPr="001F04C9" w:rsidDel="00BC7F90" w:rsidRDefault="000C5564">
          <w:pPr>
            <w:pStyle w:val="TOC3"/>
            <w:tabs>
              <w:tab w:val="right" w:leader="dot" w:pos="9062"/>
            </w:tabs>
            <w:rPr>
              <w:del w:id="983" w:author="Tuan NV" w:date="2026-04-16T22:54:00Z" w16du:dateUtc="2026-04-16T15:54:00Z"/>
              <w:rFonts w:asciiTheme="minorHAnsi" w:eastAsiaTheme="minorEastAsia" w:hAnsiTheme="minorHAnsi"/>
              <w:noProof/>
              <w:color w:val="auto"/>
              <w:kern w:val="2"/>
              <w:sz w:val="26"/>
              <w:szCs w:val="26"/>
              <w14:ligatures w14:val="standardContextual"/>
              <w:rPrChange w:id="984" w:author="Tuan NV" w:date="2026-04-16T22:33:00Z" w16du:dateUtc="2026-04-16T15:33:00Z">
                <w:rPr>
                  <w:del w:id="985"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986" w:author="Tuan NV" w:date="2026-04-16T22:54:00Z" w16du:dateUtc="2026-04-16T15:54:00Z">
            <w:r w:rsidRPr="00BC7F90" w:rsidDel="00BC7F90">
              <w:rPr>
                <w:sz w:val="26"/>
                <w:szCs w:val="26"/>
                <w:rPrChange w:id="987" w:author="Tuan NV" w:date="2026-04-16T22:54:00Z" w16du:dateUtc="2026-04-16T15:54:00Z">
                  <w:rPr>
                    <w:rStyle w:val="Hyperlink"/>
                    <w:rFonts w:ascii="Time s New Roman" w:hAnsi="Time s New Roman"/>
                    <w:noProof/>
                  </w:rPr>
                </w:rPrChange>
              </w:rPr>
              <w:delText>6</w:delText>
            </w:r>
            <w:r w:rsidRPr="00BC7F90" w:rsidDel="00BC7F90">
              <w:rPr>
                <w:sz w:val="26"/>
                <w:szCs w:val="26"/>
                <w:rPrChange w:id="988" w:author="Tuan NV" w:date="2026-04-16T22:54:00Z" w16du:dateUtc="2026-04-16T15:54:00Z">
                  <w:rPr>
                    <w:rStyle w:val="Hyperlink"/>
                    <w:rFonts w:ascii="Time s New Roman" w:hAnsi="Time s New Roman"/>
                    <w:noProof/>
                    <w:lang w:val="vi-VN"/>
                  </w:rPr>
                </w:rPrChange>
              </w:rPr>
              <w:delText xml:space="preserve">.3.1. </w:delText>
            </w:r>
            <w:r w:rsidRPr="00BC7F90" w:rsidDel="00BC7F90">
              <w:rPr>
                <w:sz w:val="26"/>
                <w:szCs w:val="26"/>
                <w:rPrChange w:id="989" w:author="Tuan NV" w:date="2026-04-16T22:54:00Z" w16du:dateUtc="2026-04-16T15:54:00Z">
                  <w:rPr>
                    <w:rStyle w:val="Hyperlink"/>
                    <w:rFonts w:ascii="Time s New Roman" w:hAnsi="Time s New Roman"/>
                    <w:noProof/>
                  </w:rPr>
                </w:rPrChange>
              </w:rPr>
              <w:delText>T</w:delText>
            </w:r>
            <w:r w:rsidRPr="00BC7F90" w:rsidDel="00BC7F90">
              <w:rPr>
                <w:rFonts w:hint="eastAsia"/>
                <w:sz w:val="26"/>
                <w:szCs w:val="26"/>
                <w:rPrChange w:id="990" w:author="Tuan NV" w:date="2026-04-16T22:54:00Z" w16du:dateUtc="2026-04-16T15:54:00Z">
                  <w:rPr>
                    <w:rStyle w:val="Hyperlink"/>
                    <w:rFonts w:ascii="Time s New Roman" w:hAnsi="Time s New Roman" w:hint="eastAsia"/>
                    <w:noProof/>
                  </w:rPr>
                </w:rPrChange>
              </w:rPr>
              <w:delText>í</w:delText>
            </w:r>
            <w:r w:rsidRPr="00BC7F90" w:rsidDel="00BC7F90">
              <w:rPr>
                <w:sz w:val="26"/>
                <w:szCs w:val="26"/>
                <w:rPrChange w:id="991" w:author="Tuan NV" w:date="2026-04-16T22:54:00Z" w16du:dateUtc="2026-04-16T15:54:00Z">
                  <w:rPr>
                    <w:rStyle w:val="Hyperlink"/>
                    <w:rFonts w:ascii="Time s New Roman" w:hAnsi="Time s New Roman"/>
                    <w:noProof/>
                  </w:rPr>
                </w:rPrChange>
              </w:rPr>
              <w:delText>nh tổng số l</w:delText>
            </w:r>
            <w:r w:rsidRPr="00BC7F90" w:rsidDel="00BC7F90">
              <w:rPr>
                <w:rFonts w:hint="eastAsia"/>
                <w:sz w:val="26"/>
                <w:szCs w:val="26"/>
                <w:rPrChange w:id="992" w:author="Tuan NV" w:date="2026-04-16T22:54:00Z" w16du:dateUtc="2026-04-16T15:54:00Z">
                  <w:rPr>
                    <w:rStyle w:val="Hyperlink"/>
                    <w:rFonts w:ascii="Time s New Roman" w:hAnsi="Time s New Roman" w:hint="eastAsia"/>
                    <w:noProof/>
                  </w:rPr>
                </w:rPrChange>
              </w:rPr>
              <w:delText>ư</w:delText>
            </w:r>
            <w:r w:rsidRPr="00BC7F90" w:rsidDel="00BC7F90">
              <w:rPr>
                <w:sz w:val="26"/>
                <w:szCs w:val="26"/>
                <w:rPrChange w:id="993" w:author="Tuan NV" w:date="2026-04-16T22:54:00Z" w16du:dateUtc="2026-04-16T15:54:00Z">
                  <w:rPr>
                    <w:rStyle w:val="Hyperlink"/>
                    <w:rFonts w:ascii="Time s New Roman" w:hAnsi="Time s New Roman"/>
                    <w:noProof/>
                  </w:rPr>
                </w:rPrChange>
              </w:rPr>
              <w:delText xml:space="preserve">ợng tồn của từng kho </w:delText>
            </w:r>
            <w:r w:rsidRPr="00BC7F90" w:rsidDel="00BC7F90">
              <w:rPr>
                <w:rFonts w:hint="eastAsia"/>
                <w:sz w:val="26"/>
                <w:szCs w:val="26"/>
                <w:rPrChange w:id="994" w:author="Tuan NV" w:date="2026-04-16T22:54:00Z" w16du:dateUtc="2026-04-16T15:54:00Z">
                  <w:rPr>
                    <w:rStyle w:val="Hyperlink"/>
                    <w:rFonts w:ascii="Time s New Roman" w:hAnsi="Time s New Roman" w:hint="eastAsia"/>
                    <w:noProof/>
                  </w:rPr>
                </w:rPrChange>
              </w:rPr>
              <w:delText>đ</w:delText>
            </w:r>
            <w:r w:rsidRPr="00BC7F90" w:rsidDel="00BC7F90">
              <w:rPr>
                <w:sz w:val="26"/>
                <w:szCs w:val="26"/>
                <w:rPrChange w:id="995" w:author="Tuan NV" w:date="2026-04-16T22:54:00Z" w16du:dateUtc="2026-04-16T15:54:00Z">
                  <w:rPr>
                    <w:rStyle w:val="Hyperlink"/>
                    <w:rFonts w:ascii="Time s New Roman" w:hAnsi="Time s New Roman"/>
                    <w:noProof/>
                  </w:rPr>
                </w:rPrChange>
              </w:rPr>
              <w:delText>ối với c</w:delText>
            </w:r>
            <w:r w:rsidRPr="00BC7F90" w:rsidDel="00BC7F90">
              <w:rPr>
                <w:rFonts w:hint="eastAsia"/>
                <w:sz w:val="26"/>
                <w:szCs w:val="26"/>
                <w:rPrChange w:id="996" w:author="Tuan NV" w:date="2026-04-16T22:54:00Z" w16du:dateUtc="2026-04-16T15:54:00Z">
                  <w:rPr>
                    <w:rStyle w:val="Hyperlink"/>
                    <w:rFonts w:ascii="Time s New Roman" w:hAnsi="Time s New Roman" w:hint="eastAsia"/>
                    <w:noProof/>
                  </w:rPr>
                </w:rPrChange>
              </w:rPr>
              <w:delText>á</w:delText>
            </w:r>
            <w:r w:rsidRPr="00BC7F90" w:rsidDel="00BC7F90">
              <w:rPr>
                <w:sz w:val="26"/>
                <w:szCs w:val="26"/>
                <w:rPrChange w:id="997" w:author="Tuan NV" w:date="2026-04-16T22:54:00Z" w16du:dateUtc="2026-04-16T15:54:00Z">
                  <w:rPr>
                    <w:rStyle w:val="Hyperlink"/>
                    <w:rFonts w:ascii="Time s New Roman" w:hAnsi="Time s New Roman"/>
                    <w:noProof/>
                  </w:rPr>
                </w:rPrChange>
              </w:rPr>
              <w:delText>c loại kho lạnh</w:delText>
            </w:r>
            <w:r w:rsidRPr="001F04C9" w:rsidDel="00BC7F90">
              <w:rPr>
                <w:noProof/>
                <w:webHidden/>
                <w:sz w:val="26"/>
                <w:szCs w:val="26"/>
                <w:rPrChange w:id="998" w:author="Tuan NV" w:date="2026-04-16T22:33:00Z" w16du:dateUtc="2026-04-16T15:33:00Z">
                  <w:rPr>
                    <w:noProof/>
                    <w:webHidden/>
                  </w:rPr>
                </w:rPrChange>
              </w:rPr>
              <w:tab/>
              <w:delText>33</w:delText>
            </w:r>
          </w:del>
        </w:p>
        <w:p w14:paraId="254F63C9" w14:textId="20FD7B4D" w:rsidR="000C5564" w:rsidRPr="001F04C9" w:rsidDel="00BC7F90" w:rsidRDefault="000C5564">
          <w:pPr>
            <w:pStyle w:val="TOC3"/>
            <w:tabs>
              <w:tab w:val="right" w:leader="dot" w:pos="9062"/>
            </w:tabs>
            <w:rPr>
              <w:del w:id="999" w:author="Tuan NV" w:date="2026-04-16T22:54:00Z" w16du:dateUtc="2026-04-16T15:54:00Z"/>
              <w:rFonts w:asciiTheme="minorHAnsi" w:eastAsiaTheme="minorEastAsia" w:hAnsiTheme="minorHAnsi"/>
              <w:noProof/>
              <w:color w:val="auto"/>
              <w:kern w:val="2"/>
              <w:sz w:val="26"/>
              <w:szCs w:val="26"/>
              <w14:ligatures w14:val="standardContextual"/>
              <w:rPrChange w:id="1000" w:author="Tuan NV" w:date="2026-04-16T22:33:00Z" w16du:dateUtc="2026-04-16T15:33:00Z">
                <w:rPr>
                  <w:del w:id="1001"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1002" w:author="Tuan NV" w:date="2026-04-16T22:54:00Z" w16du:dateUtc="2026-04-16T15:54:00Z">
            <w:r w:rsidRPr="00BC7F90" w:rsidDel="00BC7F90">
              <w:rPr>
                <w:sz w:val="26"/>
                <w:szCs w:val="26"/>
                <w:rPrChange w:id="1003" w:author="Tuan NV" w:date="2026-04-16T22:54:00Z" w16du:dateUtc="2026-04-16T15:54:00Z">
                  <w:rPr>
                    <w:rStyle w:val="Hyperlink"/>
                    <w:rFonts w:ascii="Time s New Roman" w:hAnsi="Time s New Roman"/>
                    <w:noProof/>
                  </w:rPr>
                </w:rPrChange>
              </w:rPr>
              <w:delText>6</w:delText>
            </w:r>
            <w:r w:rsidRPr="00BC7F90" w:rsidDel="00BC7F90">
              <w:rPr>
                <w:sz w:val="26"/>
                <w:szCs w:val="26"/>
                <w:rPrChange w:id="1004" w:author="Tuan NV" w:date="2026-04-16T22:54:00Z" w16du:dateUtc="2026-04-16T15:54:00Z">
                  <w:rPr>
                    <w:rStyle w:val="Hyperlink"/>
                    <w:rFonts w:ascii="Time s New Roman" w:hAnsi="Time s New Roman"/>
                    <w:noProof/>
                    <w:lang w:val="vi-VN"/>
                  </w:rPr>
                </w:rPrChange>
              </w:rPr>
              <w:delText xml:space="preserve">.3.2. </w:delText>
            </w:r>
            <w:r w:rsidRPr="00BC7F90" w:rsidDel="00BC7F90">
              <w:rPr>
                <w:sz w:val="26"/>
                <w:szCs w:val="26"/>
                <w:rPrChange w:id="1005" w:author="Tuan NV" w:date="2026-04-16T22:54:00Z" w16du:dateUtc="2026-04-16T15:54:00Z">
                  <w:rPr>
                    <w:rStyle w:val="Hyperlink"/>
                    <w:rFonts w:ascii="Time s New Roman" w:hAnsi="Time s New Roman"/>
                    <w:noProof/>
                  </w:rPr>
                </w:rPrChange>
              </w:rPr>
              <w:delText>Thống k</w:delText>
            </w:r>
            <w:r w:rsidRPr="00BC7F90" w:rsidDel="00BC7F90">
              <w:rPr>
                <w:rFonts w:hint="eastAsia"/>
                <w:sz w:val="26"/>
                <w:szCs w:val="26"/>
                <w:rPrChange w:id="1006" w:author="Tuan NV" w:date="2026-04-16T22:54:00Z" w16du:dateUtc="2026-04-16T15:54:00Z">
                  <w:rPr>
                    <w:rStyle w:val="Hyperlink"/>
                    <w:rFonts w:ascii="Time s New Roman" w:hAnsi="Time s New Roman" w:hint="eastAsia"/>
                    <w:noProof/>
                  </w:rPr>
                </w:rPrChange>
              </w:rPr>
              <w:delText>ê</w:delText>
            </w:r>
            <w:r w:rsidRPr="00BC7F90" w:rsidDel="00BC7F90">
              <w:rPr>
                <w:sz w:val="26"/>
                <w:szCs w:val="26"/>
                <w:rPrChange w:id="1007" w:author="Tuan NV" w:date="2026-04-16T22:54:00Z" w16du:dateUtc="2026-04-16T15:54:00Z">
                  <w:rPr>
                    <w:rStyle w:val="Hyperlink"/>
                    <w:rFonts w:ascii="Time s New Roman" w:hAnsi="Time s New Roman"/>
                    <w:noProof/>
                  </w:rPr>
                </w:rPrChange>
              </w:rPr>
              <w:delText xml:space="preserve"> tổng số tiền </w:delText>
            </w:r>
            <w:r w:rsidRPr="00BC7F90" w:rsidDel="00BC7F90">
              <w:rPr>
                <w:rFonts w:hint="eastAsia"/>
                <w:sz w:val="26"/>
                <w:szCs w:val="26"/>
                <w:rPrChange w:id="1008" w:author="Tuan NV" w:date="2026-04-16T22:54:00Z" w16du:dateUtc="2026-04-16T15:54:00Z">
                  <w:rPr>
                    <w:rStyle w:val="Hyperlink"/>
                    <w:rFonts w:ascii="Time s New Roman" w:hAnsi="Time s New Roman" w:hint="eastAsia"/>
                    <w:noProof/>
                  </w:rPr>
                </w:rPrChange>
              </w:rPr>
              <w:delText>đã</w:delText>
            </w:r>
            <w:r w:rsidRPr="00BC7F90" w:rsidDel="00BC7F90">
              <w:rPr>
                <w:sz w:val="26"/>
                <w:szCs w:val="26"/>
                <w:rPrChange w:id="1009" w:author="Tuan NV" w:date="2026-04-16T22:54:00Z" w16du:dateUtc="2026-04-16T15:54:00Z">
                  <w:rPr>
                    <w:rStyle w:val="Hyperlink"/>
                    <w:rFonts w:ascii="Time s New Roman" w:hAnsi="Time s New Roman"/>
                    <w:noProof/>
                  </w:rPr>
                </w:rPrChange>
              </w:rPr>
              <w:delText xml:space="preserve"> </w:delText>
            </w:r>
            <w:r w:rsidRPr="00BC7F90" w:rsidDel="00BC7F90">
              <w:rPr>
                <w:rFonts w:hint="eastAsia"/>
                <w:sz w:val="26"/>
                <w:szCs w:val="26"/>
                <w:rPrChange w:id="1010" w:author="Tuan NV" w:date="2026-04-16T22:54:00Z" w16du:dateUtc="2026-04-16T15:54:00Z">
                  <w:rPr>
                    <w:rStyle w:val="Hyperlink"/>
                    <w:rFonts w:ascii="Time s New Roman" w:hAnsi="Time s New Roman" w:hint="eastAsia"/>
                    <w:noProof/>
                  </w:rPr>
                </w:rPrChange>
              </w:rPr>
              <w:delText>đ</w:delText>
            </w:r>
            <w:r w:rsidRPr="00BC7F90" w:rsidDel="00BC7F90">
              <w:rPr>
                <w:sz w:val="26"/>
                <w:szCs w:val="26"/>
                <w:rPrChange w:id="1011" w:author="Tuan NV" w:date="2026-04-16T22:54:00Z" w16du:dateUtc="2026-04-16T15:54:00Z">
                  <w:rPr>
                    <w:rStyle w:val="Hyperlink"/>
                    <w:rFonts w:ascii="Time s New Roman" w:hAnsi="Time s New Roman"/>
                    <w:noProof/>
                  </w:rPr>
                </w:rPrChange>
              </w:rPr>
              <w:delText>ặt h</w:delText>
            </w:r>
            <w:r w:rsidRPr="00BC7F90" w:rsidDel="00BC7F90">
              <w:rPr>
                <w:rFonts w:hint="eastAsia"/>
                <w:sz w:val="26"/>
                <w:szCs w:val="26"/>
                <w:rPrChange w:id="1012" w:author="Tuan NV" w:date="2026-04-16T22:54:00Z" w16du:dateUtc="2026-04-16T15:54:00Z">
                  <w:rPr>
                    <w:rStyle w:val="Hyperlink"/>
                    <w:rFonts w:ascii="Time s New Roman" w:hAnsi="Time s New Roman" w:hint="eastAsia"/>
                    <w:noProof/>
                  </w:rPr>
                </w:rPrChange>
              </w:rPr>
              <w:delText>à</w:delText>
            </w:r>
            <w:r w:rsidRPr="00BC7F90" w:rsidDel="00BC7F90">
              <w:rPr>
                <w:sz w:val="26"/>
                <w:szCs w:val="26"/>
                <w:rPrChange w:id="1013" w:author="Tuan NV" w:date="2026-04-16T22:54:00Z" w16du:dateUtc="2026-04-16T15:54:00Z">
                  <w:rPr>
                    <w:rStyle w:val="Hyperlink"/>
                    <w:rFonts w:ascii="Time s New Roman" w:hAnsi="Time s New Roman"/>
                    <w:noProof/>
                  </w:rPr>
                </w:rPrChange>
              </w:rPr>
              <w:delText>ng theo từng m</w:delText>
            </w:r>
            <w:r w:rsidRPr="00BC7F90" w:rsidDel="00BC7F90">
              <w:rPr>
                <w:rFonts w:hint="eastAsia"/>
                <w:sz w:val="26"/>
                <w:szCs w:val="26"/>
                <w:rPrChange w:id="1014" w:author="Tuan NV" w:date="2026-04-16T22:54:00Z" w16du:dateUtc="2026-04-16T15:54:00Z">
                  <w:rPr>
                    <w:rStyle w:val="Hyperlink"/>
                    <w:rFonts w:ascii="Time s New Roman" w:hAnsi="Time s New Roman" w:hint="eastAsia"/>
                    <w:noProof/>
                  </w:rPr>
                </w:rPrChange>
              </w:rPr>
              <w:delText>ã</w:delText>
            </w:r>
            <w:r w:rsidRPr="00BC7F90" w:rsidDel="00BC7F90">
              <w:rPr>
                <w:sz w:val="26"/>
                <w:szCs w:val="26"/>
                <w:rPrChange w:id="1015" w:author="Tuan NV" w:date="2026-04-16T22:54:00Z" w16du:dateUtc="2026-04-16T15:54:00Z">
                  <w:rPr>
                    <w:rStyle w:val="Hyperlink"/>
                    <w:rFonts w:ascii="Time s New Roman" w:hAnsi="Time s New Roman"/>
                    <w:noProof/>
                  </w:rPr>
                </w:rPrChange>
              </w:rPr>
              <w:delText xml:space="preserve"> nh</w:delText>
            </w:r>
            <w:r w:rsidRPr="00BC7F90" w:rsidDel="00BC7F90">
              <w:rPr>
                <w:rFonts w:hint="eastAsia"/>
                <w:sz w:val="26"/>
                <w:szCs w:val="26"/>
                <w:rPrChange w:id="1016" w:author="Tuan NV" w:date="2026-04-16T22:54:00Z" w16du:dateUtc="2026-04-16T15:54:00Z">
                  <w:rPr>
                    <w:rStyle w:val="Hyperlink"/>
                    <w:rFonts w:ascii="Time s New Roman" w:hAnsi="Time s New Roman" w:hint="eastAsia"/>
                    <w:noProof/>
                  </w:rPr>
                </w:rPrChange>
              </w:rPr>
              <w:delText>à</w:delText>
            </w:r>
            <w:r w:rsidRPr="00BC7F90" w:rsidDel="00BC7F90">
              <w:rPr>
                <w:sz w:val="26"/>
                <w:szCs w:val="26"/>
                <w:rPrChange w:id="1017" w:author="Tuan NV" w:date="2026-04-16T22:54:00Z" w16du:dateUtc="2026-04-16T15:54:00Z">
                  <w:rPr>
                    <w:rStyle w:val="Hyperlink"/>
                    <w:rFonts w:ascii="Time s New Roman" w:hAnsi="Time s New Roman"/>
                    <w:noProof/>
                  </w:rPr>
                </w:rPrChange>
              </w:rPr>
              <w:delText xml:space="preserve"> cung cấp</w:delText>
            </w:r>
            <w:r w:rsidRPr="001F04C9" w:rsidDel="00BC7F90">
              <w:rPr>
                <w:noProof/>
                <w:webHidden/>
                <w:sz w:val="26"/>
                <w:szCs w:val="26"/>
                <w:rPrChange w:id="1018" w:author="Tuan NV" w:date="2026-04-16T22:33:00Z" w16du:dateUtc="2026-04-16T15:33:00Z">
                  <w:rPr>
                    <w:noProof/>
                    <w:webHidden/>
                  </w:rPr>
                </w:rPrChange>
              </w:rPr>
              <w:tab/>
              <w:delText>33</w:delText>
            </w:r>
          </w:del>
        </w:p>
        <w:p w14:paraId="71B3E511" w14:textId="5420B4D6" w:rsidR="000C5564" w:rsidRPr="001F04C9" w:rsidDel="00BC7F90" w:rsidRDefault="000C5564">
          <w:pPr>
            <w:pStyle w:val="TOC2"/>
            <w:tabs>
              <w:tab w:val="right" w:leader="dot" w:pos="9062"/>
            </w:tabs>
            <w:rPr>
              <w:del w:id="1019" w:author="Tuan NV" w:date="2026-04-16T22:54:00Z" w16du:dateUtc="2026-04-16T15:54:00Z"/>
              <w:rFonts w:asciiTheme="minorHAnsi" w:eastAsiaTheme="minorEastAsia" w:hAnsiTheme="minorHAnsi"/>
              <w:noProof/>
              <w:color w:val="auto"/>
              <w:kern w:val="2"/>
              <w:sz w:val="26"/>
              <w:szCs w:val="26"/>
              <w14:ligatures w14:val="standardContextual"/>
              <w:rPrChange w:id="1020" w:author="Tuan NV" w:date="2026-04-16T22:33:00Z" w16du:dateUtc="2026-04-16T15:33:00Z">
                <w:rPr>
                  <w:del w:id="1021"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1022" w:author="Tuan NV" w:date="2026-04-16T22:54:00Z" w16du:dateUtc="2026-04-16T15:54:00Z">
            <w:r w:rsidRPr="00BC7F90" w:rsidDel="00BC7F90">
              <w:rPr>
                <w:sz w:val="26"/>
                <w:szCs w:val="26"/>
                <w:rPrChange w:id="1023" w:author="Tuan NV" w:date="2026-04-16T22:54:00Z" w16du:dateUtc="2026-04-16T15:54:00Z">
                  <w:rPr>
                    <w:rStyle w:val="Hyperlink"/>
                    <w:rFonts w:ascii="Time s New Roman" w:hAnsi="Time s New Roman"/>
                    <w:noProof/>
                  </w:rPr>
                </w:rPrChange>
              </w:rPr>
              <w:delText>6</w:delText>
            </w:r>
            <w:r w:rsidRPr="00BC7F90" w:rsidDel="00BC7F90">
              <w:rPr>
                <w:sz w:val="26"/>
                <w:szCs w:val="26"/>
                <w:rPrChange w:id="1024" w:author="Tuan NV" w:date="2026-04-16T22:54:00Z" w16du:dateUtc="2026-04-16T15:54:00Z">
                  <w:rPr>
                    <w:rStyle w:val="Hyperlink"/>
                    <w:rFonts w:ascii="Time s New Roman" w:hAnsi="Time s New Roman"/>
                    <w:noProof/>
                    <w:lang w:val="vi-VN"/>
                  </w:rPr>
                </w:rPrChange>
              </w:rPr>
              <w:delText>.4</w:delText>
            </w:r>
            <w:r w:rsidRPr="00BC7F90" w:rsidDel="00BC7F90">
              <w:rPr>
                <w:sz w:val="26"/>
                <w:szCs w:val="26"/>
                <w:rPrChange w:id="1025" w:author="Tuan NV" w:date="2026-04-16T22:54:00Z" w16du:dateUtc="2026-04-16T15:54:00Z">
                  <w:rPr>
                    <w:rStyle w:val="Hyperlink"/>
                    <w:rFonts w:ascii="Time s New Roman" w:hAnsi="Time s New Roman"/>
                    <w:noProof/>
                  </w:rPr>
                </w:rPrChange>
              </w:rPr>
              <w:delText>. 03 c</w:delText>
            </w:r>
            <w:r w:rsidRPr="00BC7F90" w:rsidDel="00BC7F90">
              <w:rPr>
                <w:rFonts w:hint="eastAsia"/>
                <w:sz w:val="26"/>
                <w:szCs w:val="26"/>
                <w:rPrChange w:id="1026" w:author="Tuan NV" w:date="2026-04-16T22:54:00Z" w16du:dateUtc="2026-04-16T15:54:00Z">
                  <w:rPr>
                    <w:rStyle w:val="Hyperlink"/>
                    <w:rFonts w:ascii="Time s New Roman" w:hAnsi="Time s New Roman" w:hint="eastAsia"/>
                    <w:noProof/>
                  </w:rPr>
                </w:rPrChange>
              </w:rPr>
              <w:delText>â</w:delText>
            </w:r>
            <w:r w:rsidRPr="00BC7F90" w:rsidDel="00BC7F90">
              <w:rPr>
                <w:sz w:val="26"/>
                <w:szCs w:val="26"/>
                <w:rPrChange w:id="1027" w:author="Tuan NV" w:date="2026-04-16T22:54:00Z" w16du:dateUtc="2026-04-16T15:54:00Z">
                  <w:rPr>
                    <w:rStyle w:val="Hyperlink"/>
                    <w:rFonts w:ascii="Time s New Roman" w:hAnsi="Time s New Roman"/>
                    <w:noProof/>
                  </w:rPr>
                </w:rPrChange>
              </w:rPr>
              <w:delText>u lệnh gồm SELECT c</w:delText>
            </w:r>
            <w:r w:rsidRPr="00BC7F90" w:rsidDel="00BC7F90">
              <w:rPr>
                <w:rFonts w:hint="eastAsia"/>
                <w:sz w:val="26"/>
                <w:szCs w:val="26"/>
                <w:rPrChange w:id="1028" w:author="Tuan NV" w:date="2026-04-16T22:54:00Z" w16du:dateUtc="2026-04-16T15:54:00Z">
                  <w:rPr>
                    <w:rStyle w:val="Hyperlink"/>
                    <w:rFonts w:ascii="Time s New Roman" w:hAnsi="Time s New Roman" w:hint="eastAsia"/>
                    <w:noProof/>
                  </w:rPr>
                </w:rPrChange>
              </w:rPr>
              <w:delText>ó</w:delText>
            </w:r>
            <w:r w:rsidRPr="00BC7F90" w:rsidDel="00BC7F90">
              <w:rPr>
                <w:sz w:val="26"/>
                <w:szCs w:val="26"/>
                <w:rPrChange w:id="1029" w:author="Tuan NV" w:date="2026-04-16T22:54:00Z" w16du:dateUtc="2026-04-16T15:54:00Z">
                  <w:rPr>
                    <w:rStyle w:val="Hyperlink"/>
                    <w:rFonts w:ascii="Time s New Roman" w:hAnsi="Time s New Roman"/>
                    <w:noProof/>
                  </w:rPr>
                </w:rPrChange>
              </w:rPr>
              <w:delText xml:space="preserve"> WHERE, GROUP BY v</w:delText>
            </w:r>
            <w:r w:rsidRPr="00BC7F90" w:rsidDel="00BC7F90">
              <w:rPr>
                <w:rFonts w:hint="eastAsia"/>
                <w:sz w:val="26"/>
                <w:szCs w:val="26"/>
                <w:rPrChange w:id="1030" w:author="Tuan NV" w:date="2026-04-16T22:54:00Z" w16du:dateUtc="2026-04-16T15:54:00Z">
                  <w:rPr>
                    <w:rStyle w:val="Hyperlink"/>
                    <w:rFonts w:ascii="Time s New Roman" w:hAnsi="Time s New Roman" w:hint="eastAsia"/>
                    <w:noProof/>
                  </w:rPr>
                </w:rPrChange>
              </w:rPr>
              <w:delText>à</w:delText>
            </w:r>
            <w:r w:rsidRPr="00BC7F90" w:rsidDel="00BC7F90">
              <w:rPr>
                <w:sz w:val="26"/>
                <w:szCs w:val="26"/>
                <w:rPrChange w:id="1031" w:author="Tuan NV" w:date="2026-04-16T22:54:00Z" w16du:dateUtc="2026-04-16T15:54:00Z">
                  <w:rPr>
                    <w:rStyle w:val="Hyperlink"/>
                    <w:rFonts w:ascii="Time s New Roman" w:hAnsi="Time s New Roman"/>
                    <w:noProof/>
                  </w:rPr>
                </w:rPrChange>
              </w:rPr>
              <w:delText xml:space="preserve"> HAVING</w:delText>
            </w:r>
            <w:r w:rsidRPr="001F04C9" w:rsidDel="00BC7F90">
              <w:rPr>
                <w:noProof/>
                <w:webHidden/>
                <w:sz w:val="26"/>
                <w:szCs w:val="26"/>
                <w:rPrChange w:id="1032" w:author="Tuan NV" w:date="2026-04-16T22:33:00Z" w16du:dateUtc="2026-04-16T15:33:00Z">
                  <w:rPr>
                    <w:noProof/>
                    <w:webHidden/>
                  </w:rPr>
                </w:rPrChange>
              </w:rPr>
              <w:tab/>
              <w:delText>33</w:delText>
            </w:r>
          </w:del>
        </w:p>
        <w:p w14:paraId="1D67AF38" w14:textId="21D98A59" w:rsidR="000C5564" w:rsidRPr="001F04C9" w:rsidDel="00BC7F90" w:rsidRDefault="000C5564">
          <w:pPr>
            <w:pStyle w:val="TOC3"/>
            <w:tabs>
              <w:tab w:val="right" w:leader="dot" w:pos="9062"/>
            </w:tabs>
            <w:rPr>
              <w:del w:id="1033" w:author="Tuan NV" w:date="2026-04-16T22:54:00Z" w16du:dateUtc="2026-04-16T15:54:00Z"/>
              <w:rFonts w:asciiTheme="minorHAnsi" w:eastAsiaTheme="minorEastAsia" w:hAnsiTheme="minorHAnsi"/>
              <w:noProof/>
              <w:color w:val="auto"/>
              <w:kern w:val="2"/>
              <w:sz w:val="26"/>
              <w:szCs w:val="26"/>
              <w14:ligatures w14:val="standardContextual"/>
              <w:rPrChange w:id="1034" w:author="Tuan NV" w:date="2026-04-16T22:33:00Z" w16du:dateUtc="2026-04-16T15:33:00Z">
                <w:rPr>
                  <w:del w:id="1035"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1036" w:author="Tuan NV" w:date="2026-04-16T22:54:00Z" w16du:dateUtc="2026-04-16T15:54:00Z">
            <w:r w:rsidRPr="00BC7F90" w:rsidDel="00BC7F90">
              <w:rPr>
                <w:sz w:val="26"/>
                <w:szCs w:val="26"/>
                <w:rPrChange w:id="1037" w:author="Tuan NV" w:date="2026-04-16T22:54:00Z" w16du:dateUtc="2026-04-16T15:54:00Z">
                  <w:rPr>
                    <w:rStyle w:val="Hyperlink"/>
                    <w:rFonts w:ascii="Time s New Roman" w:hAnsi="Time s New Roman"/>
                    <w:noProof/>
                  </w:rPr>
                </w:rPrChange>
              </w:rPr>
              <w:delText>6</w:delText>
            </w:r>
            <w:r w:rsidRPr="00BC7F90" w:rsidDel="00BC7F90">
              <w:rPr>
                <w:sz w:val="26"/>
                <w:szCs w:val="26"/>
                <w:rPrChange w:id="1038" w:author="Tuan NV" w:date="2026-04-16T22:54:00Z" w16du:dateUtc="2026-04-16T15:54:00Z">
                  <w:rPr>
                    <w:rStyle w:val="Hyperlink"/>
                    <w:rFonts w:ascii="Time s New Roman" w:hAnsi="Time s New Roman"/>
                    <w:noProof/>
                    <w:lang w:val="vi-VN"/>
                  </w:rPr>
                </w:rPrChange>
              </w:rPr>
              <w:delText xml:space="preserve">.4.1. </w:delText>
            </w:r>
            <w:r w:rsidRPr="00BC7F90" w:rsidDel="00BC7F90">
              <w:rPr>
                <w:sz w:val="26"/>
                <w:szCs w:val="26"/>
                <w:rPrChange w:id="1039" w:author="Tuan NV" w:date="2026-04-16T22:54:00Z" w16du:dateUtc="2026-04-16T15:54:00Z">
                  <w:rPr>
                    <w:rStyle w:val="Hyperlink"/>
                    <w:rFonts w:ascii="Time s New Roman" w:hAnsi="Time s New Roman"/>
                    <w:noProof/>
                  </w:rPr>
                </w:rPrChange>
              </w:rPr>
              <w:delText>Liệt k</w:delText>
            </w:r>
            <w:r w:rsidRPr="00BC7F90" w:rsidDel="00BC7F90">
              <w:rPr>
                <w:rFonts w:hint="eastAsia"/>
                <w:sz w:val="26"/>
                <w:szCs w:val="26"/>
                <w:rPrChange w:id="1040" w:author="Tuan NV" w:date="2026-04-16T22:54:00Z" w16du:dateUtc="2026-04-16T15:54:00Z">
                  <w:rPr>
                    <w:rStyle w:val="Hyperlink"/>
                    <w:rFonts w:ascii="Time s New Roman" w:hAnsi="Time s New Roman" w:hint="eastAsia"/>
                    <w:noProof/>
                  </w:rPr>
                </w:rPrChange>
              </w:rPr>
              <w:delText>ê</w:delText>
            </w:r>
            <w:r w:rsidRPr="00BC7F90" w:rsidDel="00BC7F90">
              <w:rPr>
                <w:sz w:val="26"/>
                <w:szCs w:val="26"/>
                <w:rPrChange w:id="1041" w:author="Tuan NV" w:date="2026-04-16T22:54:00Z" w16du:dateUtc="2026-04-16T15:54:00Z">
                  <w:rPr>
                    <w:rStyle w:val="Hyperlink"/>
                    <w:rFonts w:ascii="Time s New Roman" w:hAnsi="Time s New Roman"/>
                    <w:noProof/>
                  </w:rPr>
                </w:rPrChange>
              </w:rPr>
              <w:delText xml:space="preserve"> c</w:delText>
            </w:r>
            <w:r w:rsidRPr="00BC7F90" w:rsidDel="00BC7F90">
              <w:rPr>
                <w:rFonts w:hint="eastAsia"/>
                <w:sz w:val="26"/>
                <w:szCs w:val="26"/>
                <w:rPrChange w:id="1042" w:author="Tuan NV" w:date="2026-04-16T22:54:00Z" w16du:dateUtc="2026-04-16T15:54:00Z">
                  <w:rPr>
                    <w:rStyle w:val="Hyperlink"/>
                    <w:rFonts w:ascii="Time s New Roman" w:hAnsi="Time s New Roman" w:hint="eastAsia"/>
                    <w:noProof/>
                  </w:rPr>
                </w:rPrChange>
              </w:rPr>
              <w:delText>á</w:delText>
            </w:r>
            <w:r w:rsidRPr="00BC7F90" w:rsidDel="00BC7F90">
              <w:rPr>
                <w:sz w:val="26"/>
                <w:szCs w:val="26"/>
                <w:rPrChange w:id="1043" w:author="Tuan NV" w:date="2026-04-16T22:54:00Z" w16du:dateUtc="2026-04-16T15:54:00Z">
                  <w:rPr>
                    <w:rStyle w:val="Hyperlink"/>
                    <w:rFonts w:ascii="Time s New Roman" w:hAnsi="Time s New Roman"/>
                    <w:noProof/>
                  </w:rPr>
                </w:rPrChange>
              </w:rPr>
              <w:delText>c kh</w:delText>
            </w:r>
            <w:r w:rsidRPr="00BC7F90" w:rsidDel="00BC7F90">
              <w:rPr>
                <w:rFonts w:hint="eastAsia"/>
                <w:sz w:val="26"/>
                <w:szCs w:val="26"/>
                <w:rPrChange w:id="1044" w:author="Tuan NV" w:date="2026-04-16T22:54:00Z" w16du:dateUtc="2026-04-16T15:54:00Z">
                  <w:rPr>
                    <w:rStyle w:val="Hyperlink"/>
                    <w:rFonts w:ascii="Time s New Roman" w:hAnsi="Time s New Roman" w:hint="eastAsia"/>
                    <w:noProof/>
                  </w:rPr>
                </w:rPrChange>
              </w:rPr>
              <w:delText>á</w:delText>
            </w:r>
            <w:r w:rsidRPr="00BC7F90" w:rsidDel="00BC7F90">
              <w:rPr>
                <w:sz w:val="26"/>
                <w:szCs w:val="26"/>
                <w:rPrChange w:id="1045" w:author="Tuan NV" w:date="2026-04-16T22:54:00Z" w16du:dateUtc="2026-04-16T15:54:00Z">
                  <w:rPr>
                    <w:rStyle w:val="Hyperlink"/>
                    <w:rFonts w:ascii="Time s New Roman" w:hAnsi="Time s New Roman"/>
                    <w:noProof/>
                  </w:rPr>
                </w:rPrChange>
              </w:rPr>
              <w:delText>ch h</w:delText>
            </w:r>
            <w:r w:rsidRPr="00BC7F90" w:rsidDel="00BC7F90">
              <w:rPr>
                <w:rFonts w:hint="eastAsia"/>
                <w:sz w:val="26"/>
                <w:szCs w:val="26"/>
                <w:rPrChange w:id="1046" w:author="Tuan NV" w:date="2026-04-16T22:54:00Z" w16du:dateUtc="2026-04-16T15:54:00Z">
                  <w:rPr>
                    <w:rStyle w:val="Hyperlink"/>
                    <w:rFonts w:ascii="Time s New Roman" w:hAnsi="Time s New Roman" w:hint="eastAsia"/>
                    <w:noProof/>
                  </w:rPr>
                </w:rPrChange>
              </w:rPr>
              <w:delText>à</w:delText>
            </w:r>
            <w:r w:rsidRPr="00BC7F90" w:rsidDel="00BC7F90">
              <w:rPr>
                <w:sz w:val="26"/>
                <w:szCs w:val="26"/>
                <w:rPrChange w:id="1047" w:author="Tuan NV" w:date="2026-04-16T22:54:00Z" w16du:dateUtc="2026-04-16T15:54:00Z">
                  <w:rPr>
                    <w:rStyle w:val="Hyperlink"/>
                    <w:rFonts w:ascii="Time s New Roman" w:hAnsi="Time s New Roman"/>
                    <w:noProof/>
                  </w:rPr>
                </w:rPrChange>
              </w:rPr>
              <w:delText xml:space="preserve">ng </w:delText>
            </w:r>
            <w:r w:rsidRPr="00BC7F90" w:rsidDel="00BC7F90">
              <w:rPr>
                <w:rFonts w:hint="eastAsia"/>
                <w:sz w:val="26"/>
                <w:szCs w:val="26"/>
                <w:rPrChange w:id="1048" w:author="Tuan NV" w:date="2026-04-16T22:54:00Z" w16du:dateUtc="2026-04-16T15:54:00Z">
                  <w:rPr>
                    <w:rStyle w:val="Hyperlink"/>
                    <w:rFonts w:ascii="Time s New Roman" w:hAnsi="Time s New Roman" w:hint="eastAsia"/>
                    <w:noProof/>
                  </w:rPr>
                </w:rPrChange>
              </w:rPr>
              <w:delText>đã</w:delText>
            </w:r>
            <w:r w:rsidRPr="00BC7F90" w:rsidDel="00BC7F90">
              <w:rPr>
                <w:sz w:val="26"/>
                <w:szCs w:val="26"/>
                <w:rPrChange w:id="1049" w:author="Tuan NV" w:date="2026-04-16T22:54:00Z" w16du:dateUtc="2026-04-16T15:54:00Z">
                  <w:rPr>
                    <w:rStyle w:val="Hyperlink"/>
                    <w:rFonts w:ascii="Time s New Roman" w:hAnsi="Time s New Roman"/>
                    <w:noProof/>
                  </w:rPr>
                </w:rPrChange>
              </w:rPr>
              <w:delText xml:space="preserve"> </w:delText>
            </w:r>
            <w:r w:rsidRPr="00BC7F90" w:rsidDel="00BC7F90">
              <w:rPr>
                <w:rFonts w:hint="eastAsia"/>
                <w:sz w:val="26"/>
                <w:szCs w:val="26"/>
                <w:rPrChange w:id="1050" w:author="Tuan NV" w:date="2026-04-16T22:54:00Z" w16du:dateUtc="2026-04-16T15:54:00Z">
                  <w:rPr>
                    <w:rStyle w:val="Hyperlink"/>
                    <w:rFonts w:ascii="Time s New Roman" w:hAnsi="Time s New Roman" w:hint="eastAsia"/>
                    <w:noProof/>
                  </w:rPr>
                </w:rPrChange>
              </w:rPr>
              <w:delText>đ</w:delText>
            </w:r>
            <w:r w:rsidRPr="00BC7F90" w:rsidDel="00BC7F90">
              <w:rPr>
                <w:sz w:val="26"/>
                <w:szCs w:val="26"/>
                <w:rPrChange w:id="1051" w:author="Tuan NV" w:date="2026-04-16T22:54:00Z" w16du:dateUtc="2026-04-16T15:54:00Z">
                  <w:rPr>
                    <w:rStyle w:val="Hyperlink"/>
                    <w:rFonts w:ascii="Time s New Roman" w:hAnsi="Time s New Roman"/>
                    <w:noProof/>
                  </w:rPr>
                </w:rPrChange>
              </w:rPr>
              <w:delText xml:space="preserve">ặt từ 1 </w:delText>
            </w:r>
            <w:r w:rsidRPr="00BC7F90" w:rsidDel="00BC7F90">
              <w:rPr>
                <w:rFonts w:hint="eastAsia"/>
                <w:sz w:val="26"/>
                <w:szCs w:val="26"/>
                <w:rPrChange w:id="1052" w:author="Tuan NV" w:date="2026-04-16T22:54:00Z" w16du:dateUtc="2026-04-16T15:54:00Z">
                  <w:rPr>
                    <w:rStyle w:val="Hyperlink"/>
                    <w:rFonts w:ascii="Time s New Roman" w:hAnsi="Time s New Roman" w:hint="eastAsia"/>
                    <w:noProof/>
                  </w:rPr>
                </w:rPrChange>
              </w:rPr>
              <w:delText>đơ</w:delText>
            </w:r>
            <w:r w:rsidRPr="00BC7F90" w:rsidDel="00BC7F90">
              <w:rPr>
                <w:sz w:val="26"/>
                <w:szCs w:val="26"/>
                <w:rPrChange w:id="1053" w:author="Tuan NV" w:date="2026-04-16T22:54:00Z" w16du:dateUtc="2026-04-16T15:54:00Z">
                  <w:rPr>
                    <w:rStyle w:val="Hyperlink"/>
                    <w:rFonts w:ascii="Time s New Roman" w:hAnsi="Time s New Roman"/>
                    <w:noProof/>
                  </w:rPr>
                </w:rPrChange>
              </w:rPr>
              <w:delText>n xuất h</w:delText>
            </w:r>
            <w:r w:rsidRPr="00BC7F90" w:rsidDel="00BC7F90">
              <w:rPr>
                <w:rFonts w:hint="eastAsia"/>
                <w:sz w:val="26"/>
                <w:szCs w:val="26"/>
                <w:rPrChange w:id="1054" w:author="Tuan NV" w:date="2026-04-16T22:54:00Z" w16du:dateUtc="2026-04-16T15:54:00Z">
                  <w:rPr>
                    <w:rStyle w:val="Hyperlink"/>
                    <w:rFonts w:ascii="Time s New Roman" w:hAnsi="Time s New Roman" w:hint="eastAsia"/>
                    <w:noProof/>
                  </w:rPr>
                </w:rPrChange>
              </w:rPr>
              <w:delText>à</w:delText>
            </w:r>
            <w:r w:rsidRPr="00BC7F90" w:rsidDel="00BC7F90">
              <w:rPr>
                <w:sz w:val="26"/>
                <w:szCs w:val="26"/>
                <w:rPrChange w:id="1055" w:author="Tuan NV" w:date="2026-04-16T22:54:00Z" w16du:dateUtc="2026-04-16T15:54:00Z">
                  <w:rPr>
                    <w:rStyle w:val="Hyperlink"/>
                    <w:rFonts w:ascii="Time s New Roman" w:hAnsi="Time s New Roman"/>
                    <w:noProof/>
                  </w:rPr>
                </w:rPrChange>
              </w:rPr>
              <w:delText>ng trở l</w:delText>
            </w:r>
            <w:r w:rsidRPr="00BC7F90" w:rsidDel="00BC7F90">
              <w:rPr>
                <w:rFonts w:hint="eastAsia"/>
                <w:sz w:val="26"/>
                <w:szCs w:val="26"/>
                <w:rPrChange w:id="1056" w:author="Tuan NV" w:date="2026-04-16T22:54:00Z" w16du:dateUtc="2026-04-16T15:54:00Z">
                  <w:rPr>
                    <w:rStyle w:val="Hyperlink"/>
                    <w:rFonts w:ascii="Time s New Roman" w:hAnsi="Time s New Roman" w:hint="eastAsia"/>
                    <w:noProof/>
                  </w:rPr>
                </w:rPrChange>
              </w:rPr>
              <w:delText>ê</w:delText>
            </w:r>
            <w:r w:rsidRPr="00BC7F90" w:rsidDel="00BC7F90">
              <w:rPr>
                <w:sz w:val="26"/>
                <w:szCs w:val="26"/>
                <w:rPrChange w:id="1057" w:author="Tuan NV" w:date="2026-04-16T22:54:00Z" w16du:dateUtc="2026-04-16T15:54:00Z">
                  <w:rPr>
                    <w:rStyle w:val="Hyperlink"/>
                    <w:rFonts w:ascii="Time s New Roman" w:hAnsi="Time s New Roman"/>
                    <w:noProof/>
                  </w:rPr>
                </w:rPrChange>
              </w:rPr>
              <w:delText>n</w:delText>
            </w:r>
            <w:r w:rsidRPr="001F04C9" w:rsidDel="00BC7F90">
              <w:rPr>
                <w:noProof/>
                <w:webHidden/>
                <w:sz w:val="26"/>
                <w:szCs w:val="26"/>
                <w:rPrChange w:id="1058" w:author="Tuan NV" w:date="2026-04-16T22:33:00Z" w16du:dateUtc="2026-04-16T15:33:00Z">
                  <w:rPr>
                    <w:noProof/>
                    <w:webHidden/>
                  </w:rPr>
                </w:rPrChange>
              </w:rPr>
              <w:tab/>
              <w:delText>33</w:delText>
            </w:r>
          </w:del>
        </w:p>
        <w:p w14:paraId="2DB9BC81" w14:textId="618B8A3B" w:rsidR="000C5564" w:rsidRPr="001F04C9" w:rsidDel="00BC7F90" w:rsidRDefault="000C5564">
          <w:pPr>
            <w:pStyle w:val="TOC3"/>
            <w:tabs>
              <w:tab w:val="right" w:leader="dot" w:pos="9062"/>
            </w:tabs>
            <w:rPr>
              <w:del w:id="1059" w:author="Tuan NV" w:date="2026-04-16T22:54:00Z" w16du:dateUtc="2026-04-16T15:54:00Z"/>
              <w:rFonts w:asciiTheme="minorHAnsi" w:eastAsiaTheme="minorEastAsia" w:hAnsiTheme="minorHAnsi"/>
              <w:noProof/>
              <w:color w:val="auto"/>
              <w:kern w:val="2"/>
              <w:sz w:val="26"/>
              <w:szCs w:val="26"/>
              <w14:ligatures w14:val="standardContextual"/>
              <w:rPrChange w:id="1060" w:author="Tuan NV" w:date="2026-04-16T22:33:00Z" w16du:dateUtc="2026-04-16T15:33:00Z">
                <w:rPr>
                  <w:del w:id="1061"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1062" w:author="Tuan NV" w:date="2026-04-16T22:54:00Z" w16du:dateUtc="2026-04-16T15:54:00Z">
            <w:r w:rsidRPr="00BC7F90" w:rsidDel="00BC7F90">
              <w:rPr>
                <w:sz w:val="26"/>
                <w:szCs w:val="26"/>
                <w:rPrChange w:id="1063" w:author="Tuan NV" w:date="2026-04-16T22:54:00Z" w16du:dateUtc="2026-04-16T15:54:00Z">
                  <w:rPr>
                    <w:rStyle w:val="Hyperlink"/>
                    <w:rFonts w:ascii="Time s New Roman" w:hAnsi="Time s New Roman"/>
                    <w:noProof/>
                  </w:rPr>
                </w:rPrChange>
              </w:rPr>
              <w:delText>6</w:delText>
            </w:r>
            <w:r w:rsidRPr="00BC7F90" w:rsidDel="00BC7F90">
              <w:rPr>
                <w:sz w:val="26"/>
                <w:szCs w:val="26"/>
                <w:rPrChange w:id="1064" w:author="Tuan NV" w:date="2026-04-16T22:54:00Z" w16du:dateUtc="2026-04-16T15:54:00Z">
                  <w:rPr>
                    <w:rStyle w:val="Hyperlink"/>
                    <w:rFonts w:ascii="Time s New Roman" w:hAnsi="Time s New Roman"/>
                    <w:noProof/>
                    <w:lang w:val="vi-VN"/>
                  </w:rPr>
                </w:rPrChange>
              </w:rPr>
              <w:delText xml:space="preserve">.4.2. </w:delText>
            </w:r>
            <w:r w:rsidRPr="00BC7F90" w:rsidDel="00BC7F90">
              <w:rPr>
                <w:sz w:val="26"/>
                <w:szCs w:val="26"/>
                <w:rPrChange w:id="1065" w:author="Tuan NV" w:date="2026-04-16T22:54:00Z" w16du:dateUtc="2026-04-16T15:54:00Z">
                  <w:rPr>
                    <w:rStyle w:val="Hyperlink"/>
                    <w:rFonts w:ascii="Time s New Roman" w:hAnsi="Time s New Roman"/>
                    <w:noProof/>
                  </w:rPr>
                </w:rPrChange>
              </w:rPr>
              <w:delText>T</w:delText>
            </w:r>
            <w:r w:rsidRPr="00BC7F90" w:rsidDel="00BC7F90">
              <w:rPr>
                <w:rFonts w:hint="eastAsia"/>
                <w:sz w:val="26"/>
                <w:szCs w:val="26"/>
                <w:rPrChange w:id="1066" w:author="Tuan NV" w:date="2026-04-16T22:54:00Z" w16du:dateUtc="2026-04-16T15:54:00Z">
                  <w:rPr>
                    <w:rStyle w:val="Hyperlink"/>
                    <w:rFonts w:ascii="Time s New Roman" w:hAnsi="Time s New Roman" w:hint="eastAsia"/>
                    <w:noProof/>
                  </w:rPr>
                </w:rPrChange>
              </w:rPr>
              <w:delText>ì</w:delText>
            </w:r>
            <w:r w:rsidRPr="00BC7F90" w:rsidDel="00BC7F90">
              <w:rPr>
                <w:sz w:val="26"/>
                <w:szCs w:val="26"/>
                <w:rPrChange w:id="1067" w:author="Tuan NV" w:date="2026-04-16T22:54:00Z" w16du:dateUtc="2026-04-16T15:54:00Z">
                  <w:rPr>
                    <w:rStyle w:val="Hyperlink"/>
                    <w:rFonts w:ascii="Time s New Roman" w:hAnsi="Time s New Roman"/>
                    <w:noProof/>
                  </w:rPr>
                </w:rPrChange>
              </w:rPr>
              <w:delText>m c</w:delText>
            </w:r>
            <w:r w:rsidRPr="00BC7F90" w:rsidDel="00BC7F90">
              <w:rPr>
                <w:rFonts w:hint="eastAsia"/>
                <w:sz w:val="26"/>
                <w:szCs w:val="26"/>
                <w:rPrChange w:id="1068" w:author="Tuan NV" w:date="2026-04-16T22:54:00Z" w16du:dateUtc="2026-04-16T15:54:00Z">
                  <w:rPr>
                    <w:rStyle w:val="Hyperlink"/>
                    <w:rFonts w:ascii="Time s New Roman" w:hAnsi="Time s New Roman" w:hint="eastAsia"/>
                    <w:noProof/>
                  </w:rPr>
                </w:rPrChange>
              </w:rPr>
              <w:delText>á</w:delText>
            </w:r>
            <w:r w:rsidRPr="00BC7F90" w:rsidDel="00BC7F90">
              <w:rPr>
                <w:sz w:val="26"/>
                <w:szCs w:val="26"/>
                <w:rPrChange w:id="1069" w:author="Tuan NV" w:date="2026-04-16T22:54:00Z" w16du:dateUtc="2026-04-16T15:54:00Z">
                  <w:rPr>
                    <w:rStyle w:val="Hyperlink"/>
                    <w:rFonts w:ascii="Time s New Roman" w:hAnsi="Time s New Roman"/>
                    <w:noProof/>
                  </w:rPr>
                </w:rPrChange>
              </w:rPr>
              <w:delText>c nguy</w:delText>
            </w:r>
            <w:r w:rsidRPr="00BC7F90" w:rsidDel="00BC7F90">
              <w:rPr>
                <w:rFonts w:hint="eastAsia"/>
                <w:sz w:val="26"/>
                <w:szCs w:val="26"/>
                <w:rPrChange w:id="1070" w:author="Tuan NV" w:date="2026-04-16T22:54:00Z" w16du:dateUtc="2026-04-16T15:54:00Z">
                  <w:rPr>
                    <w:rStyle w:val="Hyperlink"/>
                    <w:rFonts w:ascii="Time s New Roman" w:hAnsi="Time s New Roman" w:hint="eastAsia"/>
                    <w:noProof/>
                  </w:rPr>
                </w:rPrChange>
              </w:rPr>
              <w:delText>ê</w:delText>
            </w:r>
            <w:r w:rsidRPr="00BC7F90" w:rsidDel="00BC7F90">
              <w:rPr>
                <w:sz w:val="26"/>
                <w:szCs w:val="26"/>
                <w:rPrChange w:id="1071" w:author="Tuan NV" w:date="2026-04-16T22:54:00Z" w16du:dateUtc="2026-04-16T15:54:00Z">
                  <w:rPr>
                    <w:rStyle w:val="Hyperlink"/>
                    <w:rFonts w:ascii="Time s New Roman" w:hAnsi="Time s New Roman"/>
                    <w:noProof/>
                  </w:rPr>
                </w:rPrChange>
              </w:rPr>
              <w:delText>n vật liệu c</w:delText>
            </w:r>
            <w:r w:rsidRPr="00BC7F90" w:rsidDel="00BC7F90">
              <w:rPr>
                <w:rFonts w:hint="eastAsia"/>
                <w:sz w:val="26"/>
                <w:szCs w:val="26"/>
                <w:rPrChange w:id="1072" w:author="Tuan NV" w:date="2026-04-16T22:54:00Z" w16du:dateUtc="2026-04-16T15:54:00Z">
                  <w:rPr>
                    <w:rStyle w:val="Hyperlink"/>
                    <w:rFonts w:ascii="Time s New Roman" w:hAnsi="Time s New Roman" w:hint="eastAsia"/>
                    <w:noProof/>
                  </w:rPr>
                </w:rPrChange>
              </w:rPr>
              <w:delText>ó</w:delText>
            </w:r>
            <w:r w:rsidRPr="00BC7F90" w:rsidDel="00BC7F90">
              <w:rPr>
                <w:sz w:val="26"/>
                <w:szCs w:val="26"/>
                <w:rPrChange w:id="1073" w:author="Tuan NV" w:date="2026-04-16T22:54:00Z" w16du:dateUtc="2026-04-16T15:54:00Z">
                  <w:rPr>
                    <w:rStyle w:val="Hyperlink"/>
                    <w:rFonts w:ascii="Time s New Roman" w:hAnsi="Time s New Roman"/>
                    <w:noProof/>
                  </w:rPr>
                </w:rPrChange>
              </w:rPr>
              <w:delText xml:space="preserve"> tổng số l</w:delText>
            </w:r>
            <w:r w:rsidRPr="00BC7F90" w:rsidDel="00BC7F90">
              <w:rPr>
                <w:rFonts w:hint="eastAsia"/>
                <w:sz w:val="26"/>
                <w:szCs w:val="26"/>
                <w:rPrChange w:id="1074" w:author="Tuan NV" w:date="2026-04-16T22:54:00Z" w16du:dateUtc="2026-04-16T15:54:00Z">
                  <w:rPr>
                    <w:rStyle w:val="Hyperlink"/>
                    <w:rFonts w:ascii="Time s New Roman" w:hAnsi="Time s New Roman" w:hint="eastAsia"/>
                    <w:noProof/>
                  </w:rPr>
                </w:rPrChange>
              </w:rPr>
              <w:delText>ư</w:delText>
            </w:r>
            <w:r w:rsidRPr="00BC7F90" w:rsidDel="00BC7F90">
              <w:rPr>
                <w:sz w:val="26"/>
                <w:szCs w:val="26"/>
                <w:rPrChange w:id="1075" w:author="Tuan NV" w:date="2026-04-16T22:54:00Z" w16du:dateUtc="2026-04-16T15:54:00Z">
                  <w:rPr>
                    <w:rStyle w:val="Hyperlink"/>
                    <w:rFonts w:ascii="Time s New Roman" w:hAnsi="Time s New Roman"/>
                    <w:noProof/>
                  </w:rPr>
                </w:rPrChange>
              </w:rPr>
              <w:delText>ợng nhập kho lớn h</w:delText>
            </w:r>
            <w:r w:rsidRPr="00BC7F90" w:rsidDel="00BC7F90">
              <w:rPr>
                <w:rFonts w:hint="eastAsia"/>
                <w:sz w:val="26"/>
                <w:szCs w:val="26"/>
                <w:rPrChange w:id="1076" w:author="Tuan NV" w:date="2026-04-16T22:54:00Z" w16du:dateUtc="2026-04-16T15:54:00Z">
                  <w:rPr>
                    <w:rStyle w:val="Hyperlink"/>
                    <w:rFonts w:ascii="Time s New Roman" w:hAnsi="Time s New Roman" w:hint="eastAsia"/>
                    <w:noProof/>
                  </w:rPr>
                </w:rPrChange>
              </w:rPr>
              <w:delText>ơ</w:delText>
            </w:r>
            <w:r w:rsidRPr="00BC7F90" w:rsidDel="00BC7F90">
              <w:rPr>
                <w:sz w:val="26"/>
                <w:szCs w:val="26"/>
                <w:rPrChange w:id="1077" w:author="Tuan NV" w:date="2026-04-16T22:54:00Z" w16du:dateUtc="2026-04-16T15:54:00Z">
                  <w:rPr>
                    <w:rStyle w:val="Hyperlink"/>
                    <w:rFonts w:ascii="Time s New Roman" w:hAnsi="Time s New Roman"/>
                    <w:noProof/>
                  </w:rPr>
                </w:rPrChange>
              </w:rPr>
              <w:delText>n 500</w:delText>
            </w:r>
            <w:r w:rsidRPr="001F04C9" w:rsidDel="00BC7F90">
              <w:rPr>
                <w:noProof/>
                <w:webHidden/>
                <w:sz w:val="26"/>
                <w:szCs w:val="26"/>
                <w:rPrChange w:id="1078" w:author="Tuan NV" w:date="2026-04-16T22:33:00Z" w16du:dateUtc="2026-04-16T15:33:00Z">
                  <w:rPr>
                    <w:noProof/>
                    <w:webHidden/>
                  </w:rPr>
                </w:rPrChange>
              </w:rPr>
              <w:tab/>
              <w:delText>33</w:delText>
            </w:r>
          </w:del>
        </w:p>
        <w:p w14:paraId="49816D71" w14:textId="34DA1299" w:rsidR="000C5564" w:rsidRPr="001F04C9" w:rsidDel="00BC7F90" w:rsidRDefault="000C5564">
          <w:pPr>
            <w:pStyle w:val="TOC2"/>
            <w:tabs>
              <w:tab w:val="right" w:leader="dot" w:pos="9062"/>
            </w:tabs>
            <w:rPr>
              <w:del w:id="1079" w:author="Tuan NV" w:date="2026-04-16T22:54:00Z" w16du:dateUtc="2026-04-16T15:54:00Z"/>
              <w:rFonts w:asciiTheme="minorHAnsi" w:eastAsiaTheme="minorEastAsia" w:hAnsiTheme="minorHAnsi"/>
              <w:noProof/>
              <w:color w:val="auto"/>
              <w:kern w:val="2"/>
              <w:sz w:val="26"/>
              <w:szCs w:val="26"/>
              <w14:ligatures w14:val="standardContextual"/>
              <w:rPrChange w:id="1080" w:author="Tuan NV" w:date="2026-04-16T22:33:00Z" w16du:dateUtc="2026-04-16T15:33:00Z">
                <w:rPr>
                  <w:del w:id="1081"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1082" w:author="Tuan NV" w:date="2026-04-16T22:54:00Z" w16du:dateUtc="2026-04-16T15:54:00Z">
            <w:r w:rsidRPr="00BC7F90" w:rsidDel="00BC7F90">
              <w:rPr>
                <w:sz w:val="26"/>
                <w:szCs w:val="26"/>
                <w:rPrChange w:id="1083" w:author="Tuan NV" w:date="2026-04-16T22:54:00Z" w16du:dateUtc="2026-04-16T15:54:00Z">
                  <w:rPr>
                    <w:rStyle w:val="Hyperlink"/>
                    <w:rFonts w:ascii="Time s New Roman" w:hAnsi="Time s New Roman"/>
                    <w:noProof/>
                  </w:rPr>
                </w:rPrChange>
              </w:rPr>
              <w:delText>6</w:delText>
            </w:r>
            <w:r w:rsidRPr="00BC7F90" w:rsidDel="00BC7F90">
              <w:rPr>
                <w:sz w:val="26"/>
                <w:szCs w:val="26"/>
                <w:rPrChange w:id="1084" w:author="Tuan NV" w:date="2026-04-16T22:54:00Z" w16du:dateUtc="2026-04-16T15:54:00Z">
                  <w:rPr>
                    <w:rStyle w:val="Hyperlink"/>
                    <w:rFonts w:ascii="Time s New Roman" w:hAnsi="Time s New Roman"/>
                    <w:noProof/>
                    <w:lang w:val="vi-VN"/>
                  </w:rPr>
                </w:rPrChange>
              </w:rPr>
              <w:delText>.5</w:delText>
            </w:r>
            <w:r w:rsidRPr="00BC7F90" w:rsidDel="00BC7F90">
              <w:rPr>
                <w:sz w:val="26"/>
                <w:szCs w:val="26"/>
                <w:rPrChange w:id="1085" w:author="Tuan NV" w:date="2026-04-16T22:54:00Z" w16du:dateUtc="2026-04-16T15:54:00Z">
                  <w:rPr>
                    <w:rStyle w:val="Hyperlink"/>
                    <w:rFonts w:ascii="Time s New Roman" w:hAnsi="Time s New Roman"/>
                    <w:noProof/>
                  </w:rPr>
                </w:rPrChange>
              </w:rPr>
              <w:delText>. 02 c</w:delText>
            </w:r>
            <w:r w:rsidRPr="00BC7F90" w:rsidDel="00BC7F90">
              <w:rPr>
                <w:rFonts w:hint="eastAsia"/>
                <w:sz w:val="26"/>
                <w:szCs w:val="26"/>
                <w:rPrChange w:id="1086" w:author="Tuan NV" w:date="2026-04-16T22:54:00Z" w16du:dateUtc="2026-04-16T15:54:00Z">
                  <w:rPr>
                    <w:rStyle w:val="Hyperlink"/>
                    <w:rFonts w:ascii="Time s New Roman" w:hAnsi="Time s New Roman" w:hint="eastAsia"/>
                    <w:noProof/>
                  </w:rPr>
                </w:rPrChange>
              </w:rPr>
              <w:delText>â</w:delText>
            </w:r>
            <w:r w:rsidRPr="00BC7F90" w:rsidDel="00BC7F90">
              <w:rPr>
                <w:sz w:val="26"/>
                <w:szCs w:val="26"/>
                <w:rPrChange w:id="1087" w:author="Tuan NV" w:date="2026-04-16T22:54:00Z" w16du:dateUtc="2026-04-16T15:54:00Z">
                  <w:rPr>
                    <w:rStyle w:val="Hyperlink"/>
                    <w:rFonts w:ascii="Time s New Roman" w:hAnsi="Time s New Roman"/>
                    <w:noProof/>
                  </w:rPr>
                </w:rPrChange>
              </w:rPr>
              <w:delText>u lệnh gồm SELECT c</w:delText>
            </w:r>
            <w:r w:rsidRPr="00BC7F90" w:rsidDel="00BC7F90">
              <w:rPr>
                <w:rFonts w:hint="eastAsia"/>
                <w:sz w:val="26"/>
                <w:szCs w:val="26"/>
                <w:rPrChange w:id="1088" w:author="Tuan NV" w:date="2026-04-16T22:54:00Z" w16du:dateUtc="2026-04-16T15:54:00Z">
                  <w:rPr>
                    <w:rStyle w:val="Hyperlink"/>
                    <w:rFonts w:ascii="Time s New Roman" w:hAnsi="Time s New Roman" w:hint="eastAsia"/>
                    <w:noProof/>
                  </w:rPr>
                </w:rPrChange>
              </w:rPr>
              <w:delText>ó</w:delText>
            </w:r>
            <w:r w:rsidRPr="00BC7F90" w:rsidDel="00BC7F90">
              <w:rPr>
                <w:sz w:val="26"/>
                <w:szCs w:val="26"/>
                <w:rPrChange w:id="1089" w:author="Tuan NV" w:date="2026-04-16T22:54:00Z" w16du:dateUtc="2026-04-16T15:54:00Z">
                  <w:rPr>
                    <w:rStyle w:val="Hyperlink"/>
                    <w:rFonts w:ascii="Time s New Roman" w:hAnsi="Time s New Roman"/>
                    <w:noProof/>
                  </w:rPr>
                </w:rPrChange>
              </w:rPr>
              <w:delText xml:space="preserve"> WHERE, GROUP BY, HAVING v</w:delText>
            </w:r>
            <w:r w:rsidRPr="00BC7F90" w:rsidDel="00BC7F90">
              <w:rPr>
                <w:rFonts w:hint="eastAsia"/>
                <w:sz w:val="26"/>
                <w:szCs w:val="26"/>
                <w:rPrChange w:id="1090" w:author="Tuan NV" w:date="2026-04-16T22:54:00Z" w16du:dateUtc="2026-04-16T15:54:00Z">
                  <w:rPr>
                    <w:rStyle w:val="Hyperlink"/>
                    <w:rFonts w:ascii="Time s New Roman" w:hAnsi="Time s New Roman" w:hint="eastAsia"/>
                    <w:noProof/>
                  </w:rPr>
                </w:rPrChange>
              </w:rPr>
              <w:delText>à</w:delText>
            </w:r>
            <w:r w:rsidRPr="00BC7F90" w:rsidDel="00BC7F90">
              <w:rPr>
                <w:sz w:val="26"/>
                <w:szCs w:val="26"/>
                <w:rPrChange w:id="1091" w:author="Tuan NV" w:date="2026-04-16T22:54:00Z" w16du:dateUtc="2026-04-16T15:54:00Z">
                  <w:rPr>
                    <w:rStyle w:val="Hyperlink"/>
                    <w:rFonts w:ascii="Time s New Roman" w:hAnsi="Time s New Roman"/>
                    <w:noProof/>
                  </w:rPr>
                </w:rPrChange>
              </w:rPr>
              <w:delText xml:space="preserve"> truy vấn con</w:delText>
            </w:r>
            <w:r w:rsidRPr="001F04C9" w:rsidDel="00BC7F90">
              <w:rPr>
                <w:noProof/>
                <w:webHidden/>
                <w:sz w:val="26"/>
                <w:szCs w:val="26"/>
                <w:rPrChange w:id="1092" w:author="Tuan NV" w:date="2026-04-16T22:33:00Z" w16du:dateUtc="2026-04-16T15:33:00Z">
                  <w:rPr>
                    <w:noProof/>
                    <w:webHidden/>
                  </w:rPr>
                </w:rPrChange>
              </w:rPr>
              <w:tab/>
              <w:delText>34</w:delText>
            </w:r>
          </w:del>
        </w:p>
        <w:p w14:paraId="055053F5" w14:textId="0560B842" w:rsidR="000C5564" w:rsidRPr="001F04C9" w:rsidDel="00BC7F90" w:rsidRDefault="000C5564">
          <w:pPr>
            <w:pStyle w:val="TOC3"/>
            <w:tabs>
              <w:tab w:val="right" w:leader="dot" w:pos="9062"/>
            </w:tabs>
            <w:rPr>
              <w:del w:id="1093" w:author="Tuan NV" w:date="2026-04-16T22:54:00Z" w16du:dateUtc="2026-04-16T15:54:00Z"/>
              <w:rFonts w:asciiTheme="minorHAnsi" w:eastAsiaTheme="minorEastAsia" w:hAnsiTheme="minorHAnsi"/>
              <w:noProof/>
              <w:color w:val="auto"/>
              <w:kern w:val="2"/>
              <w:sz w:val="26"/>
              <w:szCs w:val="26"/>
              <w14:ligatures w14:val="standardContextual"/>
              <w:rPrChange w:id="1094" w:author="Tuan NV" w:date="2026-04-16T22:33:00Z" w16du:dateUtc="2026-04-16T15:33:00Z">
                <w:rPr>
                  <w:del w:id="1095"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1096" w:author="Tuan NV" w:date="2026-04-16T22:54:00Z" w16du:dateUtc="2026-04-16T15:54:00Z">
            <w:r w:rsidRPr="00BC7F90" w:rsidDel="00BC7F90">
              <w:rPr>
                <w:sz w:val="26"/>
                <w:szCs w:val="26"/>
                <w:rPrChange w:id="1097" w:author="Tuan NV" w:date="2026-04-16T22:54:00Z" w16du:dateUtc="2026-04-16T15:54:00Z">
                  <w:rPr>
                    <w:rStyle w:val="Hyperlink"/>
                    <w:rFonts w:ascii="Time s New Roman" w:hAnsi="Time s New Roman"/>
                    <w:noProof/>
                  </w:rPr>
                </w:rPrChange>
              </w:rPr>
              <w:delText>6</w:delText>
            </w:r>
            <w:r w:rsidRPr="00BC7F90" w:rsidDel="00BC7F90">
              <w:rPr>
                <w:sz w:val="26"/>
                <w:szCs w:val="26"/>
                <w:rPrChange w:id="1098" w:author="Tuan NV" w:date="2026-04-16T22:54:00Z" w16du:dateUtc="2026-04-16T15:54:00Z">
                  <w:rPr>
                    <w:rStyle w:val="Hyperlink"/>
                    <w:rFonts w:ascii="Time s New Roman" w:hAnsi="Time s New Roman"/>
                    <w:noProof/>
                    <w:lang w:val="vi-VN"/>
                  </w:rPr>
                </w:rPrChange>
              </w:rPr>
              <w:delText xml:space="preserve">.5.1. </w:delText>
            </w:r>
            <w:r w:rsidRPr="00BC7F90" w:rsidDel="00BC7F90">
              <w:rPr>
                <w:sz w:val="26"/>
                <w:szCs w:val="26"/>
                <w:rPrChange w:id="1099" w:author="Tuan NV" w:date="2026-04-16T22:54:00Z" w16du:dateUtc="2026-04-16T15:54:00Z">
                  <w:rPr>
                    <w:rStyle w:val="Hyperlink"/>
                    <w:rFonts w:ascii="Time s New Roman" w:hAnsi="Time s New Roman"/>
                    <w:noProof/>
                  </w:rPr>
                </w:rPrChange>
              </w:rPr>
              <w:delText>T</w:delText>
            </w:r>
            <w:r w:rsidRPr="00BC7F90" w:rsidDel="00BC7F90">
              <w:rPr>
                <w:rFonts w:hint="eastAsia"/>
                <w:sz w:val="26"/>
                <w:szCs w:val="26"/>
                <w:rPrChange w:id="1100" w:author="Tuan NV" w:date="2026-04-16T22:54:00Z" w16du:dateUtc="2026-04-16T15:54:00Z">
                  <w:rPr>
                    <w:rStyle w:val="Hyperlink"/>
                    <w:rFonts w:ascii="Time s New Roman" w:hAnsi="Time s New Roman" w:hint="eastAsia"/>
                    <w:noProof/>
                  </w:rPr>
                </w:rPrChange>
              </w:rPr>
              <w:delText>ì</w:delText>
            </w:r>
            <w:r w:rsidRPr="00BC7F90" w:rsidDel="00BC7F90">
              <w:rPr>
                <w:sz w:val="26"/>
                <w:szCs w:val="26"/>
                <w:rPrChange w:id="1101" w:author="Tuan NV" w:date="2026-04-16T22:54:00Z" w16du:dateUtc="2026-04-16T15:54:00Z">
                  <w:rPr>
                    <w:rStyle w:val="Hyperlink"/>
                    <w:rFonts w:ascii="Time s New Roman" w:hAnsi="Time s New Roman"/>
                    <w:noProof/>
                  </w:rPr>
                </w:rPrChange>
              </w:rPr>
              <w:delText>m c</w:delText>
            </w:r>
            <w:r w:rsidRPr="00BC7F90" w:rsidDel="00BC7F90">
              <w:rPr>
                <w:rFonts w:hint="eastAsia"/>
                <w:sz w:val="26"/>
                <w:szCs w:val="26"/>
                <w:rPrChange w:id="1102" w:author="Tuan NV" w:date="2026-04-16T22:54:00Z" w16du:dateUtc="2026-04-16T15:54:00Z">
                  <w:rPr>
                    <w:rStyle w:val="Hyperlink"/>
                    <w:rFonts w:ascii="Time s New Roman" w:hAnsi="Time s New Roman" w:hint="eastAsia"/>
                    <w:noProof/>
                  </w:rPr>
                </w:rPrChange>
              </w:rPr>
              <w:delText>á</w:delText>
            </w:r>
            <w:r w:rsidRPr="00BC7F90" w:rsidDel="00BC7F90">
              <w:rPr>
                <w:sz w:val="26"/>
                <w:szCs w:val="26"/>
                <w:rPrChange w:id="1103" w:author="Tuan NV" w:date="2026-04-16T22:54:00Z" w16du:dateUtc="2026-04-16T15:54:00Z">
                  <w:rPr>
                    <w:rStyle w:val="Hyperlink"/>
                    <w:rFonts w:ascii="Time s New Roman" w:hAnsi="Time s New Roman"/>
                    <w:noProof/>
                  </w:rPr>
                </w:rPrChange>
              </w:rPr>
              <w:delText xml:space="preserve">c </w:delText>
            </w:r>
            <w:r w:rsidRPr="00BC7F90" w:rsidDel="00BC7F90">
              <w:rPr>
                <w:rFonts w:hint="eastAsia"/>
                <w:sz w:val="26"/>
                <w:szCs w:val="26"/>
                <w:rPrChange w:id="1104" w:author="Tuan NV" w:date="2026-04-16T22:54:00Z" w16du:dateUtc="2026-04-16T15:54:00Z">
                  <w:rPr>
                    <w:rStyle w:val="Hyperlink"/>
                    <w:rFonts w:ascii="Time s New Roman" w:hAnsi="Time s New Roman" w:hint="eastAsia"/>
                    <w:noProof/>
                  </w:rPr>
                </w:rPrChange>
              </w:rPr>
              <w:delText>đơ</w:delText>
            </w:r>
            <w:r w:rsidRPr="00BC7F90" w:rsidDel="00BC7F90">
              <w:rPr>
                <w:sz w:val="26"/>
                <w:szCs w:val="26"/>
                <w:rPrChange w:id="1105" w:author="Tuan NV" w:date="2026-04-16T22:54:00Z" w16du:dateUtc="2026-04-16T15:54:00Z">
                  <w:rPr>
                    <w:rStyle w:val="Hyperlink"/>
                    <w:rFonts w:ascii="Time s New Roman" w:hAnsi="Time s New Roman"/>
                    <w:noProof/>
                  </w:rPr>
                </w:rPrChange>
              </w:rPr>
              <w:delText>n xuất h</w:delText>
            </w:r>
            <w:r w:rsidRPr="00BC7F90" w:rsidDel="00BC7F90">
              <w:rPr>
                <w:rFonts w:hint="eastAsia"/>
                <w:sz w:val="26"/>
                <w:szCs w:val="26"/>
                <w:rPrChange w:id="1106" w:author="Tuan NV" w:date="2026-04-16T22:54:00Z" w16du:dateUtc="2026-04-16T15:54:00Z">
                  <w:rPr>
                    <w:rStyle w:val="Hyperlink"/>
                    <w:rFonts w:ascii="Time s New Roman" w:hAnsi="Time s New Roman" w:hint="eastAsia"/>
                    <w:noProof/>
                  </w:rPr>
                </w:rPrChange>
              </w:rPr>
              <w:delText>à</w:delText>
            </w:r>
            <w:r w:rsidRPr="00BC7F90" w:rsidDel="00BC7F90">
              <w:rPr>
                <w:sz w:val="26"/>
                <w:szCs w:val="26"/>
                <w:rPrChange w:id="1107" w:author="Tuan NV" w:date="2026-04-16T22:54:00Z" w16du:dateUtc="2026-04-16T15:54:00Z">
                  <w:rPr>
                    <w:rStyle w:val="Hyperlink"/>
                    <w:rFonts w:ascii="Time s New Roman" w:hAnsi="Time s New Roman"/>
                    <w:noProof/>
                  </w:rPr>
                </w:rPrChange>
              </w:rPr>
              <w:delText>ng c</w:delText>
            </w:r>
            <w:r w:rsidRPr="00BC7F90" w:rsidDel="00BC7F90">
              <w:rPr>
                <w:rFonts w:hint="eastAsia"/>
                <w:sz w:val="26"/>
                <w:szCs w:val="26"/>
                <w:rPrChange w:id="1108" w:author="Tuan NV" w:date="2026-04-16T22:54:00Z" w16du:dateUtc="2026-04-16T15:54:00Z">
                  <w:rPr>
                    <w:rStyle w:val="Hyperlink"/>
                    <w:rFonts w:ascii="Time s New Roman" w:hAnsi="Time s New Roman" w:hint="eastAsia"/>
                    <w:noProof/>
                  </w:rPr>
                </w:rPrChange>
              </w:rPr>
              <w:delText>ó</w:delText>
            </w:r>
            <w:r w:rsidRPr="00BC7F90" w:rsidDel="00BC7F90">
              <w:rPr>
                <w:sz w:val="26"/>
                <w:szCs w:val="26"/>
                <w:rPrChange w:id="1109" w:author="Tuan NV" w:date="2026-04-16T22:54:00Z" w16du:dateUtc="2026-04-16T15:54:00Z">
                  <w:rPr>
                    <w:rStyle w:val="Hyperlink"/>
                    <w:rFonts w:ascii="Time s New Roman" w:hAnsi="Time s New Roman"/>
                    <w:noProof/>
                  </w:rPr>
                </w:rPrChange>
              </w:rPr>
              <w:delText xml:space="preserve"> gi</w:delText>
            </w:r>
            <w:r w:rsidRPr="00BC7F90" w:rsidDel="00BC7F90">
              <w:rPr>
                <w:rFonts w:hint="eastAsia"/>
                <w:sz w:val="26"/>
                <w:szCs w:val="26"/>
                <w:rPrChange w:id="1110" w:author="Tuan NV" w:date="2026-04-16T22:54:00Z" w16du:dateUtc="2026-04-16T15:54:00Z">
                  <w:rPr>
                    <w:rStyle w:val="Hyperlink"/>
                    <w:rFonts w:ascii="Time s New Roman" w:hAnsi="Time s New Roman" w:hint="eastAsia"/>
                    <w:noProof/>
                  </w:rPr>
                </w:rPrChange>
              </w:rPr>
              <w:delText>á</w:delText>
            </w:r>
            <w:r w:rsidRPr="00BC7F90" w:rsidDel="00BC7F90">
              <w:rPr>
                <w:sz w:val="26"/>
                <w:szCs w:val="26"/>
                <w:rPrChange w:id="1111" w:author="Tuan NV" w:date="2026-04-16T22:54:00Z" w16du:dateUtc="2026-04-16T15:54:00Z">
                  <w:rPr>
                    <w:rStyle w:val="Hyperlink"/>
                    <w:rFonts w:ascii="Time s New Roman" w:hAnsi="Time s New Roman"/>
                    <w:noProof/>
                  </w:rPr>
                </w:rPrChange>
              </w:rPr>
              <w:delText xml:space="preserve"> trị lớn h</w:delText>
            </w:r>
            <w:r w:rsidRPr="00BC7F90" w:rsidDel="00BC7F90">
              <w:rPr>
                <w:rFonts w:hint="eastAsia"/>
                <w:sz w:val="26"/>
                <w:szCs w:val="26"/>
                <w:rPrChange w:id="1112" w:author="Tuan NV" w:date="2026-04-16T22:54:00Z" w16du:dateUtc="2026-04-16T15:54:00Z">
                  <w:rPr>
                    <w:rStyle w:val="Hyperlink"/>
                    <w:rFonts w:ascii="Time s New Roman" w:hAnsi="Time s New Roman" w:hint="eastAsia"/>
                    <w:noProof/>
                  </w:rPr>
                </w:rPrChange>
              </w:rPr>
              <w:delText>ơ</w:delText>
            </w:r>
            <w:r w:rsidRPr="00BC7F90" w:rsidDel="00BC7F90">
              <w:rPr>
                <w:sz w:val="26"/>
                <w:szCs w:val="26"/>
                <w:rPrChange w:id="1113" w:author="Tuan NV" w:date="2026-04-16T22:54:00Z" w16du:dateUtc="2026-04-16T15:54:00Z">
                  <w:rPr>
                    <w:rStyle w:val="Hyperlink"/>
                    <w:rFonts w:ascii="Time s New Roman" w:hAnsi="Time s New Roman"/>
                    <w:noProof/>
                  </w:rPr>
                </w:rPrChange>
              </w:rPr>
              <w:delText>n gi</w:delText>
            </w:r>
            <w:r w:rsidRPr="00BC7F90" w:rsidDel="00BC7F90">
              <w:rPr>
                <w:rFonts w:hint="eastAsia"/>
                <w:sz w:val="26"/>
                <w:szCs w:val="26"/>
                <w:rPrChange w:id="1114" w:author="Tuan NV" w:date="2026-04-16T22:54:00Z" w16du:dateUtc="2026-04-16T15:54:00Z">
                  <w:rPr>
                    <w:rStyle w:val="Hyperlink"/>
                    <w:rFonts w:ascii="Time s New Roman" w:hAnsi="Time s New Roman" w:hint="eastAsia"/>
                    <w:noProof/>
                  </w:rPr>
                </w:rPrChange>
              </w:rPr>
              <w:delText>á</w:delText>
            </w:r>
            <w:r w:rsidRPr="00BC7F90" w:rsidDel="00BC7F90">
              <w:rPr>
                <w:sz w:val="26"/>
                <w:szCs w:val="26"/>
                <w:rPrChange w:id="1115" w:author="Tuan NV" w:date="2026-04-16T22:54:00Z" w16du:dateUtc="2026-04-16T15:54:00Z">
                  <w:rPr>
                    <w:rStyle w:val="Hyperlink"/>
                    <w:rFonts w:ascii="Time s New Roman" w:hAnsi="Time s New Roman"/>
                    <w:noProof/>
                  </w:rPr>
                </w:rPrChange>
              </w:rPr>
              <w:delText xml:space="preserve"> trị trung b</w:delText>
            </w:r>
            <w:r w:rsidRPr="00BC7F90" w:rsidDel="00BC7F90">
              <w:rPr>
                <w:rFonts w:hint="eastAsia"/>
                <w:sz w:val="26"/>
                <w:szCs w:val="26"/>
                <w:rPrChange w:id="1116" w:author="Tuan NV" w:date="2026-04-16T22:54:00Z" w16du:dateUtc="2026-04-16T15:54:00Z">
                  <w:rPr>
                    <w:rStyle w:val="Hyperlink"/>
                    <w:rFonts w:ascii="Time s New Roman" w:hAnsi="Time s New Roman" w:hint="eastAsia"/>
                    <w:noProof/>
                  </w:rPr>
                </w:rPrChange>
              </w:rPr>
              <w:delText>ì</w:delText>
            </w:r>
            <w:r w:rsidRPr="00BC7F90" w:rsidDel="00BC7F90">
              <w:rPr>
                <w:sz w:val="26"/>
                <w:szCs w:val="26"/>
                <w:rPrChange w:id="1117" w:author="Tuan NV" w:date="2026-04-16T22:54:00Z" w16du:dateUtc="2026-04-16T15:54:00Z">
                  <w:rPr>
                    <w:rStyle w:val="Hyperlink"/>
                    <w:rFonts w:ascii="Time s New Roman" w:hAnsi="Time s New Roman"/>
                    <w:noProof/>
                  </w:rPr>
                </w:rPrChange>
              </w:rPr>
              <w:delText>nh của tất cả c</w:delText>
            </w:r>
            <w:r w:rsidRPr="00BC7F90" w:rsidDel="00BC7F90">
              <w:rPr>
                <w:rFonts w:hint="eastAsia"/>
                <w:sz w:val="26"/>
                <w:szCs w:val="26"/>
                <w:rPrChange w:id="1118" w:author="Tuan NV" w:date="2026-04-16T22:54:00Z" w16du:dateUtc="2026-04-16T15:54:00Z">
                  <w:rPr>
                    <w:rStyle w:val="Hyperlink"/>
                    <w:rFonts w:ascii="Time s New Roman" w:hAnsi="Time s New Roman" w:hint="eastAsia"/>
                    <w:noProof/>
                  </w:rPr>
                </w:rPrChange>
              </w:rPr>
              <w:delText>á</w:delText>
            </w:r>
            <w:r w:rsidRPr="00BC7F90" w:rsidDel="00BC7F90">
              <w:rPr>
                <w:sz w:val="26"/>
                <w:szCs w:val="26"/>
                <w:rPrChange w:id="1119" w:author="Tuan NV" w:date="2026-04-16T22:54:00Z" w16du:dateUtc="2026-04-16T15:54:00Z">
                  <w:rPr>
                    <w:rStyle w:val="Hyperlink"/>
                    <w:rFonts w:ascii="Time s New Roman" w:hAnsi="Time s New Roman"/>
                    <w:noProof/>
                  </w:rPr>
                </w:rPrChange>
              </w:rPr>
              <w:delText xml:space="preserve">c </w:delText>
            </w:r>
            <w:r w:rsidRPr="00BC7F90" w:rsidDel="00BC7F90">
              <w:rPr>
                <w:rFonts w:hint="eastAsia"/>
                <w:sz w:val="26"/>
                <w:szCs w:val="26"/>
                <w:rPrChange w:id="1120" w:author="Tuan NV" w:date="2026-04-16T22:54:00Z" w16du:dateUtc="2026-04-16T15:54:00Z">
                  <w:rPr>
                    <w:rStyle w:val="Hyperlink"/>
                    <w:rFonts w:ascii="Time s New Roman" w:hAnsi="Time s New Roman" w:hint="eastAsia"/>
                    <w:noProof/>
                  </w:rPr>
                </w:rPrChange>
              </w:rPr>
              <w:delText>đơ</w:delText>
            </w:r>
            <w:r w:rsidRPr="00BC7F90" w:rsidDel="00BC7F90">
              <w:rPr>
                <w:sz w:val="26"/>
                <w:szCs w:val="26"/>
                <w:rPrChange w:id="1121" w:author="Tuan NV" w:date="2026-04-16T22:54:00Z" w16du:dateUtc="2026-04-16T15:54:00Z">
                  <w:rPr>
                    <w:rStyle w:val="Hyperlink"/>
                    <w:rFonts w:ascii="Time s New Roman" w:hAnsi="Time s New Roman"/>
                    <w:noProof/>
                  </w:rPr>
                </w:rPrChange>
              </w:rPr>
              <w:delText>n</w:delText>
            </w:r>
            <w:r w:rsidRPr="001F04C9" w:rsidDel="00BC7F90">
              <w:rPr>
                <w:noProof/>
                <w:webHidden/>
                <w:sz w:val="26"/>
                <w:szCs w:val="26"/>
                <w:rPrChange w:id="1122" w:author="Tuan NV" w:date="2026-04-16T22:33:00Z" w16du:dateUtc="2026-04-16T15:33:00Z">
                  <w:rPr>
                    <w:noProof/>
                    <w:webHidden/>
                  </w:rPr>
                </w:rPrChange>
              </w:rPr>
              <w:tab/>
              <w:delText>34</w:delText>
            </w:r>
          </w:del>
        </w:p>
        <w:p w14:paraId="75B1918D" w14:textId="68096133" w:rsidR="000C5564" w:rsidRPr="001F04C9" w:rsidDel="00BC7F90" w:rsidRDefault="000C5564">
          <w:pPr>
            <w:pStyle w:val="TOC3"/>
            <w:tabs>
              <w:tab w:val="right" w:leader="dot" w:pos="9062"/>
            </w:tabs>
            <w:rPr>
              <w:del w:id="1123" w:author="Tuan NV" w:date="2026-04-16T22:54:00Z" w16du:dateUtc="2026-04-16T15:54:00Z"/>
              <w:rFonts w:asciiTheme="minorHAnsi" w:eastAsiaTheme="minorEastAsia" w:hAnsiTheme="minorHAnsi"/>
              <w:noProof/>
              <w:color w:val="auto"/>
              <w:kern w:val="2"/>
              <w:sz w:val="26"/>
              <w:szCs w:val="26"/>
              <w14:ligatures w14:val="standardContextual"/>
              <w:rPrChange w:id="1124" w:author="Tuan NV" w:date="2026-04-16T22:33:00Z" w16du:dateUtc="2026-04-16T15:33:00Z">
                <w:rPr>
                  <w:del w:id="1125"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1126" w:author="Tuan NV" w:date="2026-04-16T22:54:00Z" w16du:dateUtc="2026-04-16T15:54:00Z">
            <w:r w:rsidRPr="00BC7F90" w:rsidDel="00BC7F90">
              <w:rPr>
                <w:sz w:val="26"/>
                <w:szCs w:val="26"/>
                <w:rPrChange w:id="1127" w:author="Tuan NV" w:date="2026-04-16T22:54:00Z" w16du:dateUtc="2026-04-16T15:54:00Z">
                  <w:rPr>
                    <w:rStyle w:val="Hyperlink"/>
                    <w:rFonts w:ascii="Time s New Roman" w:hAnsi="Time s New Roman"/>
                    <w:noProof/>
                  </w:rPr>
                </w:rPrChange>
              </w:rPr>
              <w:delText>6</w:delText>
            </w:r>
            <w:r w:rsidRPr="00BC7F90" w:rsidDel="00BC7F90">
              <w:rPr>
                <w:sz w:val="26"/>
                <w:szCs w:val="26"/>
                <w:rPrChange w:id="1128" w:author="Tuan NV" w:date="2026-04-16T22:54:00Z" w16du:dateUtc="2026-04-16T15:54:00Z">
                  <w:rPr>
                    <w:rStyle w:val="Hyperlink"/>
                    <w:rFonts w:ascii="Time s New Roman" w:hAnsi="Time s New Roman"/>
                    <w:noProof/>
                    <w:lang w:val="vi-VN"/>
                  </w:rPr>
                </w:rPrChange>
              </w:rPr>
              <w:delText xml:space="preserve">.5.2. </w:delText>
            </w:r>
            <w:r w:rsidRPr="00BC7F90" w:rsidDel="00BC7F90">
              <w:rPr>
                <w:sz w:val="26"/>
                <w:szCs w:val="26"/>
                <w:rPrChange w:id="1129" w:author="Tuan NV" w:date="2026-04-16T22:54:00Z" w16du:dateUtc="2026-04-16T15:54:00Z">
                  <w:rPr>
                    <w:rStyle w:val="Hyperlink"/>
                    <w:rFonts w:ascii="Time s New Roman" w:hAnsi="Time s New Roman"/>
                    <w:noProof/>
                  </w:rPr>
                </w:rPrChange>
              </w:rPr>
              <w:delText>Liệt k</w:delText>
            </w:r>
            <w:r w:rsidRPr="00BC7F90" w:rsidDel="00BC7F90">
              <w:rPr>
                <w:rFonts w:hint="eastAsia"/>
                <w:sz w:val="26"/>
                <w:szCs w:val="26"/>
                <w:rPrChange w:id="1130" w:author="Tuan NV" w:date="2026-04-16T22:54:00Z" w16du:dateUtc="2026-04-16T15:54:00Z">
                  <w:rPr>
                    <w:rStyle w:val="Hyperlink"/>
                    <w:rFonts w:ascii="Time s New Roman" w:hAnsi="Time s New Roman" w:hint="eastAsia"/>
                    <w:noProof/>
                  </w:rPr>
                </w:rPrChange>
              </w:rPr>
              <w:delText>ê</w:delText>
            </w:r>
            <w:r w:rsidRPr="00BC7F90" w:rsidDel="00BC7F90">
              <w:rPr>
                <w:sz w:val="26"/>
                <w:szCs w:val="26"/>
                <w:rPrChange w:id="1131" w:author="Tuan NV" w:date="2026-04-16T22:54:00Z" w16du:dateUtc="2026-04-16T15:54:00Z">
                  <w:rPr>
                    <w:rStyle w:val="Hyperlink"/>
                    <w:rFonts w:ascii="Time s New Roman" w:hAnsi="Time s New Roman"/>
                    <w:noProof/>
                  </w:rPr>
                </w:rPrChange>
              </w:rPr>
              <w:delText xml:space="preserve"> c</w:delText>
            </w:r>
            <w:r w:rsidRPr="00BC7F90" w:rsidDel="00BC7F90">
              <w:rPr>
                <w:rFonts w:hint="eastAsia"/>
                <w:sz w:val="26"/>
                <w:szCs w:val="26"/>
                <w:rPrChange w:id="1132" w:author="Tuan NV" w:date="2026-04-16T22:54:00Z" w16du:dateUtc="2026-04-16T15:54:00Z">
                  <w:rPr>
                    <w:rStyle w:val="Hyperlink"/>
                    <w:rFonts w:ascii="Time s New Roman" w:hAnsi="Time s New Roman" w:hint="eastAsia"/>
                    <w:noProof/>
                  </w:rPr>
                </w:rPrChange>
              </w:rPr>
              <w:delText>á</w:delText>
            </w:r>
            <w:r w:rsidRPr="00BC7F90" w:rsidDel="00BC7F90">
              <w:rPr>
                <w:sz w:val="26"/>
                <w:szCs w:val="26"/>
                <w:rPrChange w:id="1133" w:author="Tuan NV" w:date="2026-04-16T22:54:00Z" w16du:dateUtc="2026-04-16T15:54:00Z">
                  <w:rPr>
                    <w:rStyle w:val="Hyperlink"/>
                    <w:rFonts w:ascii="Time s New Roman" w:hAnsi="Time s New Roman"/>
                    <w:noProof/>
                  </w:rPr>
                </w:rPrChange>
              </w:rPr>
              <w:delText>c nguy</w:delText>
            </w:r>
            <w:r w:rsidRPr="00BC7F90" w:rsidDel="00BC7F90">
              <w:rPr>
                <w:rFonts w:hint="eastAsia"/>
                <w:sz w:val="26"/>
                <w:szCs w:val="26"/>
                <w:rPrChange w:id="1134" w:author="Tuan NV" w:date="2026-04-16T22:54:00Z" w16du:dateUtc="2026-04-16T15:54:00Z">
                  <w:rPr>
                    <w:rStyle w:val="Hyperlink"/>
                    <w:rFonts w:ascii="Time s New Roman" w:hAnsi="Time s New Roman" w:hint="eastAsia"/>
                    <w:noProof/>
                  </w:rPr>
                </w:rPrChange>
              </w:rPr>
              <w:delText>ê</w:delText>
            </w:r>
            <w:r w:rsidRPr="00BC7F90" w:rsidDel="00BC7F90">
              <w:rPr>
                <w:sz w:val="26"/>
                <w:szCs w:val="26"/>
                <w:rPrChange w:id="1135" w:author="Tuan NV" w:date="2026-04-16T22:54:00Z" w16du:dateUtc="2026-04-16T15:54:00Z">
                  <w:rPr>
                    <w:rStyle w:val="Hyperlink"/>
                    <w:rFonts w:ascii="Time s New Roman" w:hAnsi="Time s New Roman"/>
                    <w:noProof/>
                  </w:rPr>
                </w:rPrChange>
              </w:rPr>
              <w:delText>n vật liệu ch</w:delText>
            </w:r>
            <w:r w:rsidRPr="00BC7F90" w:rsidDel="00BC7F90">
              <w:rPr>
                <w:rFonts w:hint="eastAsia"/>
                <w:sz w:val="26"/>
                <w:szCs w:val="26"/>
                <w:rPrChange w:id="1136" w:author="Tuan NV" w:date="2026-04-16T22:54:00Z" w16du:dateUtc="2026-04-16T15:54:00Z">
                  <w:rPr>
                    <w:rStyle w:val="Hyperlink"/>
                    <w:rFonts w:ascii="Time s New Roman" w:hAnsi="Time s New Roman" w:hint="eastAsia"/>
                    <w:noProof/>
                  </w:rPr>
                </w:rPrChange>
              </w:rPr>
              <w:delText>ư</w:delText>
            </w:r>
            <w:r w:rsidRPr="00BC7F90" w:rsidDel="00BC7F90">
              <w:rPr>
                <w:sz w:val="26"/>
                <w:szCs w:val="26"/>
                <w:rPrChange w:id="1137" w:author="Tuan NV" w:date="2026-04-16T22:54:00Z" w16du:dateUtc="2026-04-16T15:54:00Z">
                  <w:rPr>
                    <w:rStyle w:val="Hyperlink"/>
                    <w:rFonts w:ascii="Time s New Roman" w:hAnsi="Time s New Roman"/>
                    <w:noProof/>
                  </w:rPr>
                </w:rPrChange>
              </w:rPr>
              <w:delText xml:space="preserve">a từng </w:delText>
            </w:r>
            <w:r w:rsidRPr="00BC7F90" w:rsidDel="00BC7F90">
              <w:rPr>
                <w:rFonts w:hint="eastAsia"/>
                <w:sz w:val="26"/>
                <w:szCs w:val="26"/>
                <w:rPrChange w:id="1138" w:author="Tuan NV" w:date="2026-04-16T22:54:00Z" w16du:dateUtc="2026-04-16T15:54:00Z">
                  <w:rPr>
                    <w:rStyle w:val="Hyperlink"/>
                    <w:rFonts w:ascii="Time s New Roman" w:hAnsi="Time s New Roman" w:hint="eastAsia"/>
                    <w:noProof/>
                  </w:rPr>
                </w:rPrChange>
              </w:rPr>
              <w:delText>đư</w:delText>
            </w:r>
            <w:r w:rsidRPr="00BC7F90" w:rsidDel="00BC7F90">
              <w:rPr>
                <w:sz w:val="26"/>
                <w:szCs w:val="26"/>
                <w:rPrChange w:id="1139" w:author="Tuan NV" w:date="2026-04-16T22:54:00Z" w16du:dateUtc="2026-04-16T15:54:00Z">
                  <w:rPr>
                    <w:rStyle w:val="Hyperlink"/>
                    <w:rFonts w:ascii="Time s New Roman" w:hAnsi="Time s New Roman"/>
                    <w:noProof/>
                  </w:rPr>
                </w:rPrChange>
              </w:rPr>
              <w:delText>ợc thực hiện xuất kho trong n</w:delText>
            </w:r>
            <w:r w:rsidRPr="00BC7F90" w:rsidDel="00BC7F90">
              <w:rPr>
                <w:rFonts w:hint="eastAsia"/>
                <w:sz w:val="26"/>
                <w:szCs w:val="26"/>
                <w:rPrChange w:id="1140" w:author="Tuan NV" w:date="2026-04-16T22:54:00Z" w16du:dateUtc="2026-04-16T15:54:00Z">
                  <w:rPr>
                    <w:rStyle w:val="Hyperlink"/>
                    <w:rFonts w:ascii="Time s New Roman" w:hAnsi="Time s New Roman" w:hint="eastAsia"/>
                    <w:noProof/>
                  </w:rPr>
                </w:rPrChange>
              </w:rPr>
              <w:delText>ă</w:delText>
            </w:r>
            <w:r w:rsidRPr="00BC7F90" w:rsidDel="00BC7F90">
              <w:rPr>
                <w:sz w:val="26"/>
                <w:szCs w:val="26"/>
                <w:rPrChange w:id="1141" w:author="Tuan NV" w:date="2026-04-16T22:54:00Z" w16du:dateUtc="2026-04-16T15:54:00Z">
                  <w:rPr>
                    <w:rStyle w:val="Hyperlink"/>
                    <w:rFonts w:ascii="Time s New Roman" w:hAnsi="Time s New Roman"/>
                    <w:noProof/>
                  </w:rPr>
                </w:rPrChange>
              </w:rPr>
              <w:delText>m 2023</w:delText>
            </w:r>
            <w:r w:rsidRPr="001F04C9" w:rsidDel="00BC7F90">
              <w:rPr>
                <w:noProof/>
                <w:webHidden/>
                <w:sz w:val="26"/>
                <w:szCs w:val="26"/>
                <w:rPrChange w:id="1142" w:author="Tuan NV" w:date="2026-04-16T22:33:00Z" w16du:dateUtc="2026-04-16T15:33:00Z">
                  <w:rPr>
                    <w:noProof/>
                    <w:webHidden/>
                  </w:rPr>
                </w:rPrChange>
              </w:rPr>
              <w:tab/>
              <w:delText>34</w:delText>
            </w:r>
          </w:del>
        </w:p>
        <w:p w14:paraId="3829CD3A" w14:textId="022F396E" w:rsidR="000C5564" w:rsidRPr="001F04C9" w:rsidDel="00BC7F90" w:rsidRDefault="000C5564">
          <w:pPr>
            <w:pStyle w:val="TOC2"/>
            <w:tabs>
              <w:tab w:val="right" w:leader="dot" w:pos="9062"/>
            </w:tabs>
            <w:rPr>
              <w:del w:id="1143" w:author="Tuan NV" w:date="2026-04-16T22:54:00Z" w16du:dateUtc="2026-04-16T15:54:00Z"/>
              <w:rFonts w:asciiTheme="minorHAnsi" w:eastAsiaTheme="minorEastAsia" w:hAnsiTheme="minorHAnsi"/>
              <w:noProof/>
              <w:color w:val="auto"/>
              <w:kern w:val="2"/>
              <w:sz w:val="26"/>
              <w:szCs w:val="26"/>
              <w14:ligatures w14:val="standardContextual"/>
              <w:rPrChange w:id="1144" w:author="Tuan NV" w:date="2026-04-16T22:33:00Z" w16du:dateUtc="2026-04-16T15:33:00Z">
                <w:rPr>
                  <w:del w:id="1145"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1146" w:author="Tuan NV" w:date="2026-04-16T22:54:00Z" w16du:dateUtc="2026-04-16T15:54:00Z">
            <w:r w:rsidRPr="00BC7F90" w:rsidDel="00BC7F90">
              <w:rPr>
                <w:sz w:val="26"/>
                <w:szCs w:val="26"/>
                <w:rPrChange w:id="1147" w:author="Tuan NV" w:date="2026-04-16T22:54:00Z" w16du:dateUtc="2026-04-16T15:54:00Z">
                  <w:rPr>
                    <w:rStyle w:val="Hyperlink"/>
                    <w:rFonts w:ascii="Time s New Roman" w:hAnsi="Time s New Roman"/>
                    <w:noProof/>
                  </w:rPr>
                </w:rPrChange>
              </w:rPr>
              <w:delText>6</w:delText>
            </w:r>
            <w:r w:rsidRPr="00BC7F90" w:rsidDel="00BC7F90">
              <w:rPr>
                <w:sz w:val="26"/>
                <w:szCs w:val="26"/>
                <w:rPrChange w:id="1148" w:author="Tuan NV" w:date="2026-04-16T22:54:00Z" w16du:dateUtc="2026-04-16T15:54:00Z">
                  <w:rPr>
                    <w:rStyle w:val="Hyperlink"/>
                    <w:rFonts w:ascii="Time s New Roman" w:hAnsi="Time s New Roman"/>
                    <w:noProof/>
                    <w:lang w:val="vi-VN"/>
                  </w:rPr>
                </w:rPrChange>
              </w:rPr>
              <w:delText>.6</w:delText>
            </w:r>
            <w:r w:rsidRPr="00BC7F90" w:rsidDel="00BC7F90">
              <w:rPr>
                <w:sz w:val="26"/>
                <w:szCs w:val="26"/>
                <w:rPrChange w:id="1149" w:author="Tuan NV" w:date="2026-04-16T22:54:00Z" w16du:dateUtc="2026-04-16T15:54:00Z">
                  <w:rPr>
                    <w:rStyle w:val="Hyperlink"/>
                    <w:rFonts w:ascii="Time s New Roman" w:hAnsi="Time s New Roman"/>
                    <w:noProof/>
                  </w:rPr>
                </w:rPrChange>
              </w:rPr>
              <w:delText>. 02 c</w:delText>
            </w:r>
            <w:r w:rsidRPr="00BC7F90" w:rsidDel="00BC7F90">
              <w:rPr>
                <w:rFonts w:hint="eastAsia"/>
                <w:sz w:val="26"/>
                <w:szCs w:val="26"/>
                <w:rPrChange w:id="1150" w:author="Tuan NV" w:date="2026-04-16T22:54:00Z" w16du:dateUtc="2026-04-16T15:54:00Z">
                  <w:rPr>
                    <w:rStyle w:val="Hyperlink"/>
                    <w:rFonts w:ascii="Time s New Roman" w:hAnsi="Time s New Roman" w:hint="eastAsia"/>
                    <w:noProof/>
                  </w:rPr>
                </w:rPrChange>
              </w:rPr>
              <w:delText>â</w:delText>
            </w:r>
            <w:r w:rsidRPr="00BC7F90" w:rsidDel="00BC7F90">
              <w:rPr>
                <w:sz w:val="26"/>
                <w:szCs w:val="26"/>
                <w:rPrChange w:id="1151" w:author="Tuan NV" w:date="2026-04-16T22:54:00Z" w16du:dateUtc="2026-04-16T15:54:00Z">
                  <w:rPr>
                    <w:rStyle w:val="Hyperlink"/>
                    <w:rFonts w:ascii="Time s New Roman" w:hAnsi="Time s New Roman"/>
                    <w:noProof/>
                  </w:rPr>
                </w:rPrChange>
              </w:rPr>
              <w:delText>u lệnh UPDATE c</w:delText>
            </w:r>
            <w:r w:rsidRPr="00BC7F90" w:rsidDel="00BC7F90">
              <w:rPr>
                <w:rFonts w:hint="eastAsia"/>
                <w:sz w:val="26"/>
                <w:szCs w:val="26"/>
                <w:rPrChange w:id="1152" w:author="Tuan NV" w:date="2026-04-16T22:54:00Z" w16du:dateUtc="2026-04-16T15:54:00Z">
                  <w:rPr>
                    <w:rStyle w:val="Hyperlink"/>
                    <w:rFonts w:ascii="Time s New Roman" w:hAnsi="Time s New Roman" w:hint="eastAsia"/>
                    <w:noProof/>
                  </w:rPr>
                </w:rPrChange>
              </w:rPr>
              <w:delText>ó</w:delText>
            </w:r>
            <w:r w:rsidRPr="00BC7F90" w:rsidDel="00BC7F90">
              <w:rPr>
                <w:sz w:val="26"/>
                <w:szCs w:val="26"/>
                <w:rPrChange w:id="1153" w:author="Tuan NV" w:date="2026-04-16T22:54:00Z" w16du:dateUtc="2026-04-16T15:54:00Z">
                  <w:rPr>
                    <w:rStyle w:val="Hyperlink"/>
                    <w:rFonts w:ascii="Time s New Roman" w:hAnsi="Time s New Roman"/>
                    <w:noProof/>
                  </w:rPr>
                </w:rPrChange>
              </w:rPr>
              <w:delText xml:space="preserve"> </w:delText>
            </w:r>
            <w:r w:rsidRPr="00BC7F90" w:rsidDel="00BC7F90">
              <w:rPr>
                <w:rFonts w:hint="eastAsia"/>
                <w:sz w:val="26"/>
                <w:szCs w:val="26"/>
                <w:rPrChange w:id="1154" w:author="Tuan NV" w:date="2026-04-16T22:54:00Z" w16du:dateUtc="2026-04-16T15:54:00Z">
                  <w:rPr>
                    <w:rStyle w:val="Hyperlink"/>
                    <w:rFonts w:ascii="Time s New Roman" w:hAnsi="Time s New Roman" w:hint="eastAsia"/>
                    <w:noProof/>
                  </w:rPr>
                </w:rPrChange>
              </w:rPr>
              <w:delText>đ</w:delText>
            </w:r>
            <w:r w:rsidRPr="00BC7F90" w:rsidDel="00BC7F90">
              <w:rPr>
                <w:sz w:val="26"/>
                <w:szCs w:val="26"/>
                <w:rPrChange w:id="1155" w:author="Tuan NV" w:date="2026-04-16T22:54:00Z" w16du:dateUtc="2026-04-16T15:54:00Z">
                  <w:rPr>
                    <w:rStyle w:val="Hyperlink"/>
                    <w:rFonts w:ascii="Time s New Roman" w:hAnsi="Time s New Roman"/>
                    <w:noProof/>
                  </w:rPr>
                </w:rPrChange>
              </w:rPr>
              <w:delText>iều kiện</w:delText>
            </w:r>
            <w:r w:rsidRPr="001F04C9" w:rsidDel="00BC7F90">
              <w:rPr>
                <w:noProof/>
                <w:webHidden/>
                <w:sz w:val="26"/>
                <w:szCs w:val="26"/>
                <w:rPrChange w:id="1156" w:author="Tuan NV" w:date="2026-04-16T22:33:00Z" w16du:dateUtc="2026-04-16T15:33:00Z">
                  <w:rPr>
                    <w:noProof/>
                    <w:webHidden/>
                  </w:rPr>
                </w:rPrChange>
              </w:rPr>
              <w:tab/>
              <w:delText>34</w:delText>
            </w:r>
          </w:del>
        </w:p>
        <w:p w14:paraId="36B2FF6A" w14:textId="1B0DAA0E" w:rsidR="000C5564" w:rsidRPr="001F04C9" w:rsidDel="00BC7F90" w:rsidRDefault="000C5564">
          <w:pPr>
            <w:pStyle w:val="TOC3"/>
            <w:tabs>
              <w:tab w:val="right" w:leader="dot" w:pos="9062"/>
            </w:tabs>
            <w:rPr>
              <w:del w:id="1157" w:author="Tuan NV" w:date="2026-04-16T22:54:00Z" w16du:dateUtc="2026-04-16T15:54:00Z"/>
              <w:rFonts w:asciiTheme="minorHAnsi" w:eastAsiaTheme="minorEastAsia" w:hAnsiTheme="minorHAnsi"/>
              <w:noProof/>
              <w:color w:val="auto"/>
              <w:kern w:val="2"/>
              <w:sz w:val="26"/>
              <w:szCs w:val="26"/>
              <w14:ligatures w14:val="standardContextual"/>
              <w:rPrChange w:id="1158" w:author="Tuan NV" w:date="2026-04-16T22:33:00Z" w16du:dateUtc="2026-04-16T15:33:00Z">
                <w:rPr>
                  <w:del w:id="1159"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1160" w:author="Tuan NV" w:date="2026-04-16T22:54:00Z" w16du:dateUtc="2026-04-16T15:54:00Z">
            <w:r w:rsidRPr="00BC7F90" w:rsidDel="00BC7F90">
              <w:rPr>
                <w:sz w:val="26"/>
                <w:szCs w:val="26"/>
                <w:rPrChange w:id="1161" w:author="Tuan NV" w:date="2026-04-16T22:54:00Z" w16du:dateUtc="2026-04-16T15:54:00Z">
                  <w:rPr>
                    <w:rStyle w:val="Hyperlink"/>
                    <w:rFonts w:ascii="Time s New Roman" w:hAnsi="Time s New Roman"/>
                    <w:noProof/>
                  </w:rPr>
                </w:rPrChange>
              </w:rPr>
              <w:delText>6</w:delText>
            </w:r>
            <w:r w:rsidRPr="00BC7F90" w:rsidDel="00BC7F90">
              <w:rPr>
                <w:sz w:val="26"/>
                <w:szCs w:val="26"/>
                <w:rPrChange w:id="1162" w:author="Tuan NV" w:date="2026-04-16T22:54:00Z" w16du:dateUtc="2026-04-16T15:54:00Z">
                  <w:rPr>
                    <w:rStyle w:val="Hyperlink"/>
                    <w:rFonts w:ascii="Time s New Roman" w:hAnsi="Time s New Roman"/>
                    <w:noProof/>
                    <w:lang w:val="vi-VN"/>
                  </w:rPr>
                </w:rPrChange>
              </w:rPr>
              <w:delText xml:space="preserve">.6.1. </w:delText>
            </w:r>
            <w:r w:rsidRPr="00BC7F90" w:rsidDel="00BC7F90">
              <w:rPr>
                <w:sz w:val="26"/>
                <w:szCs w:val="26"/>
                <w:rPrChange w:id="1163" w:author="Tuan NV" w:date="2026-04-16T22:54:00Z" w16du:dateUtc="2026-04-16T15:54:00Z">
                  <w:rPr>
                    <w:rStyle w:val="Hyperlink"/>
                    <w:rFonts w:ascii="Time s New Roman" w:hAnsi="Time s New Roman"/>
                    <w:noProof/>
                  </w:rPr>
                </w:rPrChange>
              </w:rPr>
              <w:delText xml:space="preserve">Cập nhật </w:delText>
            </w:r>
            <w:r w:rsidRPr="00BC7F90" w:rsidDel="00BC7F90">
              <w:rPr>
                <w:rFonts w:hint="eastAsia"/>
                <w:sz w:val="26"/>
                <w:szCs w:val="26"/>
                <w:rPrChange w:id="1164" w:author="Tuan NV" w:date="2026-04-16T22:54:00Z" w16du:dateUtc="2026-04-16T15:54:00Z">
                  <w:rPr>
                    <w:rStyle w:val="Hyperlink"/>
                    <w:rFonts w:ascii="Time s New Roman" w:hAnsi="Time s New Roman" w:hint="eastAsia"/>
                    <w:noProof/>
                  </w:rPr>
                </w:rPrChange>
              </w:rPr>
              <w:delText>đ</w:delText>
            </w:r>
            <w:r w:rsidRPr="00BC7F90" w:rsidDel="00BC7F90">
              <w:rPr>
                <w:sz w:val="26"/>
                <w:szCs w:val="26"/>
                <w:rPrChange w:id="1165" w:author="Tuan NV" w:date="2026-04-16T22:54:00Z" w16du:dateUtc="2026-04-16T15:54:00Z">
                  <w:rPr>
                    <w:rStyle w:val="Hyperlink"/>
                    <w:rFonts w:ascii="Time s New Roman" w:hAnsi="Time s New Roman"/>
                    <w:noProof/>
                  </w:rPr>
                </w:rPrChange>
              </w:rPr>
              <w:delText>ịa chỉ cho nh</w:delText>
            </w:r>
            <w:r w:rsidRPr="00BC7F90" w:rsidDel="00BC7F90">
              <w:rPr>
                <w:rFonts w:hint="eastAsia"/>
                <w:sz w:val="26"/>
                <w:szCs w:val="26"/>
                <w:rPrChange w:id="1166" w:author="Tuan NV" w:date="2026-04-16T22:54:00Z" w16du:dateUtc="2026-04-16T15:54:00Z">
                  <w:rPr>
                    <w:rStyle w:val="Hyperlink"/>
                    <w:rFonts w:ascii="Time s New Roman" w:hAnsi="Time s New Roman" w:hint="eastAsia"/>
                    <w:noProof/>
                  </w:rPr>
                </w:rPrChange>
              </w:rPr>
              <w:delText>à</w:delText>
            </w:r>
            <w:r w:rsidRPr="00BC7F90" w:rsidDel="00BC7F90">
              <w:rPr>
                <w:sz w:val="26"/>
                <w:szCs w:val="26"/>
                <w:rPrChange w:id="1167" w:author="Tuan NV" w:date="2026-04-16T22:54:00Z" w16du:dateUtc="2026-04-16T15:54:00Z">
                  <w:rPr>
                    <w:rStyle w:val="Hyperlink"/>
                    <w:rFonts w:ascii="Time s New Roman" w:hAnsi="Time s New Roman"/>
                    <w:noProof/>
                  </w:rPr>
                </w:rPrChange>
              </w:rPr>
              <w:delText xml:space="preserve"> cung cấp 'Cong ty Thep Hoa Phat'</w:delText>
            </w:r>
            <w:r w:rsidRPr="001F04C9" w:rsidDel="00BC7F90">
              <w:rPr>
                <w:noProof/>
                <w:webHidden/>
                <w:sz w:val="26"/>
                <w:szCs w:val="26"/>
                <w:rPrChange w:id="1168" w:author="Tuan NV" w:date="2026-04-16T22:33:00Z" w16du:dateUtc="2026-04-16T15:33:00Z">
                  <w:rPr>
                    <w:noProof/>
                    <w:webHidden/>
                  </w:rPr>
                </w:rPrChange>
              </w:rPr>
              <w:tab/>
              <w:delText>34</w:delText>
            </w:r>
          </w:del>
        </w:p>
        <w:p w14:paraId="0BFD5B14" w14:textId="7F7A5EA2" w:rsidR="000C5564" w:rsidRPr="001F04C9" w:rsidDel="00BC7F90" w:rsidRDefault="000C5564">
          <w:pPr>
            <w:pStyle w:val="TOC3"/>
            <w:tabs>
              <w:tab w:val="right" w:leader="dot" w:pos="9062"/>
            </w:tabs>
            <w:rPr>
              <w:del w:id="1169" w:author="Tuan NV" w:date="2026-04-16T22:54:00Z" w16du:dateUtc="2026-04-16T15:54:00Z"/>
              <w:rFonts w:asciiTheme="minorHAnsi" w:eastAsiaTheme="minorEastAsia" w:hAnsiTheme="minorHAnsi"/>
              <w:noProof/>
              <w:color w:val="auto"/>
              <w:kern w:val="2"/>
              <w:sz w:val="26"/>
              <w:szCs w:val="26"/>
              <w14:ligatures w14:val="standardContextual"/>
              <w:rPrChange w:id="1170" w:author="Tuan NV" w:date="2026-04-16T22:33:00Z" w16du:dateUtc="2026-04-16T15:33:00Z">
                <w:rPr>
                  <w:del w:id="1171"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1172" w:author="Tuan NV" w:date="2026-04-16T22:54:00Z" w16du:dateUtc="2026-04-16T15:54:00Z">
            <w:r w:rsidRPr="00BC7F90" w:rsidDel="00BC7F90">
              <w:rPr>
                <w:sz w:val="26"/>
                <w:szCs w:val="26"/>
                <w:rPrChange w:id="1173" w:author="Tuan NV" w:date="2026-04-16T22:54:00Z" w16du:dateUtc="2026-04-16T15:54:00Z">
                  <w:rPr>
                    <w:rStyle w:val="Hyperlink"/>
                    <w:rFonts w:ascii="Time s New Roman" w:hAnsi="Time s New Roman"/>
                    <w:noProof/>
                  </w:rPr>
                </w:rPrChange>
              </w:rPr>
              <w:delText>6</w:delText>
            </w:r>
            <w:r w:rsidRPr="00BC7F90" w:rsidDel="00BC7F90">
              <w:rPr>
                <w:sz w:val="26"/>
                <w:szCs w:val="26"/>
                <w:rPrChange w:id="1174" w:author="Tuan NV" w:date="2026-04-16T22:54:00Z" w16du:dateUtc="2026-04-16T15:54:00Z">
                  <w:rPr>
                    <w:rStyle w:val="Hyperlink"/>
                    <w:rFonts w:ascii="Time s New Roman" w:hAnsi="Time s New Roman"/>
                    <w:noProof/>
                    <w:lang w:val="vi-VN"/>
                  </w:rPr>
                </w:rPrChange>
              </w:rPr>
              <w:delText xml:space="preserve">.6.2. </w:delText>
            </w:r>
            <w:r w:rsidRPr="00BC7F90" w:rsidDel="00BC7F90">
              <w:rPr>
                <w:sz w:val="26"/>
                <w:szCs w:val="26"/>
                <w:rPrChange w:id="1175" w:author="Tuan NV" w:date="2026-04-16T22:54:00Z" w16du:dateUtc="2026-04-16T15:54:00Z">
                  <w:rPr>
                    <w:rStyle w:val="Hyperlink"/>
                    <w:rFonts w:ascii="Time s New Roman" w:hAnsi="Time s New Roman"/>
                    <w:noProof/>
                  </w:rPr>
                </w:rPrChange>
              </w:rPr>
              <w:delText>T</w:delText>
            </w:r>
            <w:r w:rsidRPr="00BC7F90" w:rsidDel="00BC7F90">
              <w:rPr>
                <w:rFonts w:hint="eastAsia"/>
                <w:sz w:val="26"/>
                <w:szCs w:val="26"/>
                <w:rPrChange w:id="1176" w:author="Tuan NV" w:date="2026-04-16T22:54:00Z" w16du:dateUtc="2026-04-16T15:54:00Z">
                  <w:rPr>
                    <w:rStyle w:val="Hyperlink"/>
                    <w:rFonts w:ascii="Time s New Roman" w:hAnsi="Time s New Roman" w:hint="eastAsia"/>
                    <w:noProof/>
                  </w:rPr>
                </w:rPrChange>
              </w:rPr>
              <w:delText>ă</w:delText>
            </w:r>
            <w:r w:rsidRPr="00BC7F90" w:rsidDel="00BC7F90">
              <w:rPr>
                <w:sz w:val="26"/>
                <w:szCs w:val="26"/>
                <w:rPrChange w:id="1177" w:author="Tuan NV" w:date="2026-04-16T22:54:00Z" w16du:dateUtc="2026-04-16T15:54:00Z">
                  <w:rPr>
                    <w:rStyle w:val="Hyperlink"/>
                    <w:rFonts w:ascii="Time s New Roman" w:hAnsi="Time s New Roman"/>
                    <w:noProof/>
                  </w:rPr>
                </w:rPrChange>
              </w:rPr>
              <w:delText>ng gi</w:delText>
            </w:r>
            <w:r w:rsidRPr="00BC7F90" w:rsidDel="00BC7F90">
              <w:rPr>
                <w:rFonts w:hint="eastAsia"/>
                <w:sz w:val="26"/>
                <w:szCs w:val="26"/>
                <w:rPrChange w:id="1178" w:author="Tuan NV" w:date="2026-04-16T22:54:00Z" w16du:dateUtc="2026-04-16T15:54:00Z">
                  <w:rPr>
                    <w:rStyle w:val="Hyperlink"/>
                    <w:rFonts w:ascii="Time s New Roman" w:hAnsi="Time s New Roman" w:hint="eastAsia"/>
                    <w:noProof/>
                  </w:rPr>
                </w:rPrChange>
              </w:rPr>
              <w:delText>á</w:delText>
            </w:r>
            <w:r w:rsidRPr="00BC7F90" w:rsidDel="00BC7F90">
              <w:rPr>
                <w:sz w:val="26"/>
                <w:szCs w:val="26"/>
                <w:rPrChange w:id="1179" w:author="Tuan NV" w:date="2026-04-16T22:54:00Z" w16du:dateUtc="2026-04-16T15:54:00Z">
                  <w:rPr>
                    <w:rStyle w:val="Hyperlink"/>
                    <w:rFonts w:ascii="Time s New Roman" w:hAnsi="Time s New Roman"/>
                    <w:noProof/>
                  </w:rPr>
                </w:rPrChange>
              </w:rPr>
              <w:delText xml:space="preserve"> mua th</w:delText>
            </w:r>
            <w:r w:rsidRPr="00BC7F90" w:rsidDel="00BC7F90">
              <w:rPr>
                <w:rFonts w:hint="eastAsia"/>
                <w:sz w:val="26"/>
                <w:szCs w:val="26"/>
                <w:rPrChange w:id="1180" w:author="Tuan NV" w:date="2026-04-16T22:54:00Z" w16du:dateUtc="2026-04-16T15:54:00Z">
                  <w:rPr>
                    <w:rStyle w:val="Hyperlink"/>
                    <w:rFonts w:ascii="Time s New Roman" w:hAnsi="Time s New Roman" w:hint="eastAsia"/>
                    <w:noProof/>
                  </w:rPr>
                </w:rPrChange>
              </w:rPr>
              <w:delText>ê</w:delText>
            </w:r>
            <w:r w:rsidRPr="00BC7F90" w:rsidDel="00BC7F90">
              <w:rPr>
                <w:sz w:val="26"/>
                <w:szCs w:val="26"/>
                <w:rPrChange w:id="1181" w:author="Tuan NV" w:date="2026-04-16T22:54:00Z" w16du:dateUtc="2026-04-16T15:54:00Z">
                  <w:rPr>
                    <w:rStyle w:val="Hyperlink"/>
                    <w:rFonts w:ascii="Time s New Roman" w:hAnsi="Time s New Roman"/>
                    <w:noProof/>
                  </w:rPr>
                </w:rPrChange>
              </w:rPr>
              <w:delText>m 10% cho c</w:delText>
            </w:r>
            <w:r w:rsidRPr="00BC7F90" w:rsidDel="00BC7F90">
              <w:rPr>
                <w:rFonts w:hint="eastAsia"/>
                <w:sz w:val="26"/>
                <w:szCs w:val="26"/>
                <w:rPrChange w:id="1182" w:author="Tuan NV" w:date="2026-04-16T22:54:00Z" w16du:dateUtc="2026-04-16T15:54:00Z">
                  <w:rPr>
                    <w:rStyle w:val="Hyperlink"/>
                    <w:rFonts w:ascii="Time s New Roman" w:hAnsi="Time s New Roman" w:hint="eastAsia"/>
                    <w:noProof/>
                  </w:rPr>
                </w:rPrChange>
              </w:rPr>
              <w:delText>á</w:delText>
            </w:r>
            <w:r w:rsidRPr="00BC7F90" w:rsidDel="00BC7F90">
              <w:rPr>
                <w:sz w:val="26"/>
                <w:szCs w:val="26"/>
                <w:rPrChange w:id="1183" w:author="Tuan NV" w:date="2026-04-16T22:54:00Z" w16du:dateUtc="2026-04-16T15:54:00Z">
                  <w:rPr>
                    <w:rStyle w:val="Hyperlink"/>
                    <w:rFonts w:ascii="Time s New Roman" w:hAnsi="Time s New Roman"/>
                    <w:noProof/>
                  </w:rPr>
                </w:rPrChange>
              </w:rPr>
              <w:delText>c nguy</w:delText>
            </w:r>
            <w:r w:rsidRPr="00BC7F90" w:rsidDel="00BC7F90">
              <w:rPr>
                <w:rFonts w:hint="eastAsia"/>
                <w:sz w:val="26"/>
                <w:szCs w:val="26"/>
                <w:rPrChange w:id="1184" w:author="Tuan NV" w:date="2026-04-16T22:54:00Z" w16du:dateUtc="2026-04-16T15:54:00Z">
                  <w:rPr>
                    <w:rStyle w:val="Hyperlink"/>
                    <w:rFonts w:ascii="Time s New Roman" w:hAnsi="Time s New Roman" w:hint="eastAsia"/>
                    <w:noProof/>
                  </w:rPr>
                </w:rPrChange>
              </w:rPr>
              <w:delText>ê</w:delText>
            </w:r>
            <w:r w:rsidRPr="00BC7F90" w:rsidDel="00BC7F90">
              <w:rPr>
                <w:sz w:val="26"/>
                <w:szCs w:val="26"/>
                <w:rPrChange w:id="1185" w:author="Tuan NV" w:date="2026-04-16T22:54:00Z" w16du:dateUtc="2026-04-16T15:54:00Z">
                  <w:rPr>
                    <w:rStyle w:val="Hyperlink"/>
                    <w:rFonts w:ascii="Time s New Roman" w:hAnsi="Time s New Roman"/>
                    <w:noProof/>
                  </w:rPr>
                </w:rPrChange>
              </w:rPr>
              <w:delText>n vật liệu c</w:delText>
            </w:r>
            <w:r w:rsidRPr="00BC7F90" w:rsidDel="00BC7F90">
              <w:rPr>
                <w:rFonts w:hint="eastAsia"/>
                <w:sz w:val="26"/>
                <w:szCs w:val="26"/>
                <w:rPrChange w:id="1186" w:author="Tuan NV" w:date="2026-04-16T22:54:00Z" w16du:dateUtc="2026-04-16T15:54:00Z">
                  <w:rPr>
                    <w:rStyle w:val="Hyperlink"/>
                    <w:rFonts w:ascii="Time s New Roman" w:hAnsi="Time s New Roman" w:hint="eastAsia"/>
                    <w:noProof/>
                  </w:rPr>
                </w:rPrChange>
              </w:rPr>
              <w:delText>ó</w:delText>
            </w:r>
            <w:r w:rsidRPr="00BC7F90" w:rsidDel="00BC7F90">
              <w:rPr>
                <w:sz w:val="26"/>
                <w:szCs w:val="26"/>
                <w:rPrChange w:id="1187" w:author="Tuan NV" w:date="2026-04-16T22:54:00Z" w16du:dateUtc="2026-04-16T15:54:00Z">
                  <w:rPr>
                    <w:rStyle w:val="Hyperlink"/>
                    <w:rFonts w:ascii="Time s New Roman" w:hAnsi="Time s New Roman"/>
                    <w:noProof/>
                  </w:rPr>
                </w:rPrChange>
              </w:rPr>
              <w:delText xml:space="preserve"> </w:delText>
            </w:r>
            <w:r w:rsidRPr="00BC7F90" w:rsidDel="00BC7F90">
              <w:rPr>
                <w:rFonts w:hint="eastAsia"/>
                <w:sz w:val="26"/>
                <w:szCs w:val="26"/>
                <w:rPrChange w:id="1188" w:author="Tuan NV" w:date="2026-04-16T22:54:00Z" w16du:dateUtc="2026-04-16T15:54:00Z">
                  <w:rPr>
                    <w:rStyle w:val="Hyperlink"/>
                    <w:rFonts w:ascii="Time s New Roman" w:hAnsi="Time s New Roman" w:hint="eastAsia"/>
                    <w:noProof/>
                  </w:rPr>
                </w:rPrChange>
              </w:rPr>
              <w:delText>đơ</w:delText>
            </w:r>
            <w:r w:rsidRPr="00BC7F90" w:rsidDel="00BC7F90">
              <w:rPr>
                <w:sz w:val="26"/>
                <w:szCs w:val="26"/>
                <w:rPrChange w:id="1189" w:author="Tuan NV" w:date="2026-04-16T22:54:00Z" w16du:dateUtc="2026-04-16T15:54:00Z">
                  <w:rPr>
                    <w:rStyle w:val="Hyperlink"/>
                    <w:rFonts w:ascii="Time s New Roman" w:hAnsi="Time s New Roman"/>
                    <w:noProof/>
                  </w:rPr>
                </w:rPrChange>
              </w:rPr>
              <w:delText>n vị t</w:delText>
            </w:r>
            <w:r w:rsidRPr="00BC7F90" w:rsidDel="00BC7F90">
              <w:rPr>
                <w:rFonts w:hint="eastAsia"/>
                <w:sz w:val="26"/>
                <w:szCs w:val="26"/>
                <w:rPrChange w:id="1190" w:author="Tuan NV" w:date="2026-04-16T22:54:00Z" w16du:dateUtc="2026-04-16T15:54:00Z">
                  <w:rPr>
                    <w:rStyle w:val="Hyperlink"/>
                    <w:rFonts w:ascii="Time s New Roman" w:hAnsi="Time s New Roman" w:hint="eastAsia"/>
                    <w:noProof/>
                  </w:rPr>
                </w:rPrChange>
              </w:rPr>
              <w:delText>í</w:delText>
            </w:r>
            <w:r w:rsidRPr="00BC7F90" w:rsidDel="00BC7F90">
              <w:rPr>
                <w:sz w:val="26"/>
                <w:szCs w:val="26"/>
                <w:rPrChange w:id="1191" w:author="Tuan NV" w:date="2026-04-16T22:54:00Z" w16du:dateUtc="2026-04-16T15:54:00Z">
                  <w:rPr>
                    <w:rStyle w:val="Hyperlink"/>
                    <w:rFonts w:ascii="Time s New Roman" w:hAnsi="Time s New Roman"/>
                    <w:noProof/>
                  </w:rPr>
                </w:rPrChange>
              </w:rPr>
              <w:delText>nh l</w:delText>
            </w:r>
            <w:r w:rsidRPr="00BC7F90" w:rsidDel="00BC7F90">
              <w:rPr>
                <w:rFonts w:hint="eastAsia"/>
                <w:sz w:val="26"/>
                <w:szCs w:val="26"/>
                <w:rPrChange w:id="1192" w:author="Tuan NV" w:date="2026-04-16T22:54:00Z" w16du:dateUtc="2026-04-16T15:54:00Z">
                  <w:rPr>
                    <w:rStyle w:val="Hyperlink"/>
                    <w:rFonts w:ascii="Time s New Roman" w:hAnsi="Time s New Roman" w:hint="eastAsia"/>
                    <w:noProof/>
                  </w:rPr>
                </w:rPrChange>
              </w:rPr>
              <w:delText>à</w:delText>
            </w:r>
            <w:r w:rsidRPr="00BC7F90" w:rsidDel="00BC7F90">
              <w:rPr>
                <w:sz w:val="26"/>
                <w:szCs w:val="26"/>
                <w:rPrChange w:id="1193" w:author="Tuan NV" w:date="2026-04-16T22:54:00Z" w16du:dateUtc="2026-04-16T15:54:00Z">
                  <w:rPr>
                    <w:rStyle w:val="Hyperlink"/>
                    <w:rFonts w:ascii="Time s New Roman" w:hAnsi="Time s New Roman"/>
                    <w:noProof/>
                  </w:rPr>
                </w:rPrChange>
              </w:rPr>
              <w:delText xml:space="preserve"> 'Thung'</w:delText>
            </w:r>
            <w:r w:rsidRPr="001F04C9" w:rsidDel="00BC7F90">
              <w:rPr>
                <w:noProof/>
                <w:webHidden/>
                <w:sz w:val="26"/>
                <w:szCs w:val="26"/>
                <w:rPrChange w:id="1194" w:author="Tuan NV" w:date="2026-04-16T22:33:00Z" w16du:dateUtc="2026-04-16T15:33:00Z">
                  <w:rPr>
                    <w:noProof/>
                    <w:webHidden/>
                  </w:rPr>
                </w:rPrChange>
              </w:rPr>
              <w:tab/>
              <w:delText>34</w:delText>
            </w:r>
          </w:del>
        </w:p>
        <w:p w14:paraId="119BD261" w14:textId="00B1085C" w:rsidR="000C5564" w:rsidRPr="001F04C9" w:rsidDel="00BC7F90" w:rsidRDefault="000C5564">
          <w:pPr>
            <w:pStyle w:val="TOC2"/>
            <w:tabs>
              <w:tab w:val="right" w:leader="dot" w:pos="9062"/>
            </w:tabs>
            <w:rPr>
              <w:del w:id="1195" w:author="Tuan NV" w:date="2026-04-16T22:54:00Z" w16du:dateUtc="2026-04-16T15:54:00Z"/>
              <w:rFonts w:asciiTheme="minorHAnsi" w:eastAsiaTheme="minorEastAsia" w:hAnsiTheme="minorHAnsi"/>
              <w:noProof/>
              <w:color w:val="auto"/>
              <w:kern w:val="2"/>
              <w:sz w:val="26"/>
              <w:szCs w:val="26"/>
              <w14:ligatures w14:val="standardContextual"/>
              <w:rPrChange w:id="1196" w:author="Tuan NV" w:date="2026-04-16T22:33:00Z" w16du:dateUtc="2026-04-16T15:33:00Z">
                <w:rPr>
                  <w:del w:id="1197"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1198" w:author="Tuan NV" w:date="2026-04-16T22:54:00Z" w16du:dateUtc="2026-04-16T15:54:00Z">
            <w:r w:rsidRPr="00BC7F90" w:rsidDel="00BC7F90">
              <w:rPr>
                <w:sz w:val="26"/>
                <w:szCs w:val="26"/>
                <w:rPrChange w:id="1199" w:author="Tuan NV" w:date="2026-04-16T22:54:00Z" w16du:dateUtc="2026-04-16T15:54:00Z">
                  <w:rPr>
                    <w:rStyle w:val="Hyperlink"/>
                    <w:rFonts w:ascii="Time s New Roman" w:hAnsi="Time s New Roman"/>
                    <w:noProof/>
                  </w:rPr>
                </w:rPrChange>
              </w:rPr>
              <w:delText>6</w:delText>
            </w:r>
            <w:r w:rsidRPr="00BC7F90" w:rsidDel="00BC7F90">
              <w:rPr>
                <w:sz w:val="26"/>
                <w:szCs w:val="26"/>
                <w:rPrChange w:id="1200" w:author="Tuan NV" w:date="2026-04-16T22:54:00Z" w16du:dateUtc="2026-04-16T15:54:00Z">
                  <w:rPr>
                    <w:rStyle w:val="Hyperlink"/>
                    <w:rFonts w:ascii="Time s New Roman" w:hAnsi="Time s New Roman"/>
                    <w:noProof/>
                    <w:lang w:val="vi-VN"/>
                  </w:rPr>
                </w:rPrChange>
              </w:rPr>
              <w:delText>.7</w:delText>
            </w:r>
            <w:r w:rsidRPr="00BC7F90" w:rsidDel="00BC7F90">
              <w:rPr>
                <w:sz w:val="26"/>
                <w:szCs w:val="26"/>
                <w:rPrChange w:id="1201" w:author="Tuan NV" w:date="2026-04-16T22:54:00Z" w16du:dateUtc="2026-04-16T15:54:00Z">
                  <w:rPr>
                    <w:rStyle w:val="Hyperlink"/>
                    <w:rFonts w:ascii="Time s New Roman" w:hAnsi="Time s New Roman"/>
                    <w:noProof/>
                  </w:rPr>
                </w:rPrChange>
              </w:rPr>
              <w:delText>. 02 c</w:delText>
            </w:r>
            <w:r w:rsidRPr="00BC7F90" w:rsidDel="00BC7F90">
              <w:rPr>
                <w:rFonts w:hint="eastAsia"/>
                <w:sz w:val="26"/>
                <w:szCs w:val="26"/>
                <w:rPrChange w:id="1202" w:author="Tuan NV" w:date="2026-04-16T22:54:00Z" w16du:dateUtc="2026-04-16T15:54:00Z">
                  <w:rPr>
                    <w:rStyle w:val="Hyperlink"/>
                    <w:rFonts w:ascii="Time s New Roman" w:hAnsi="Time s New Roman" w:hint="eastAsia"/>
                    <w:noProof/>
                  </w:rPr>
                </w:rPrChange>
              </w:rPr>
              <w:delText>â</w:delText>
            </w:r>
            <w:r w:rsidRPr="00BC7F90" w:rsidDel="00BC7F90">
              <w:rPr>
                <w:sz w:val="26"/>
                <w:szCs w:val="26"/>
                <w:rPrChange w:id="1203" w:author="Tuan NV" w:date="2026-04-16T22:54:00Z" w16du:dateUtc="2026-04-16T15:54:00Z">
                  <w:rPr>
                    <w:rStyle w:val="Hyperlink"/>
                    <w:rFonts w:ascii="Time s New Roman" w:hAnsi="Time s New Roman"/>
                    <w:noProof/>
                  </w:rPr>
                </w:rPrChange>
              </w:rPr>
              <w:delText>u lệnh DELETE c</w:delText>
            </w:r>
            <w:r w:rsidRPr="00BC7F90" w:rsidDel="00BC7F90">
              <w:rPr>
                <w:rFonts w:hint="eastAsia"/>
                <w:sz w:val="26"/>
                <w:szCs w:val="26"/>
                <w:rPrChange w:id="1204" w:author="Tuan NV" w:date="2026-04-16T22:54:00Z" w16du:dateUtc="2026-04-16T15:54:00Z">
                  <w:rPr>
                    <w:rStyle w:val="Hyperlink"/>
                    <w:rFonts w:ascii="Time s New Roman" w:hAnsi="Time s New Roman" w:hint="eastAsia"/>
                    <w:noProof/>
                  </w:rPr>
                </w:rPrChange>
              </w:rPr>
              <w:delText>ó</w:delText>
            </w:r>
            <w:r w:rsidRPr="00BC7F90" w:rsidDel="00BC7F90">
              <w:rPr>
                <w:sz w:val="26"/>
                <w:szCs w:val="26"/>
                <w:rPrChange w:id="1205" w:author="Tuan NV" w:date="2026-04-16T22:54:00Z" w16du:dateUtc="2026-04-16T15:54:00Z">
                  <w:rPr>
                    <w:rStyle w:val="Hyperlink"/>
                    <w:rFonts w:ascii="Time s New Roman" w:hAnsi="Time s New Roman"/>
                    <w:noProof/>
                  </w:rPr>
                </w:rPrChange>
              </w:rPr>
              <w:delText xml:space="preserve"> </w:delText>
            </w:r>
            <w:r w:rsidRPr="00BC7F90" w:rsidDel="00BC7F90">
              <w:rPr>
                <w:rFonts w:hint="eastAsia"/>
                <w:sz w:val="26"/>
                <w:szCs w:val="26"/>
                <w:rPrChange w:id="1206" w:author="Tuan NV" w:date="2026-04-16T22:54:00Z" w16du:dateUtc="2026-04-16T15:54:00Z">
                  <w:rPr>
                    <w:rStyle w:val="Hyperlink"/>
                    <w:rFonts w:ascii="Time s New Roman" w:hAnsi="Time s New Roman" w:hint="eastAsia"/>
                    <w:noProof/>
                  </w:rPr>
                </w:rPrChange>
              </w:rPr>
              <w:delText>đ</w:delText>
            </w:r>
            <w:r w:rsidRPr="00BC7F90" w:rsidDel="00BC7F90">
              <w:rPr>
                <w:sz w:val="26"/>
                <w:szCs w:val="26"/>
                <w:rPrChange w:id="1207" w:author="Tuan NV" w:date="2026-04-16T22:54:00Z" w16du:dateUtc="2026-04-16T15:54:00Z">
                  <w:rPr>
                    <w:rStyle w:val="Hyperlink"/>
                    <w:rFonts w:ascii="Time s New Roman" w:hAnsi="Time s New Roman"/>
                    <w:noProof/>
                  </w:rPr>
                </w:rPrChange>
              </w:rPr>
              <w:delText>iều kiện</w:delText>
            </w:r>
            <w:r w:rsidRPr="001F04C9" w:rsidDel="00BC7F90">
              <w:rPr>
                <w:noProof/>
                <w:webHidden/>
                <w:sz w:val="26"/>
                <w:szCs w:val="26"/>
                <w:rPrChange w:id="1208" w:author="Tuan NV" w:date="2026-04-16T22:33:00Z" w16du:dateUtc="2026-04-16T15:33:00Z">
                  <w:rPr>
                    <w:noProof/>
                    <w:webHidden/>
                  </w:rPr>
                </w:rPrChange>
              </w:rPr>
              <w:tab/>
              <w:delText>35</w:delText>
            </w:r>
          </w:del>
        </w:p>
        <w:p w14:paraId="21E28AFD" w14:textId="7EF1270C" w:rsidR="000C5564" w:rsidRPr="001F04C9" w:rsidDel="00BC7F90" w:rsidRDefault="000C5564">
          <w:pPr>
            <w:pStyle w:val="TOC3"/>
            <w:tabs>
              <w:tab w:val="right" w:leader="dot" w:pos="9062"/>
            </w:tabs>
            <w:rPr>
              <w:del w:id="1209" w:author="Tuan NV" w:date="2026-04-16T22:54:00Z" w16du:dateUtc="2026-04-16T15:54:00Z"/>
              <w:rFonts w:asciiTheme="minorHAnsi" w:eastAsiaTheme="minorEastAsia" w:hAnsiTheme="minorHAnsi"/>
              <w:noProof/>
              <w:color w:val="auto"/>
              <w:kern w:val="2"/>
              <w:sz w:val="26"/>
              <w:szCs w:val="26"/>
              <w14:ligatures w14:val="standardContextual"/>
              <w:rPrChange w:id="1210" w:author="Tuan NV" w:date="2026-04-16T22:33:00Z" w16du:dateUtc="2026-04-16T15:33:00Z">
                <w:rPr>
                  <w:del w:id="1211"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1212" w:author="Tuan NV" w:date="2026-04-16T22:54:00Z" w16du:dateUtc="2026-04-16T15:54:00Z">
            <w:r w:rsidRPr="00BC7F90" w:rsidDel="00BC7F90">
              <w:rPr>
                <w:sz w:val="26"/>
                <w:szCs w:val="26"/>
                <w:rPrChange w:id="1213" w:author="Tuan NV" w:date="2026-04-16T22:54:00Z" w16du:dateUtc="2026-04-16T15:54:00Z">
                  <w:rPr>
                    <w:rStyle w:val="Hyperlink"/>
                    <w:rFonts w:ascii="Time s New Roman" w:hAnsi="Time s New Roman"/>
                    <w:noProof/>
                  </w:rPr>
                </w:rPrChange>
              </w:rPr>
              <w:delText>6</w:delText>
            </w:r>
            <w:r w:rsidRPr="00BC7F90" w:rsidDel="00BC7F90">
              <w:rPr>
                <w:sz w:val="26"/>
                <w:szCs w:val="26"/>
                <w:rPrChange w:id="1214" w:author="Tuan NV" w:date="2026-04-16T22:54:00Z" w16du:dateUtc="2026-04-16T15:54:00Z">
                  <w:rPr>
                    <w:rStyle w:val="Hyperlink"/>
                    <w:rFonts w:ascii="Time s New Roman" w:hAnsi="Time s New Roman"/>
                    <w:noProof/>
                    <w:lang w:val="vi-VN"/>
                  </w:rPr>
                </w:rPrChange>
              </w:rPr>
              <w:delText xml:space="preserve">.7.1. </w:delText>
            </w:r>
            <w:r w:rsidRPr="00BC7F90" w:rsidDel="00BC7F90">
              <w:rPr>
                <w:sz w:val="26"/>
                <w:szCs w:val="26"/>
                <w:rPrChange w:id="1215" w:author="Tuan NV" w:date="2026-04-16T22:54:00Z" w16du:dateUtc="2026-04-16T15:54:00Z">
                  <w:rPr>
                    <w:rStyle w:val="Hyperlink"/>
                    <w:rFonts w:ascii="Time s New Roman" w:hAnsi="Time s New Roman"/>
                    <w:noProof/>
                  </w:rPr>
                </w:rPrChange>
              </w:rPr>
              <w:delText>X</w:delText>
            </w:r>
            <w:r w:rsidRPr="00BC7F90" w:rsidDel="00BC7F90">
              <w:rPr>
                <w:rFonts w:hint="eastAsia"/>
                <w:sz w:val="26"/>
                <w:szCs w:val="26"/>
                <w:rPrChange w:id="1216" w:author="Tuan NV" w:date="2026-04-16T22:54:00Z" w16du:dateUtc="2026-04-16T15:54:00Z">
                  <w:rPr>
                    <w:rStyle w:val="Hyperlink"/>
                    <w:rFonts w:ascii="Time s New Roman" w:hAnsi="Time s New Roman" w:hint="eastAsia"/>
                    <w:noProof/>
                  </w:rPr>
                </w:rPrChange>
              </w:rPr>
              <w:delText>ó</w:delText>
            </w:r>
            <w:r w:rsidRPr="00BC7F90" w:rsidDel="00BC7F90">
              <w:rPr>
                <w:sz w:val="26"/>
                <w:szCs w:val="26"/>
                <w:rPrChange w:id="1217" w:author="Tuan NV" w:date="2026-04-16T22:54:00Z" w16du:dateUtc="2026-04-16T15:54:00Z">
                  <w:rPr>
                    <w:rStyle w:val="Hyperlink"/>
                    <w:rFonts w:ascii="Time s New Roman" w:hAnsi="Time s New Roman"/>
                    <w:noProof/>
                  </w:rPr>
                </w:rPrChange>
              </w:rPr>
              <w:delText>a c</w:delText>
            </w:r>
            <w:r w:rsidRPr="00BC7F90" w:rsidDel="00BC7F90">
              <w:rPr>
                <w:rFonts w:hint="eastAsia"/>
                <w:sz w:val="26"/>
                <w:szCs w:val="26"/>
                <w:rPrChange w:id="1218" w:author="Tuan NV" w:date="2026-04-16T22:54:00Z" w16du:dateUtc="2026-04-16T15:54:00Z">
                  <w:rPr>
                    <w:rStyle w:val="Hyperlink"/>
                    <w:rFonts w:ascii="Time s New Roman" w:hAnsi="Time s New Roman" w:hint="eastAsia"/>
                    <w:noProof/>
                  </w:rPr>
                </w:rPrChange>
              </w:rPr>
              <w:delText>á</w:delText>
            </w:r>
            <w:r w:rsidRPr="00BC7F90" w:rsidDel="00BC7F90">
              <w:rPr>
                <w:sz w:val="26"/>
                <w:szCs w:val="26"/>
                <w:rPrChange w:id="1219" w:author="Tuan NV" w:date="2026-04-16T22:54:00Z" w16du:dateUtc="2026-04-16T15:54:00Z">
                  <w:rPr>
                    <w:rStyle w:val="Hyperlink"/>
                    <w:rFonts w:ascii="Time s New Roman" w:hAnsi="Time s New Roman"/>
                    <w:noProof/>
                  </w:rPr>
                </w:rPrChange>
              </w:rPr>
              <w:delText xml:space="preserve">c </w:delText>
            </w:r>
            <w:r w:rsidRPr="00BC7F90" w:rsidDel="00BC7F90">
              <w:rPr>
                <w:rFonts w:hint="eastAsia"/>
                <w:sz w:val="26"/>
                <w:szCs w:val="26"/>
                <w:rPrChange w:id="1220" w:author="Tuan NV" w:date="2026-04-16T22:54:00Z" w16du:dateUtc="2026-04-16T15:54:00Z">
                  <w:rPr>
                    <w:rStyle w:val="Hyperlink"/>
                    <w:rFonts w:ascii="Time s New Roman" w:hAnsi="Time s New Roman" w:hint="eastAsia"/>
                    <w:noProof/>
                  </w:rPr>
                </w:rPrChange>
              </w:rPr>
              <w:delText>đơ</w:delText>
            </w:r>
            <w:r w:rsidRPr="00BC7F90" w:rsidDel="00BC7F90">
              <w:rPr>
                <w:sz w:val="26"/>
                <w:szCs w:val="26"/>
                <w:rPrChange w:id="1221" w:author="Tuan NV" w:date="2026-04-16T22:54:00Z" w16du:dateUtc="2026-04-16T15:54:00Z">
                  <w:rPr>
                    <w:rStyle w:val="Hyperlink"/>
                    <w:rFonts w:ascii="Time s New Roman" w:hAnsi="Time s New Roman"/>
                    <w:noProof/>
                  </w:rPr>
                </w:rPrChange>
              </w:rPr>
              <w:delText>n vận chuyển c</w:delText>
            </w:r>
            <w:r w:rsidRPr="00BC7F90" w:rsidDel="00BC7F90">
              <w:rPr>
                <w:rFonts w:hint="eastAsia"/>
                <w:sz w:val="26"/>
                <w:szCs w:val="26"/>
                <w:rPrChange w:id="1222" w:author="Tuan NV" w:date="2026-04-16T22:54:00Z" w16du:dateUtc="2026-04-16T15:54:00Z">
                  <w:rPr>
                    <w:rStyle w:val="Hyperlink"/>
                    <w:rFonts w:ascii="Time s New Roman" w:hAnsi="Time s New Roman" w:hint="eastAsia"/>
                    <w:noProof/>
                  </w:rPr>
                </w:rPrChange>
              </w:rPr>
              <w:delText>ó</w:delText>
            </w:r>
            <w:r w:rsidRPr="00BC7F90" w:rsidDel="00BC7F90">
              <w:rPr>
                <w:sz w:val="26"/>
                <w:szCs w:val="26"/>
                <w:rPrChange w:id="1223" w:author="Tuan NV" w:date="2026-04-16T22:54:00Z" w16du:dateUtc="2026-04-16T15:54:00Z">
                  <w:rPr>
                    <w:rStyle w:val="Hyperlink"/>
                    <w:rFonts w:ascii="Time s New Roman" w:hAnsi="Time s New Roman"/>
                    <w:noProof/>
                  </w:rPr>
                </w:rPrChange>
              </w:rPr>
              <w:delText xml:space="preserve"> trạng th</w:delText>
            </w:r>
            <w:r w:rsidRPr="00BC7F90" w:rsidDel="00BC7F90">
              <w:rPr>
                <w:rFonts w:hint="eastAsia"/>
                <w:sz w:val="26"/>
                <w:szCs w:val="26"/>
                <w:rPrChange w:id="1224" w:author="Tuan NV" w:date="2026-04-16T22:54:00Z" w16du:dateUtc="2026-04-16T15:54:00Z">
                  <w:rPr>
                    <w:rStyle w:val="Hyperlink"/>
                    <w:rFonts w:ascii="Time s New Roman" w:hAnsi="Time s New Roman" w:hint="eastAsia"/>
                    <w:noProof/>
                  </w:rPr>
                </w:rPrChange>
              </w:rPr>
              <w:delText>á</w:delText>
            </w:r>
            <w:r w:rsidRPr="00BC7F90" w:rsidDel="00BC7F90">
              <w:rPr>
                <w:sz w:val="26"/>
                <w:szCs w:val="26"/>
                <w:rPrChange w:id="1225" w:author="Tuan NV" w:date="2026-04-16T22:54:00Z" w16du:dateUtc="2026-04-16T15:54:00Z">
                  <w:rPr>
                    <w:rStyle w:val="Hyperlink"/>
                    <w:rFonts w:ascii="Time s New Roman" w:hAnsi="Time s New Roman"/>
                    <w:noProof/>
                  </w:rPr>
                </w:rPrChange>
              </w:rPr>
              <w:delText>i 'Dang cho'</w:delText>
            </w:r>
            <w:r w:rsidRPr="001F04C9" w:rsidDel="00BC7F90">
              <w:rPr>
                <w:noProof/>
                <w:webHidden/>
                <w:sz w:val="26"/>
                <w:szCs w:val="26"/>
                <w:rPrChange w:id="1226" w:author="Tuan NV" w:date="2026-04-16T22:33:00Z" w16du:dateUtc="2026-04-16T15:33:00Z">
                  <w:rPr>
                    <w:noProof/>
                    <w:webHidden/>
                  </w:rPr>
                </w:rPrChange>
              </w:rPr>
              <w:tab/>
              <w:delText>35</w:delText>
            </w:r>
          </w:del>
        </w:p>
        <w:p w14:paraId="0AFAC4C9" w14:textId="39E5F41A" w:rsidR="000C5564" w:rsidRPr="001F04C9" w:rsidDel="00BC7F90" w:rsidRDefault="000C5564">
          <w:pPr>
            <w:pStyle w:val="TOC3"/>
            <w:tabs>
              <w:tab w:val="right" w:leader="dot" w:pos="9062"/>
            </w:tabs>
            <w:rPr>
              <w:del w:id="1227" w:author="Tuan NV" w:date="2026-04-16T22:54:00Z" w16du:dateUtc="2026-04-16T15:54:00Z"/>
              <w:rFonts w:asciiTheme="minorHAnsi" w:eastAsiaTheme="minorEastAsia" w:hAnsiTheme="minorHAnsi"/>
              <w:noProof/>
              <w:color w:val="auto"/>
              <w:kern w:val="2"/>
              <w:sz w:val="26"/>
              <w:szCs w:val="26"/>
              <w14:ligatures w14:val="standardContextual"/>
              <w:rPrChange w:id="1228" w:author="Tuan NV" w:date="2026-04-16T22:33:00Z" w16du:dateUtc="2026-04-16T15:33:00Z">
                <w:rPr>
                  <w:del w:id="1229" w:author="Tuan NV" w:date="2026-04-16T22:54:00Z" w16du:dateUtc="2026-04-16T15:54:00Z"/>
                  <w:rFonts w:asciiTheme="minorHAnsi" w:eastAsiaTheme="minorEastAsia" w:hAnsiTheme="minorHAnsi"/>
                  <w:noProof/>
                  <w:color w:val="auto"/>
                  <w:kern w:val="2"/>
                  <w:sz w:val="24"/>
                  <w:szCs w:val="24"/>
                  <w14:ligatures w14:val="standardContextual"/>
                </w:rPr>
              </w:rPrChange>
            </w:rPr>
          </w:pPr>
          <w:del w:id="1230" w:author="Tuan NV" w:date="2026-04-16T22:54:00Z" w16du:dateUtc="2026-04-16T15:54:00Z">
            <w:r w:rsidRPr="00BC7F90" w:rsidDel="00BC7F90">
              <w:rPr>
                <w:sz w:val="26"/>
                <w:szCs w:val="26"/>
                <w:rPrChange w:id="1231" w:author="Tuan NV" w:date="2026-04-16T22:54:00Z" w16du:dateUtc="2026-04-16T15:54:00Z">
                  <w:rPr>
                    <w:rStyle w:val="Hyperlink"/>
                    <w:rFonts w:ascii="Time s New Roman" w:hAnsi="Time s New Roman"/>
                    <w:noProof/>
                  </w:rPr>
                </w:rPrChange>
              </w:rPr>
              <w:delText>6</w:delText>
            </w:r>
            <w:r w:rsidRPr="00BC7F90" w:rsidDel="00BC7F90">
              <w:rPr>
                <w:sz w:val="26"/>
                <w:szCs w:val="26"/>
                <w:rPrChange w:id="1232" w:author="Tuan NV" w:date="2026-04-16T22:54:00Z" w16du:dateUtc="2026-04-16T15:54:00Z">
                  <w:rPr>
                    <w:rStyle w:val="Hyperlink"/>
                    <w:rFonts w:ascii="Time s New Roman" w:hAnsi="Time s New Roman"/>
                    <w:noProof/>
                    <w:lang w:val="vi-VN"/>
                  </w:rPr>
                </w:rPrChange>
              </w:rPr>
              <w:delText xml:space="preserve">.7.2. </w:delText>
            </w:r>
            <w:r w:rsidRPr="00BC7F90" w:rsidDel="00BC7F90">
              <w:rPr>
                <w:sz w:val="26"/>
                <w:szCs w:val="26"/>
                <w:rPrChange w:id="1233" w:author="Tuan NV" w:date="2026-04-16T22:54:00Z" w16du:dateUtc="2026-04-16T15:54:00Z">
                  <w:rPr>
                    <w:rStyle w:val="Hyperlink"/>
                    <w:rFonts w:ascii="Time s New Roman" w:hAnsi="Time s New Roman"/>
                    <w:noProof/>
                  </w:rPr>
                </w:rPrChange>
              </w:rPr>
              <w:delText>X</w:delText>
            </w:r>
            <w:r w:rsidRPr="00BC7F90" w:rsidDel="00BC7F90">
              <w:rPr>
                <w:rFonts w:hint="eastAsia"/>
                <w:sz w:val="26"/>
                <w:szCs w:val="26"/>
                <w:rPrChange w:id="1234" w:author="Tuan NV" w:date="2026-04-16T22:54:00Z" w16du:dateUtc="2026-04-16T15:54:00Z">
                  <w:rPr>
                    <w:rStyle w:val="Hyperlink"/>
                    <w:rFonts w:ascii="Time s New Roman" w:hAnsi="Time s New Roman" w:hint="eastAsia"/>
                    <w:noProof/>
                  </w:rPr>
                </w:rPrChange>
              </w:rPr>
              <w:delText>ó</w:delText>
            </w:r>
            <w:r w:rsidRPr="00BC7F90" w:rsidDel="00BC7F90">
              <w:rPr>
                <w:sz w:val="26"/>
                <w:szCs w:val="26"/>
                <w:rPrChange w:id="1235" w:author="Tuan NV" w:date="2026-04-16T22:54:00Z" w16du:dateUtc="2026-04-16T15:54:00Z">
                  <w:rPr>
                    <w:rStyle w:val="Hyperlink"/>
                    <w:rFonts w:ascii="Time s New Roman" w:hAnsi="Time s New Roman"/>
                    <w:noProof/>
                  </w:rPr>
                </w:rPrChange>
              </w:rPr>
              <w:delText>a c</w:delText>
            </w:r>
            <w:r w:rsidRPr="00BC7F90" w:rsidDel="00BC7F90">
              <w:rPr>
                <w:rFonts w:hint="eastAsia"/>
                <w:sz w:val="26"/>
                <w:szCs w:val="26"/>
                <w:rPrChange w:id="1236" w:author="Tuan NV" w:date="2026-04-16T22:54:00Z" w16du:dateUtc="2026-04-16T15:54:00Z">
                  <w:rPr>
                    <w:rStyle w:val="Hyperlink"/>
                    <w:rFonts w:ascii="Time s New Roman" w:hAnsi="Time s New Roman" w:hint="eastAsia"/>
                    <w:noProof/>
                  </w:rPr>
                </w:rPrChange>
              </w:rPr>
              <w:delText>á</w:delText>
            </w:r>
            <w:r w:rsidRPr="00BC7F90" w:rsidDel="00BC7F90">
              <w:rPr>
                <w:sz w:val="26"/>
                <w:szCs w:val="26"/>
                <w:rPrChange w:id="1237" w:author="Tuan NV" w:date="2026-04-16T22:54:00Z" w16du:dateUtc="2026-04-16T15:54:00Z">
                  <w:rPr>
                    <w:rStyle w:val="Hyperlink"/>
                    <w:rFonts w:ascii="Time s New Roman" w:hAnsi="Time s New Roman"/>
                    <w:noProof/>
                  </w:rPr>
                </w:rPrChange>
              </w:rPr>
              <w:delText xml:space="preserve">c chi tiết </w:delText>
            </w:r>
            <w:r w:rsidRPr="00BC7F90" w:rsidDel="00BC7F90">
              <w:rPr>
                <w:rFonts w:hint="eastAsia"/>
                <w:sz w:val="26"/>
                <w:szCs w:val="26"/>
                <w:rPrChange w:id="1238" w:author="Tuan NV" w:date="2026-04-16T22:54:00Z" w16du:dateUtc="2026-04-16T15:54:00Z">
                  <w:rPr>
                    <w:rStyle w:val="Hyperlink"/>
                    <w:rFonts w:ascii="Time s New Roman" w:hAnsi="Time s New Roman" w:hint="eastAsia"/>
                    <w:noProof/>
                  </w:rPr>
                </w:rPrChange>
              </w:rPr>
              <w:delText>đơ</w:delText>
            </w:r>
            <w:r w:rsidRPr="00BC7F90" w:rsidDel="00BC7F90">
              <w:rPr>
                <w:sz w:val="26"/>
                <w:szCs w:val="26"/>
                <w:rPrChange w:id="1239" w:author="Tuan NV" w:date="2026-04-16T22:54:00Z" w16du:dateUtc="2026-04-16T15:54:00Z">
                  <w:rPr>
                    <w:rStyle w:val="Hyperlink"/>
                    <w:rFonts w:ascii="Time s New Roman" w:hAnsi="Time s New Roman"/>
                    <w:noProof/>
                  </w:rPr>
                </w:rPrChange>
              </w:rPr>
              <w:delText>n xuất c</w:delText>
            </w:r>
            <w:r w:rsidRPr="00BC7F90" w:rsidDel="00BC7F90">
              <w:rPr>
                <w:rFonts w:hint="eastAsia"/>
                <w:sz w:val="26"/>
                <w:szCs w:val="26"/>
                <w:rPrChange w:id="1240" w:author="Tuan NV" w:date="2026-04-16T22:54:00Z" w16du:dateUtc="2026-04-16T15:54:00Z">
                  <w:rPr>
                    <w:rStyle w:val="Hyperlink"/>
                    <w:rFonts w:ascii="Time s New Roman" w:hAnsi="Time s New Roman" w:hint="eastAsia"/>
                    <w:noProof/>
                  </w:rPr>
                </w:rPrChange>
              </w:rPr>
              <w:delText>ó</w:delText>
            </w:r>
            <w:r w:rsidRPr="00BC7F90" w:rsidDel="00BC7F90">
              <w:rPr>
                <w:sz w:val="26"/>
                <w:szCs w:val="26"/>
                <w:rPrChange w:id="1241" w:author="Tuan NV" w:date="2026-04-16T22:54:00Z" w16du:dateUtc="2026-04-16T15:54:00Z">
                  <w:rPr>
                    <w:rStyle w:val="Hyperlink"/>
                    <w:rFonts w:ascii="Time s New Roman" w:hAnsi="Time s New Roman"/>
                    <w:noProof/>
                  </w:rPr>
                </w:rPrChange>
              </w:rPr>
              <w:delText xml:space="preserve"> số l</w:delText>
            </w:r>
            <w:r w:rsidRPr="00BC7F90" w:rsidDel="00BC7F90">
              <w:rPr>
                <w:rFonts w:hint="eastAsia"/>
                <w:sz w:val="26"/>
                <w:szCs w:val="26"/>
                <w:rPrChange w:id="1242" w:author="Tuan NV" w:date="2026-04-16T22:54:00Z" w16du:dateUtc="2026-04-16T15:54:00Z">
                  <w:rPr>
                    <w:rStyle w:val="Hyperlink"/>
                    <w:rFonts w:ascii="Time s New Roman" w:hAnsi="Time s New Roman" w:hint="eastAsia"/>
                    <w:noProof/>
                  </w:rPr>
                </w:rPrChange>
              </w:rPr>
              <w:delText>ư</w:delText>
            </w:r>
            <w:r w:rsidRPr="00BC7F90" w:rsidDel="00BC7F90">
              <w:rPr>
                <w:sz w:val="26"/>
                <w:szCs w:val="26"/>
                <w:rPrChange w:id="1243" w:author="Tuan NV" w:date="2026-04-16T22:54:00Z" w16du:dateUtc="2026-04-16T15:54:00Z">
                  <w:rPr>
                    <w:rStyle w:val="Hyperlink"/>
                    <w:rFonts w:ascii="Time s New Roman" w:hAnsi="Time s New Roman"/>
                    <w:noProof/>
                  </w:rPr>
                </w:rPrChange>
              </w:rPr>
              <w:delText>ợng nhỏ h</w:delText>
            </w:r>
            <w:r w:rsidRPr="00BC7F90" w:rsidDel="00BC7F90">
              <w:rPr>
                <w:rFonts w:hint="eastAsia"/>
                <w:sz w:val="26"/>
                <w:szCs w:val="26"/>
                <w:rPrChange w:id="1244" w:author="Tuan NV" w:date="2026-04-16T22:54:00Z" w16du:dateUtc="2026-04-16T15:54:00Z">
                  <w:rPr>
                    <w:rStyle w:val="Hyperlink"/>
                    <w:rFonts w:ascii="Time s New Roman" w:hAnsi="Time s New Roman" w:hint="eastAsia"/>
                    <w:noProof/>
                  </w:rPr>
                </w:rPrChange>
              </w:rPr>
              <w:delText>ơ</w:delText>
            </w:r>
            <w:r w:rsidRPr="00BC7F90" w:rsidDel="00BC7F90">
              <w:rPr>
                <w:sz w:val="26"/>
                <w:szCs w:val="26"/>
                <w:rPrChange w:id="1245" w:author="Tuan NV" w:date="2026-04-16T22:54:00Z" w16du:dateUtc="2026-04-16T15:54:00Z">
                  <w:rPr>
                    <w:rStyle w:val="Hyperlink"/>
                    <w:rFonts w:ascii="Time s New Roman" w:hAnsi="Time s New Roman"/>
                    <w:noProof/>
                  </w:rPr>
                </w:rPrChange>
              </w:rPr>
              <w:delText>n 2</w:delText>
            </w:r>
            <w:r w:rsidRPr="001F04C9" w:rsidDel="00BC7F90">
              <w:rPr>
                <w:noProof/>
                <w:webHidden/>
                <w:sz w:val="26"/>
                <w:szCs w:val="26"/>
                <w:rPrChange w:id="1246" w:author="Tuan NV" w:date="2026-04-16T22:33:00Z" w16du:dateUtc="2026-04-16T15:33:00Z">
                  <w:rPr>
                    <w:noProof/>
                    <w:webHidden/>
                  </w:rPr>
                </w:rPrChange>
              </w:rPr>
              <w:tab/>
              <w:delText>35</w:delText>
            </w:r>
          </w:del>
        </w:p>
        <w:p w14:paraId="307DA3CA" w14:textId="515C0153" w:rsidR="00CA7A91" w:rsidRPr="001F04C9" w:rsidRDefault="00CA7A91" w:rsidP="00664455">
          <w:pPr>
            <w:spacing w:line="312" w:lineRule="auto"/>
            <w:rPr>
              <w:sz w:val="26"/>
              <w:szCs w:val="26"/>
              <w:rPrChange w:id="1247" w:author="Tuan NV" w:date="2026-04-16T22:33:00Z" w16du:dateUtc="2026-04-16T15:33:00Z">
                <w:rPr/>
              </w:rPrChange>
            </w:rPr>
          </w:pPr>
          <w:r w:rsidRPr="001F04C9">
            <w:rPr>
              <w:b/>
              <w:bCs/>
              <w:noProof/>
              <w:sz w:val="26"/>
              <w:szCs w:val="26"/>
              <w:rPrChange w:id="1248" w:author="Tuan NV" w:date="2026-04-16T22:33:00Z" w16du:dateUtc="2026-04-16T15:33:00Z">
                <w:rPr>
                  <w:b/>
                  <w:bCs/>
                  <w:noProof/>
                </w:rPr>
              </w:rPrChange>
            </w:rPr>
            <w:fldChar w:fldCharType="end"/>
          </w:r>
        </w:p>
      </w:sdtContent>
    </w:sdt>
    <w:p w14:paraId="381692FF" w14:textId="77777777" w:rsidR="00CA7A91" w:rsidRPr="001F04C9" w:rsidRDefault="00CA7A91" w:rsidP="00664455">
      <w:pPr>
        <w:spacing w:line="312" w:lineRule="auto"/>
        <w:rPr>
          <w:sz w:val="26"/>
          <w:szCs w:val="26"/>
          <w:lang w:val="vi-VN"/>
          <w:rPrChange w:id="1249" w:author="Tuan NV" w:date="2026-04-16T22:33:00Z" w16du:dateUtc="2026-04-16T15:33:00Z">
            <w:rPr>
              <w:lang w:val="vi-VN"/>
            </w:rPr>
          </w:rPrChange>
        </w:rPr>
      </w:pPr>
    </w:p>
    <w:p w14:paraId="75CA4DE9" w14:textId="77777777" w:rsidR="00071204" w:rsidRPr="001F04C9" w:rsidRDefault="00071204" w:rsidP="00664455">
      <w:pPr>
        <w:spacing w:line="312" w:lineRule="auto"/>
        <w:rPr>
          <w:sz w:val="26"/>
          <w:szCs w:val="26"/>
          <w:lang w:val="vi-VN"/>
          <w:rPrChange w:id="1250" w:author="Tuan NV" w:date="2026-04-16T22:33:00Z" w16du:dateUtc="2026-04-16T15:33:00Z">
            <w:rPr>
              <w:lang w:val="vi-VN"/>
            </w:rPr>
          </w:rPrChange>
        </w:rPr>
      </w:pPr>
    </w:p>
    <w:p w14:paraId="62CCE478" w14:textId="77777777" w:rsidR="00071204" w:rsidRPr="001F04C9" w:rsidRDefault="00071204" w:rsidP="00664455">
      <w:pPr>
        <w:spacing w:line="312" w:lineRule="auto"/>
        <w:rPr>
          <w:sz w:val="26"/>
          <w:szCs w:val="26"/>
          <w:lang w:val="vi-VN"/>
          <w:rPrChange w:id="1251" w:author="Tuan NV" w:date="2026-04-16T22:33:00Z" w16du:dateUtc="2026-04-16T15:33:00Z">
            <w:rPr>
              <w:lang w:val="vi-VN"/>
            </w:rPr>
          </w:rPrChange>
        </w:rPr>
      </w:pPr>
    </w:p>
    <w:p w14:paraId="575A43BB" w14:textId="77777777" w:rsidR="00071204" w:rsidRPr="001F04C9" w:rsidRDefault="00071204" w:rsidP="00664455">
      <w:pPr>
        <w:spacing w:line="312" w:lineRule="auto"/>
        <w:rPr>
          <w:sz w:val="26"/>
          <w:szCs w:val="26"/>
          <w:lang w:val="vi-VN"/>
          <w:rPrChange w:id="1252" w:author="Tuan NV" w:date="2026-04-16T22:33:00Z" w16du:dateUtc="2026-04-16T15:33:00Z">
            <w:rPr>
              <w:lang w:val="vi-VN"/>
            </w:rPr>
          </w:rPrChange>
        </w:rPr>
      </w:pPr>
    </w:p>
    <w:p w14:paraId="06222D09" w14:textId="77777777" w:rsidR="00071204" w:rsidRPr="001F04C9" w:rsidRDefault="00071204" w:rsidP="00664455">
      <w:pPr>
        <w:spacing w:line="312" w:lineRule="auto"/>
        <w:rPr>
          <w:sz w:val="26"/>
          <w:szCs w:val="26"/>
          <w:lang w:val="vi-VN"/>
          <w:rPrChange w:id="1253" w:author="Tuan NV" w:date="2026-04-16T22:33:00Z" w16du:dateUtc="2026-04-16T15:33:00Z">
            <w:rPr>
              <w:lang w:val="vi-VN"/>
            </w:rPr>
          </w:rPrChange>
        </w:rPr>
      </w:pPr>
    </w:p>
    <w:p w14:paraId="31BEB6E6" w14:textId="77777777" w:rsidR="00071204" w:rsidRDefault="00071204" w:rsidP="00664455">
      <w:pPr>
        <w:spacing w:line="312" w:lineRule="auto"/>
        <w:rPr>
          <w:ins w:id="1254" w:author="Tuan NV" w:date="2026-04-16T22:54:00Z" w16du:dateUtc="2026-04-16T15:54:00Z"/>
          <w:sz w:val="26"/>
          <w:szCs w:val="26"/>
          <w:lang w:val="vi-VN"/>
        </w:rPr>
      </w:pPr>
    </w:p>
    <w:p w14:paraId="113EE41A" w14:textId="77777777" w:rsidR="00BC7F90" w:rsidRDefault="00BC7F90" w:rsidP="00664455">
      <w:pPr>
        <w:spacing w:line="312" w:lineRule="auto"/>
        <w:rPr>
          <w:ins w:id="1255" w:author="Tuan NV" w:date="2026-04-16T22:54:00Z" w16du:dateUtc="2026-04-16T15:54:00Z"/>
          <w:sz w:val="26"/>
          <w:szCs w:val="26"/>
          <w:lang w:val="vi-VN"/>
        </w:rPr>
      </w:pPr>
    </w:p>
    <w:p w14:paraId="4300D2B6" w14:textId="77777777" w:rsidR="00BC7F90" w:rsidRDefault="00BC7F90" w:rsidP="00664455">
      <w:pPr>
        <w:spacing w:line="312" w:lineRule="auto"/>
        <w:rPr>
          <w:ins w:id="1256" w:author="Tuan NV" w:date="2026-04-16T22:54:00Z" w16du:dateUtc="2026-04-16T15:54:00Z"/>
          <w:sz w:val="26"/>
          <w:szCs w:val="26"/>
          <w:lang w:val="vi-VN"/>
        </w:rPr>
      </w:pPr>
    </w:p>
    <w:p w14:paraId="51C0112B" w14:textId="77777777" w:rsidR="00BC7F90" w:rsidRDefault="00BC7F90" w:rsidP="00664455">
      <w:pPr>
        <w:spacing w:line="312" w:lineRule="auto"/>
        <w:rPr>
          <w:ins w:id="1257" w:author="Tuan NV" w:date="2026-04-16T22:54:00Z" w16du:dateUtc="2026-04-16T15:54:00Z"/>
          <w:sz w:val="26"/>
          <w:szCs w:val="26"/>
          <w:lang w:val="vi-VN"/>
        </w:rPr>
      </w:pPr>
    </w:p>
    <w:p w14:paraId="20D14EA7" w14:textId="77777777" w:rsidR="00BC7F90" w:rsidRDefault="00BC7F90" w:rsidP="00664455">
      <w:pPr>
        <w:spacing w:line="312" w:lineRule="auto"/>
        <w:rPr>
          <w:ins w:id="1258" w:author="Tuan NV" w:date="2026-04-16T22:54:00Z" w16du:dateUtc="2026-04-16T15:54:00Z"/>
          <w:sz w:val="26"/>
          <w:szCs w:val="26"/>
          <w:lang w:val="vi-VN"/>
        </w:rPr>
      </w:pPr>
    </w:p>
    <w:p w14:paraId="77B4519B" w14:textId="77777777" w:rsidR="00BC7F90" w:rsidRDefault="00BC7F90" w:rsidP="00664455">
      <w:pPr>
        <w:spacing w:line="312" w:lineRule="auto"/>
        <w:rPr>
          <w:ins w:id="1259" w:author="Tuan NV" w:date="2026-04-16T22:54:00Z" w16du:dateUtc="2026-04-16T15:54:00Z"/>
          <w:sz w:val="26"/>
          <w:szCs w:val="26"/>
          <w:lang w:val="vi-VN"/>
        </w:rPr>
      </w:pPr>
    </w:p>
    <w:p w14:paraId="4E146002" w14:textId="77777777" w:rsidR="00BC7F90" w:rsidRDefault="00BC7F90" w:rsidP="00664455">
      <w:pPr>
        <w:spacing w:line="312" w:lineRule="auto"/>
        <w:rPr>
          <w:ins w:id="1260" w:author="Tuan NV" w:date="2026-04-16T22:54:00Z" w16du:dateUtc="2026-04-16T15:54:00Z"/>
          <w:sz w:val="26"/>
          <w:szCs w:val="26"/>
          <w:lang w:val="vi-VN"/>
        </w:rPr>
      </w:pPr>
    </w:p>
    <w:p w14:paraId="4F2EB2AE" w14:textId="77777777" w:rsidR="00BC7F90" w:rsidRDefault="00BC7F90" w:rsidP="00664455">
      <w:pPr>
        <w:spacing w:line="312" w:lineRule="auto"/>
        <w:rPr>
          <w:ins w:id="1261" w:author="Tuan NV" w:date="2026-04-16T22:54:00Z" w16du:dateUtc="2026-04-16T15:54:00Z"/>
          <w:sz w:val="26"/>
          <w:szCs w:val="26"/>
          <w:lang w:val="vi-VN"/>
        </w:rPr>
      </w:pPr>
    </w:p>
    <w:p w14:paraId="331B5DAD" w14:textId="77777777" w:rsidR="00BC7F90" w:rsidRDefault="00BC7F90" w:rsidP="00664455">
      <w:pPr>
        <w:spacing w:line="312" w:lineRule="auto"/>
        <w:rPr>
          <w:ins w:id="1262" w:author="Tuan NV" w:date="2026-04-16T22:54:00Z" w16du:dateUtc="2026-04-16T15:54:00Z"/>
          <w:sz w:val="26"/>
          <w:szCs w:val="26"/>
          <w:lang w:val="vi-VN"/>
        </w:rPr>
      </w:pPr>
    </w:p>
    <w:p w14:paraId="58EA861D" w14:textId="77777777" w:rsidR="00BC7F90" w:rsidRDefault="00BC7F90" w:rsidP="00664455">
      <w:pPr>
        <w:spacing w:line="312" w:lineRule="auto"/>
        <w:rPr>
          <w:ins w:id="1263" w:author="Tuan NV" w:date="2026-04-16T22:34:00Z" w16du:dateUtc="2026-04-16T15:34:00Z"/>
          <w:sz w:val="26"/>
          <w:szCs w:val="26"/>
          <w:lang w:val="vi-VN"/>
        </w:rPr>
      </w:pPr>
    </w:p>
    <w:p w14:paraId="7E9791FA" w14:textId="77777777" w:rsidR="001F04C9" w:rsidRPr="001F04C9" w:rsidRDefault="001F04C9" w:rsidP="00664455">
      <w:pPr>
        <w:spacing w:line="312" w:lineRule="auto"/>
        <w:rPr>
          <w:sz w:val="26"/>
          <w:szCs w:val="26"/>
          <w:lang w:val="vi-VN"/>
          <w:rPrChange w:id="1264" w:author="Tuan NV" w:date="2026-04-16T22:33:00Z" w16du:dateUtc="2026-04-16T15:33:00Z">
            <w:rPr>
              <w:lang w:val="vi-VN"/>
            </w:rPr>
          </w:rPrChange>
        </w:rPr>
      </w:pPr>
    </w:p>
    <w:p w14:paraId="0488ABF1" w14:textId="77777777" w:rsidR="00071204" w:rsidRPr="001F04C9" w:rsidRDefault="00071204" w:rsidP="00664455">
      <w:pPr>
        <w:spacing w:line="312" w:lineRule="auto"/>
        <w:rPr>
          <w:sz w:val="26"/>
          <w:szCs w:val="26"/>
          <w:lang w:val="vi-VN"/>
          <w:rPrChange w:id="1265" w:author="Tuan NV" w:date="2026-04-16T22:33:00Z" w16du:dateUtc="2026-04-16T15:33:00Z">
            <w:rPr>
              <w:lang w:val="vi-VN"/>
            </w:rPr>
          </w:rPrChange>
        </w:rPr>
      </w:pPr>
    </w:p>
    <w:p w14:paraId="698B8FD1" w14:textId="50F2E20A" w:rsidR="00071204" w:rsidRPr="001F04C9" w:rsidRDefault="00A762E3" w:rsidP="000C5564">
      <w:pPr>
        <w:pStyle w:val="Heading1"/>
        <w:rPr>
          <w:lang w:val="vi-VN"/>
        </w:rPr>
      </w:pPr>
      <w:bookmarkStart w:id="1266" w:name="_Toc227272651"/>
      <w:r w:rsidRPr="001F04C9">
        <w:rPr>
          <w:lang w:val="vi-VN"/>
        </w:rPr>
        <w:lastRenderedPageBreak/>
        <w:t>DANH MỤC HÌNH ẢNH</w:t>
      </w:r>
      <w:bookmarkEnd w:id="1266"/>
    </w:p>
    <w:p w14:paraId="52BCDE5B" w14:textId="1FF83A21" w:rsidR="000C5564" w:rsidRPr="001F04C9" w:rsidRDefault="00A762E3">
      <w:pPr>
        <w:pStyle w:val="TableofFigures"/>
        <w:tabs>
          <w:tab w:val="right" w:leader="dot" w:pos="9062"/>
        </w:tabs>
        <w:rPr>
          <w:rFonts w:asciiTheme="minorHAnsi" w:eastAsiaTheme="minorEastAsia" w:hAnsiTheme="minorHAnsi"/>
          <w:noProof/>
          <w:color w:val="auto"/>
          <w:kern w:val="2"/>
          <w:sz w:val="26"/>
          <w:szCs w:val="26"/>
          <w14:ligatures w14:val="standardContextual"/>
          <w:rPrChange w:id="1267" w:author="Tuan NV" w:date="2026-04-16T22:33:00Z" w16du:dateUtc="2026-04-16T15:33:00Z">
            <w:rPr>
              <w:rFonts w:asciiTheme="minorHAnsi" w:eastAsiaTheme="minorEastAsia" w:hAnsiTheme="minorHAnsi"/>
              <w:noProof/>
              <w:color w:val="auto"/>
              <w:kern w:val="2"/>
              <w:sz w:val="24"/>
              <w:szCs w:val="24"/>
              <w14:ligatures w14:val="standardContextual"/>
            </w:rPr>
          </w:rPrChange>
        </w:rPr>
      </w:pPr>
      <w:r w:rsidRPr="001F04C9">
        <w:rPr>
          <w:sz w:val="26"/>
          <w:szCs w:val="26"/>
          <w:lang w:val="vi-VN"/>
          <w:rPrChange w:id="1268" w:author="Tuan NV" w:date="2026-04-16T22:33:00Z" w16du:dateUtc="2026-04-16T15:33:00Z">
            <w:rPr>
              <w:sz w:val="32"/>
              <w:szCs w:val="26"/>
              <w:lang w:val="vi-VN"/>
            </w:rPr>
          </w:rPrChange>
        </w:rPr>
        <w:fldChar w:fldCharType="begin"/>
      </w:r>
      <w:r w:rsidRPr="001F04C9">
        <w:rPr>
          <w:sz w:val="26"/>
          <w:szCs w:val="26"/>
          <w:lang w:val="vi-VN"/>
          <w:rPrChange w:id="1269" w:author="Tuan NV" w:date="2026-04-16T22:33:00Z" w16du:dateUtc="2026-04-16T15:33:00Z">
            <w:rPr>
              <w:sz w:val="32"/>
              <w:szCs w:val="26"/>
              <w:lang w:val="vi-VN"/>
            </w:rPr>
          </w:rPrChange>
        </w:rPr>
        <w:instrText xml:space="preserve"> TOC \h \z \c "Hình" </w:instrText>
      </w:r>
      <w:r w:rsidRPr="001F04C9">
        <w:rPr>
          <w:sz w:val="26"/>
          <w:szCs w:val="26"/>
          <w:lang w:val="vi-VN"/>
          <w:rPrChange w:id="1270" w:author="Tuan NV" w:date="2026-04-16T22:33:00Z" w16du:dateUtc="2026-04-16T15:33:00Z">
            <w:rPr>
              <w:sz w:val="32"/>
              <w:szCs w:val="26"/>
              <w:lang w:val="vi-VN"/>
            </w:rPr>
          </w:rPrChange>
        </w:rPr>
        <w:fldChar w:fldCharType="separate"/>
      </w:r>
      <w:r w:rsidR="000C5564" w:rsidRPr="001F04C9">
        <w:rPr>
          <w:sz w:val="26"/>
          <w:szCs w:val="26"/>
          <w:rPrChange w:id="1271" w:author="Tuan NV" w:date="2026-04-16T22:33:00Z" w16du:dateUtc="2026-04-16T15:33:00Z">
            <w:rPr/>
          </w:rPrChange>
        </w:rPr>
        <w:fldChar w:fldCharType="begin"/>
      </w:r>
      <w:r w:rsidR="000C5564" w:rsidRPr="001F04C9">
        <w:rPr>
          <w:sz w:val="26"/>
          <w:szCs w:val="26"/>
          <w:rPrChange w:id="1272" w:author="Tuan NV" w:date="2026-04-16T22:33:00Z" w16du:dateUtc="2026-04-16T15:33:00Z">
            <w:rPr/>
          </w:rPrChange>
        </w:rPr>
        <w:instrText>HYPERLINK \l "_Toc227268140"</w:instrText>
      </w:r>
      <w:r w:rsidR="000C5564" w:rsidRPr="007F602B">
        <w:rPr>
          <w:sz w:val="26"/>
          <w:szCs w:val="26"/>
        </w:rPr>
      </w:r>
      <w:r w:rsidR="000C5564" w:rsidRPr="001F04C9">
        <w:rPr>
          <w:sz w:val="26"/>
          <w:szCs w:val="26"/>
          <w:rPrChange w:id="1273" w:author="Tuan NV" w:date="2026-04-16T22:33:00Z" w16du:dateUtc="2026-04-16T15:33:00Z">
            <w:rPr/>
          </w:rPrChange>
        </w:rPr>
        <w:fldChar w:fldCharType="separate"/>
      </w:r>
      <w:r w:rsidR="000C5564" w:rsidRPr="001F04C9">
        <w:rPr>
          <w:rStyle w:val="Hyperlink"/>
          <w:noProof/>
          <w:sz w:val="26"/>
          <w:szCs w:val="26"/>
          <w:rPrChange w:id="1274" w:author="Tuan NV" w:date="2026-04-16T22:33:00Z" w16du:dateUtc="2026-04-16T15:33:00Z">
            <w:rPr>
              <w:rStyle w:val="Hyperlink"/>
              <w:noProof/>
            </w:rPr>
          </w:rPrChange>
        </w:rPr>
        <w:t>Hình 1</w:t>
      </w:r>
      <w:r w:rsidR="000C5564" w:rsidRPr="001F04C9">
        <w:rPr>
          <w:rStyle w:val="Hyperlink"/>
          <w:noProof/>
          <w:sz w:val="26"/>
          <w:szCs w:val="26"/>
          <w:lang w:val="vi-VN"/>
          <w:rPrChange w:id="1275" w:author="Tuan NV" w:date="2026-04-16T22:33:00Z" w16du:dateUtc="2026-04-16T15:33:00Z">
            <w:rPr>
              <w:rStyle w:val="Hyperlink"/>
              <w:noProof/>
              <w:lang w:val="vi-VN"/>
            </w:rPr>
          </w:rPrChange>
        </w:rPr>
        <w:t>. Phiếu nhập kho</w:t>
      </w:r>
      <w:r w:rsidR="000C5564" w:rsidRPr="001F04C9">
        <w:rPr>
          <w:noProof/>
          <w:webHidden/>
          <w:sz w:val="26"/>
          <w:szCs w:val="26"/>
          <w:rPrChange w:id="1276" w:author="Tuan NV" w:date="2026-04-16T22:33:00Z" w16du:dateUtc="2026-04-16T15:33:00Z">
            <w:rPr>
              <w:noProof/>
              <w:webHidden/>
            </w:rPr>
          </w:rPrChange>
        </w:rPr>
        <w:tab/>
      </w:r>
      <w:r w:rsidR="000C5564" w:rsidRPr="001F04C9">
        <w:rPr>
          <w:noProof/>
          <w:webHidden/>
          <w:sz w:val="26"/>
          <w:szCs w:val="26"/>
          <w:rPrChange w:id="1277" w:author="Tuan NV" w:date="2026-04-16T22:33:00Z" w16du:dateUtc="2026-04-16T15:33:00Z">
            <w:rPr>
              <w:noProof/>
              <w:webHidden/>
            </w:rPr>
          </w:rPrChange>
        </w:rPr>
        <w:fldChar w:fldCharType="begin"/>
      </w:r>
      <w:r w:rsidR="000C5564" w:rsidRPr="001F04C9">
        <w:rPr>
          <w:noProof/>
          <w:webHidden/>
          <w:sz w:val="26"/>
          <w:szCs w:val="26"/>
          <w:rPrChange w:id="1278" w:author="Tuan NV" w:date="2026-04-16T22:33:00Z" w16du:dateUtc="2026-04-16T15:33:00Z">
            <w:rPr>
              <w:noProof/>
              <w:webHidden/>
            </w:rPr>
          </w:rPrChange>
        </w:rPr>
        <w:instrText xml:space="preserve"> PAGEREF _Toc227268140 \h </w:instrText>
      </w:r>
      <w:r w:rsidR="000C5564" w:rsidRPr="007F602B">
        <w:rPr>
          <w:noProof/>
          <w:webHidden/>
          <w:sz w:val="26"/>
          <w:szCs w:val="26"/>
        </w:rPr>
      </w:r>
      <w:r w:rsidR="000C5564" w:rsidRPr="001F04C9">
        <w:rPr>
          <w:noProof/>
          <w:webHidden/>
          <w:sz w:val="26"/>
          <w:szCs w:val="26"/>
          <w:rPrChange w:id="1279" w:author="Tuan NV" w:date="2026-04-16T22:33:00Z" w16du:dateUtc="2026-04-16T15:33:00Z">
            <w:rPr>
              <w:noProof/>
              <w:webHidden/>
            </w:rPr>
          </w:rPrChange>
        </w:rPr>
        <w:fldChar w:fldCharType="separate"/>
      </w:r>
      <w:r w:rsidR="000C5564" w:rsidRPr="001F04C9">
        <w:rPr>
          <w:noProof/>
          <w:webHidden/>
          <w:sz w:val="26"/>
          <w:szCs w:val="26"/>
          <w:rPrChange w:id="1280" w:author="Tuan NV" w:date="2026-04-16T22:33:00Z" w16du:dateUtc="2026-04-16T15:33:00Z">
            <w:rPr>
              <w:noProof/>
              <w:webHidden/>
            </w:rPr>
          </w:rPrChange>
        </w:rPr>
        <w:t>14</w:t>
      </w:r>
      <w:r w:rsidR="000C5564" w:rsidRPr="001F04C9">
        <w:rPr>
          <w:noProof/>
          <w:webHidden/>
          <w:sz w:val="26"/>
          <w:szCs w:val="26"/>
          <w:rPrChange w:id="1281" w:author="Tuan NV" w:date="2026-04-16T22:33:00Z" w16du:dateUtc="2026-04-16T15:33:00Z">
            <w:rPr>
              <w:noProof/>
              <w:webHidden/>
            </w:rPr>
          </w:rPrChange>
        </w:rPr>
        <w:fldChar w:fldCharType="end"/>
      </w:r>
      <w:r w:rsidR="000C5564" w:rsidRPr="001F04C9">
        <w:rPr>
          <w:sz w:val="26"/>
          <w:szCs w:val="26"/>
          <w:rPrChange w:id="1282" w:author="Tuan NV" w:date="2026-04-16T22:33:00Z" w16du:dateUtc="2026-04-16T15:33:00Z">
            <w:rPr/>
          </w:rPrChange>
        </w:rPr>
        <w:fldChar w:fldCharType="end"/>
      </w:r>
    </w:p>
    <w:p w14:paraId="32AB3149" w14:textId="3197C396" w:rsidR="000C5564" w:rsidRPr="001F04C9" w:rsidRDefault="000C5564">
      <w:pPr>
        <w:pStyle w:val="TableofFigures"/>
        <w:tabs>
          <w:tab w:val="right" w:leader="dot" w:pos="9062"/>
        </w:tabs>
        <w:rPr>
          <w:rFonts w:asciiTheme="minorHAnsi" w:eastAsiaTheme="minorEastAsia" w:hAnsiTheme="minorHAnsi"/>
          <w:noProof/>
          <w:color w:val="auto"/>
          <w:kern w:val="2"/>
          <w:sz w:val="26"/>
          <w:szCs w:val="26"/>
          <w14:ligatures w14:val="standardContextual"/>
          <w:rPrChange w:id="1283" w:author="Tuan NV" w:date="2026-04-16T22:33:00Z" w16du:dateUtc="2026-04-16T15:33:00Z">
            <w:rPr>
              <w:rFonts w:asciiTheme="minorHAnsi" w:eastAsiaTheme="minorEastAsia" w:hAnsiTheme="minorHAnsi"/>
              <w:noProof/>
              <w:color w:val="auto"/>
              <w:kern w:val="2"/>
              <w:sz w:val="24"/>
              <w:szCs w:val="24"/>
              <w14:ligatures w14:val="standardContextual"/>
            </w:rPr>
          </w:rPrChange>
        </w:rPr>
      </w:pPr>
      <w:r w:rsidRPr="001F04C9">
        <w:rPr>
          <w:sz w:val="26"/>
          <w:szCs w:val="26"/>
          <w:rPrChange w:id="1284" w:author="Tuan NV" w:date="2026-04-16T22:33:00Z" w16du:dateUtc="2026-04-16T15:33:00Z">
            <w:rPr/>
          </w:rPrChange>
        </w:rPr>
        <w:fldChar w:fldCharType="begin"/>
      </w:r>
      <w:r w:rsidRPr="001F04C9">
        <w:rPr>
          <w:sz w:val="26"/>
          <w:szCs w:val="26"/>
          <w:rPrChange w:id="1285" w:author="Tuan NV" w:date="2026-04-16T22:33:00Z" w16du:dateUtc="2026-04-16T15:33:00Z">
            <w:rPr/>
          </w:rPrChange>
        </w:rPr>
        <w:instrText>HYPERLINK \l "_Toc227268141"</w:instrText>
      </w:r>
      <w:r w:rsidRPr="007F602B">
        <w:rPr>
          <w:sz w:val="26"/>
          <w:szCs w:val="26"/>
        </w:rPr>
      </w:r>
      <w:r w:rsidRPr="001F04C9">
        <w:rPr>
          <w:sz w:val="26"/>
          <w:szCs w:val="26"/>
          <w:rPrChange w:id="1286" w:author="Tuan NV" w:date="2026-04-16T22:33:00Z" w16du:dateUtc="2026-04-16T15:33:00Z">
            <w:rPr/>
          </w:rPrChange>
        </w:rPr>
        <w:fldChar w:fldCharType="separate"/>
      </w:r>
      <w:r w:rsidRPr="001F04C9">
        <w:rPr>
          <w:rStyle w:val="Hyperlink"/>
          <w:noProof/>
          <w:sz w:val="26"/>
          <w:szCs w:val="26"/>
          <w:rPrChange w:id="1287" w:author="Tuan NV" w:date="2026-04-16T22:33:00Z" w16du:dateUtc="2026-04-16T15:33:00Z">
            <w:rPr>
              <w:rStyle w:val="Hyperlink"/>
              <w:noProof/>
            </w:rPr>
          </w:rPrChange>
        </w:rPr>
        <w:t>Hình 2</w:t>
      </w:r>
      <w:r w:rsidRPr="001F04C9">
        <w:rPr>
          <w:rStyle w:val="Hyperlink"/>
          <w:noProof/>
          <w:sz w:val="26"/>
          <w:szCs w:val="26"/>
          <w:lang w:val="vi-VN"/>
          <w:rPrChange w:id="1288" w:author="Tuan NV" w:date="2026-04-16T22:33:00Z" w16du:dateUtc="2026-04-16T15:33:00Z">
            <w:rPr>
              <w:rStyle w:val="Hyperlink"/>
              <w:noProof/>
              <w:lang w:val="vi-VN"/>
            </w:rPr>
          </w:rPrChange>
        </w:rPr>
        <w:t>. Phiếu xuất kho</w:t>
      </w:r>
      <w:r w:rsidRPr="001F04C9">
        <w:rPr>
          <w:noProof/>
          <w:webHidden/>
          <w:sz w:val="26"/>
          <w:szCs w:val="26"/>
          <w:rPrChange w:id="1289" w:author="Tuan NV" w:date="2026-04-16T22:33:00Z" w16du:dateUtc="2026-04-16T15:33:00Z">
            <w:rPr>
              <w:noProof/>
              <w:webHidden/>
            </w:rPr>
          </w:rPrChange>
        </w:rPr>
        <w:tab/>
      </w:r>
      <w:r w:rsidRPr="001F04C9">
        <w:rPr>
          <w:noProof/>
          <w:webHidden/>
          <w:sz w:val="26"/>
          <w:szCs w:val="26"/>
          <w:rPrChange w:id="1290" w:author="Tuan NV" w:date="2026-04-16T22:33:00Z" w16du:dateUtc="2026-04-16T15:33:00Z">
            <w:rPr>
              <w:noProof/>
              <w:webHidden/>
            </w:rPr>
          </w:rPrChange>
        </w:rPr>
        <w:fldChar w:fldCharType="begin"/>
      </w:r>
      <w:r w:rsidRPr="001F04C9">
        <w:rPr>
          <w:noProof/>
          <w:webHidden/>
          <w:sz w:val="26"/>
          <w:szCs w:val="26"/>
          <w:rPrChange w:id="1291" w:author="Tuan NV" w:date="2026-04-16T22:33:00Z" w16du:dateUtc="2026-04-16T15:33:00Z">
            <w:rPr>
              <w:noProof/>
              <w:webHidden/>
            </w:rPr>
          </w:rPrChange>
        </w:rPr>
        <w:instrText xml:space="preserve"> PAGEREF _Toc227268141 \h </w:instrText>
      </w:r>
      <w:r w:rsidRPr="007F602B">
        <w:rPr>
          <w:noProof/>
          <w:webHidden/>
          <w:sz w:val="26"/>
          <w:szCs w:val="26"/>
        </w:rPr>
      </w:r>
      <w:r w:rsidRPr="001F04C9">
        <w:rPr>
          <w:noProof/>
          <w:webHidden/>
          <w:sz w:val="26"/>
          <w:szCs w:val="26"/>
          <w:rPrChange w:id="1292" w:author="Tuan NV" w:date="2026-04-16T22:33:00Z" w16du:dateUtc="2026-04-16T15:33:00Z">
            <w:rPr>
              <w:noProof/>
              <w:webHidden/>
            </w:rPr>
          </w:rPrChange>
        </w:rPr>
        <w:fldChar w:fldCharType="separate"/>
      </w:r>
      <w:r w:rsidRPr="001F04C9">
        <w:rPr>
          <w:noProof/>
          <w:webHidden/>
          <w:sz w:val="26"/>
          <w:szCs w:val="26"/>
          <w:rPrChange w:id="1293" w:author="Tuan NV" w:date="2026-04-16T22:33:00Z" w16du:dateUtc="2026-04-16T15:33:00Z">
            <w:rPr>
              <w:noProof/>
              <w:webHidden/>
            </w:rPr>
          </w:rPrChange>
        </w:rPr>
        <w:t>15</w:t>
      </w:r>
      <w:r w:rsidRPr="001F04C9">
        <w:rPr>
          <w:noProof/>
          <w:webHidden/>
          <w:sz w:val="26"/>
          <w:szCs w:val="26"/>
          <w:rPrChange w:id="1294" w:author="Tuan NV" w:date="2026-04-16T22:33:00Z" w16du:dateUtc="2026-04-16T15:33:00Z">
            <w:rPr>
              <w:noProof/>
              <w:webHidden/>
            </w:rPr>
          </w:rPrChange>
        </w:rPr>
        <w:fldChar w:fldCharType="end"/>
      </w:r>
      <w:r w:rsidRPr="001F04C9">
        <w:rPr>
          <w:sz w:val="26"/>
          <w:szCs w:val="26"/>
          <w:rPrChange w:id="1295" w:author="Tuan NV" w:date="2026-04-16T22:33:00Z" w16du:dateUtc="2026-04-16T15:33:00Z">
            <w:rPr/>
          </w:rPrChange>
        </w:rPr>
        <w:fldChar w:fldCharType="end"/>
      </w:r>
    </w:p>
    <w:p w14:paraId="6C8E8A65" w14:textId="29FCB64A" w:rsidR="000C5564" w:rsidRPr="001F04C9" w:rsidRDefault="000C5564">
      <w:pPr>
        <w:pStyle w:val="TableofFigures"/>
        <w:tabs>
          <w:tab w:val="right" w:leader="dot" w:pos="9062"/>
        </w:tabs>
        <w:rPr>
          <w:rFonts w:asciiTheme="minorHAnsi" w:eastAsiaTheme="minorEastAsia" w:hAnsiTheme="minorHAnsi"/>
          <w:noProof/>
          <w:color w:val="auto"/>
          <w:kern w:val="2"/>
          <w:sz w:val="26"/>
          <w:szCs w:val="26"/>
          <w14:ligatures w14:val="standardContextual"/>
          <w:rPrChange w:id="1296" w:author="Tuan NV" w:date="2026-04-16T22:33:00Z" w16du:dateUtc="2026-04-16T15:33:00Z">
            <w:rPr>
              <w:rFonts w:asciiTheme="minorHAnsi" w:eastAsiaTheme="minorEastAsia" w:hAnsiTheme="minorHAnsi"/>
              <w:noProof/>
              <w:color w:val="auto"/>
              <w:kern w:val="2"/>
              <w:sz w:val="24"/>
              <w:szCs w:val="24"/>
              <w14:ligatures w14:val="standardContextual"/>
            </w:rPr>
          </w:rPrChange>
        </w:rPr>
      </w:pPr>
      <w:r w:rsidRPr="001F04C9">
        <w:rPr>
          <w:sz w:val="26"/>
          <w:szCs w:val="26"/>
          <w:rPrChange w:id="1297" w:author="Tuan NV" w:date="2026-04-16T22:33:00Z" w16du:dateUtc="2026-04-16T15:33:00Z">
            <w:rPr/>
          </w:rPrChange>
        </w:rPr>
        <w:fldChar w:fldCharType="begin"/>
      </w:r>
      <w:r w:rsidRPr="001F04C9">
        <w:rPr>
          <w:sz w:val="26"/>
          <w:szCs w:val="26"/>
          <w:rPrChange w:id="1298" w:author="Tuan NV" w:date="2026-04-16T22:33:00Z" w16du:dateUtc="2026-04-16T15:33:00Z">
            <w:rPr/>
          </w:rPrChange>
        </w:rPr>
        <w:instrText>HYPERLINK \l "_Toc227268142"</w:instrText>
      </w:r>
      <w:r w:rsidRPr="007F602B">
        <w:rPr>
          <w:sz w:val="26"/>
          <w:szCs w:val="26"/>
        </w:rPr>
      </w:r>
      <w:r w:rsidRPr="001F04C9">
        <w:rPr>
          <w:sz w:val="26"/>
          <w:szCs w:val="26"/>
          <w:rPrChange w:id="1299" w:author="Tuan NV" w:date="2026-04-16T22:33:00Z" w16du:dateUtc="2026-04-16T15:33:00Z">
            <w:rPr/>
          </w:rPrChange>
        </w:rPr>
        <w:fldChar w:fldCharType="separate"/>
      </w:r>
      <w:r w:rsidRPr="001F04C9">
        <w:rPr>
          <w:rStyle w:val="Hyperlink"/>
          <w:noProof/>
          <w:sz w:val="26"/>
          <w:szCs w:val="26"/>
          <w:rPrChange w:id="1300" w:author="Tuan NV" w:date="2026-04-16T22:33:00Z" w16du:dateUtc="2026-04-16T15:33:00Z">
            <w:rPr>
              <w:rStyle w:val="Hyperlink"/>
              <w:noProof/>
            </w:rPr>
          </w:rPrChange>
        </w:rPr>
        <w:t>Hình 3</w:t>
      </w:r>
      <w:r w:rsidRPr="001F04C9">
        <w:rPr>
          <w:rStyle w:val="Hyperlink"/>
          <w:noProof/>
          <w:sz w:val="26"/>
          <w:szCs w:val="26"/>
          <w:lang w:val="vi-VN"/>
          <w:rPrChange w:id="1301" w:author="Tuan NV" w:date="2026-04-16T22:33:00Z" w16du:dateUtc="2026-04-16T15:33:00Z">
            <w:rPr>
              <w:rStyle w:val="Hyperlink"/>
              <w:noProof/>
              <w:lang w:val="vi-VN"/>
            </w:rPr>
          </w:rPrChange>
        </w:rPr>
        <w:t>. Biên bản giao nhận ba bên</w:t>
      </w:r>
      <w:r w:rsidRPr="001F04C9">
        <w:rPr>
          <w:noProof/>
          <w:webHidden/>
          <w:sz w:val="26"/>
          <w:szCs w:val="26"/>
          <w:rPrChange w:id="1302" w:author="Tuan NV" w:date="2026-04-16T22:33:00Z" w16du:dateUtc="2026-04-16T15:33:00Z">
            <w:rPr>
              <w:noProof/>
              <w:webHidden/>
            </w:rPr>
          </w:rPrChange>
        </w:rPr>
        <w:tab/>
      </w:r>
      <w:r w:rsidRPr="001F04C9">
        <w:rPr>
          <w:noProof/>
          <w:webHidden/>
          <w:sz w:val="26"/>
          <w:szCs w:val="26"/>
          <w:rPrChange w:id="1303" w:author="Tuan NV" w:date="2026-04-16T22:33:00Z" w16du:dateUtc="2026-04-16T15:33:00Z">
            <w:rPr>
              <w:noProof/>
              <w:webHidden/>
            </w:rPr>
          </w:rPrChange>
        </w:rPr>
        <w:fldChar w:fldCharType="begin"/>
      </w:r>
      <w:r w:rsidRPr="001F04C9">
        <w:rPr>
          <w:noProof/>
          <w:webHidden/>
          <w:sz w:val="26"/>
          <w:szCs w:val="26"/>
          <w:rPrChange w:id="1304" w:author="Tuan NV" w:date="2026-04-16T22:33:00Z" w16du:dateUtc="2026-04-16T15:33:00Z">
            <w:rPr>
              <w:noProof/>
              <w:webHidden/>
            </w:rPr>
          </w:rPrChange>
        </w:rPr>
        <w:instrText xml:space="preserve"> PAGEREF _Toc227268142 \h </w:instrText>
      </w:r>
      <w:r w:rsidRPr="007F602B">
        <w:rPr>
          <w:noProof/>
          <w:webHidden/>
          <w:sz w:val="26"/>
          <w:szCs w:val="26"/>
        </w:rPr>
      </w:r>
      <w:r w:rsidRPr="001F04C9">
        <w:rPr>
          <w:noProof/>
          <w:webHidden/>
          <w:sz w:val="26"/>
          <w:szCs w:val="26"/>
          <w:rPrChange w:id="1305" w:author="Tuan NV" w:date="2026-04-16T22:33:00Z" w16du:dateUtc="2026-04-16T15:33:00Z">
            <w:rPr>
              <w:noProof/>
              <w:webHidden/>
            </w:rPr>
          </w:rPrChange>
        </w:rPr>
        <w:fldChar w:fldCharType="separate"/>
      </w:r>
      <w:r w:rsidRPr="001F04C9">
        <w:rPr>
          <w:noProof/>
          <w:webHidden/>
          <w:sz w:val="26"/>
          <w:szCs w:val="26"/>
          <w:rPrChange w:id="1306" w:author="Tuan NV" w:date="2026-04-16T22:33:00Z" w16du:dateUtc="2026-04-16T15:33:00Z">
            <w:rPr>
              <w:noProof/>
              <w:webHidden/>
            </w:rPr>
          </w:rPrChange>
        </w:rPr>
        <w:t>16</w:t>
      </w:r>
      <w:r w:rsidRPr="001F04C9">
        <w:rPr>
          <w:noProof/>
          <w:webHidden/>
          <w:sz w:val="26"/>
          <w:szCs w:val="26"/>
          <w:rPrChange w:id="1307" w:author="Tuan NV" w:date="2026-04-16T22:33:00Z" w16du:dateUtc="2026-04-16T15:33:00Z">
            <w:rPr>
              <w:noProof/>
              <w:webHidden/>
            </w:rPr>
          </w:rPrChange>
        </w:rPr>
        <w:fldChar w:fldCharType="end"/>
      </w:r>
      <w:r w:rsidRPr="001F04C9">
        <w:rPr>
          <w:sz w:val="26"/>
          <w:szCs w:val="26"/>
          <w:rPrChange w:id="1308" w:author="Tuan NV" w:date="2026-04-16T22:33:00Z" w16du:dateUtc="2026-04-16T15:33:00Z">
            <w:rPr/>
          </w:rPrChange>
        </w:rPr>
        <w:fldChar w:fldCharType="end"/>
      </w:r>
    </w:p>
    <w:p w14:paraId="33602C78" w14:textId="5343CC63" w:rsidR="000C5564" w:rsidRPr="001F04C9" w:rsidRDefault="000C5564">
      <w:pPr>
        <w:pStyle w:val="TableofFigures"/>
        <w:tabs>
          <w:tab w:val="right" w:leader="dot" w:pos="9062"/>
        </w:tabs>
        <w:rPr>
          <w:rFonts w:asciiTheme="minorHAnsi" w:eastAsiaTheme="minorEastAsia" w:hAnsiTheme="minorHAnsi"/>
          <w:noProof/>
          <w:color w:val="auto"/>
          <w:kern w:val="2"/>
          <w:sz w:val="26"/>
          <w:szCs w:val="26"/>
          <w14:ligatures w14:val="standardContextual"/>
          <w:rPrChange w:id="1309" w:author="Tuan NV" w:date="2026-04-16T22:33:00Z" w16du:dateUtc="2026-04-16T15:33:00Z">
            <w:rPr>
              <w:rFonts w:asciiTheme="minorHAnsi" w:eastAsiaTheme="minorEastAsia" w:hAnsiTheme="minorHAnsi"/>
              <w:noProof/>
              <w:color w:val="auto"/>
              <w:kern w:val="2"/>
              <w:sz w:val="24"/>
              <w:szCs w:val="24"/>
              <w14:ligatures w14:val="standardContextual"/>
            </w:rPr>
          </w:rPrChange>
        </w:rPr>
      </w:pPr>
      <w:r w:rsidRPr="001F04C9">
        <w:rPr>
          <w:sz w:val="26"/>
          <w:szCs w:val="26"/>
          <w:rPrChange w:id="1310" w:author="Tuan NV" w:date="2026-04-16T22:33:00Z" w16du:dateUtc="2026-04-16T15:33:00Z">
            <w:rPr/>
          </w:rPrChange>
        </w:rPr>
        <w:fldChar w:fldCharType="begin"/>
      </w:r>
      <w:r w:rsidRPr="001F04C9">
        <w:rPr>
          <w:sz w:val="26"/>
          <w:szCs w:val="26"/>
          <w:rPrChange w:id="1311" w:author="Tuan NV" w:date="2026-04-16T22:33:00Z" w16du:dateUtc="2026-04-16T15:33:00Z">
            <w:rPr/>
          </w:rPrChange>
        </w:rPr>
        <w:instrText>HYPERLINK \l "_Toc227268143"</w:instrText>
      </w:r>
      <w:r w:rsidRPr="007F602B">
        <w:rPr>
          <w:sz w:val="26"/>
          <w:szCs w:val="26"/>
        </w:rPr>
      </w:r>
      <w:r w:rsidRPr="001F04C9">
        <w:rPr>
          <w:sz w:val="26"/>
          <w:szCs w:val="26"/>
          <w:rPrChange w:id="1312" w:author="Tuan NV" w:date="2026-04-16T22:33:00Z" w16du:dateUtc="2026-04-16T15:33:00Z">
            <w:rPr/>
          </w:rPrChange>
        </w:rPr>
        <w:fldChar w:fldCharType="separate"/>
      </w:r>
      <w:r w:rsidRPr="001F04C9">
        <w:rPr>
          <w:rStyle w:val="Hyperlink"/>
          <w:noProof/>
          <w:sz w:val="26"/>
          <w:szCs w:val="26"/>
          <w:rPrChange w:id="1313" w:author="Tuan NV" w:date="2026-04-16T22:33:00Z" w16du:dateUtc="2026-04-16T15:33:00Z">
            <w:rPr>
              <w:rStyle w:val="Hyperlink"/>
              <w:noProof/>
            </w:rPr>
          </w:rPrChange>
        </w:rPr>
        <w:t>Hình 4</w:t>
      </w:r>
      <w:r w:rsidRPr="001F04C9">
        <w:rPr>
          <w:rStyle w:val="Hyperlink"/>
          <w:noProof/>
          <w:sz w:val="26"/>
          <w:szCs w:val="26"/>
          <w:lang w:val="vi-VN"/>
          <w:rPrChange w:id="1314" w:author="Tuan NV" w:date="2026-04-16T22:33:00Z" w16du:dateUtc="2026-04-16T15:33:00Z">
            <w:rPr>
              <w:rStyle w:val="Hyperlink"/>
              <w:noProof/>
              <w:lang w:val="vi-VN"/>
            </w:rPr>
          </w:rPrChange>
        </w:rPr>
        <w:t>. Liên kết giữa Nhà cung cấp và Đơn đặt hàng NCC</w:t>
      </w:r>
      <w:r w:rsidRPr="001F04C9">
        <w:rPr>
          <w:noProof/>
          <w:webHidden/>
          <w:sz w:val="26"/>
          <w:szCs w:val="26"/>
          <w:rPrChange w:id="1315" w:author="Tuan NV" w:date="2026-04-16T22:33:00Z" w16du:dateUtc="2026-04-16T15:33:00Z">
            <w:rPr>
              <w:noProof/>
              <w:webHidden/>
            </w:rPr>
          </w:rPrChange>
        </w:rPr>
        <w:tab/>
      </w:r>
      <w:r w:rsidRPr="001F04C9">
        <w:rPr>
          <w:noProof/>
          <w:webHidden/>
          <w:sz w:val="26"/>
          <w:szCs w:val="26"/>
          <w:rPrChange w:id="1316" w:author="Tuan NV" w:date="2026-04-16T22:33:00Z" w16du:dateUtc="2026-04-16T15:33:00Z">
            <w:rPr>
              <w:noProof/>
              <w:webHidden/>
            </w:rPr>
          </w:rPrChange>
        </w:rPr>
        <w:fldChar w:fldCharType="begin"/>
      </w:r>
      <w:r w:rsidRPr="001F04C9">
        <w:rPr>
          <w:noProof/>
          <w:webHidden/>
          <w:sz w:val="26"/>
          <w:szCs w:val="26"/>
          <w:rPrChange w:id="1317" w:author="Tuan NV" w:date="2026-04-16T22:33:00Z" w16du:dateUtc="2026-04-16T15:33:00Z">
            <w:rPr>
              <w:noProof/>
              <w:webHidden/>
            </w:rPr>
          </w:rPrChange>
        </w:rPr>
        <w:instrText xml:space="preserve"> PAGEREF _Toc227268143 \h </w:instrText>
      </w:r>
      <w:r w:rsidRPr="007F602B">
        <w:rPr>
          <w:noProof/>
          <w:webHidden/>
          <w:sz w:val="26"/>
          <w:szCs w:val="26"/>
        </w:rPr>
      </w:r>
      <w:r w:rsidRPr="001F04C9">
        <w:rPr>
          <w:noProof/>
          <w:webHidden/>
          <w:sz w:val="26"/>
          <w:szCs w:val="26"/>
          <w:rPrChange w:id="1318" w:author="Tuan NV" w:date="2026-04-16T22:33:00Z" w16du:dateUtc="2026-04-16T15:33:00Z">
            <w:rPr>
              <w:noProof/>
              <w:webHidden/>
            </w:rPr>
          </w:rPrChange>
        </w:rPr>
        <w:fldChar w:fldCharType="separate"/>
      </w:r>
      <w:r w:rsidRPr="001F04C9">
        <w:rPr>
          <w:noProof/>
          <w:webHidden/>
          <w:sz w:val="26"/>
          <w:szCs w:val="26"/>
          <w:rPrChange w:id="1319" w:author="Tuan NV" w:date="2026-04-16T22:33:00Z" w16du:dateUtc="2026-04-16T15:33:00Z">
            <w:rPr>
              <w:noProof/>
              <w:webHidden/>
            </w:rPr>
          </w:rPrChange>
        </w:rPr>
        <w:t>20</w:t>
      </w:r>
      <w:r w:rsidRPr="001F04C9">
        <w:rPr>
          <w:noProof/>
          <w:webHidden/>
          <w:sz w:val="26"/>
          <w:szCs w:val="26"/>
          <w:rPrChange w:id="1320" w:author="Tuan NV" w:date="2026-04-16T22:33:00Z" w16du:dateUtc="2026-04-16T15:33:00Z">
            <w:rPr>
              <w:noProof/>
              <w:webHidden/>
            </w:rPr>
          </w:rPrChange>
        </w:rPr>
        <w:fldChar w:fldCharType="end"/>
      </w:r>
      <w:r w:rsidRPr="001F04C9">
        <w:rPr>
          <w:sz w:val="26"/>
          <w:szCs w:val="26"/>
          <w:rPrChange w:id="1321" w:author="Tuan NV" w:date="2026-04-16T22:33:00Z" w16du:dateUtc="2026-04-16T15:33:00Z">
            <w:rPr/>
          </w:rPrChange>
        </w:rPr>
        <w:fldChar w:fldCharType="end"/>
      </w:r>
    </w:p>
    <w:p w14:paraId="0B96C11A" w14:textId="35332B2B" w:rsidR="000C5564" w:rsidRPr="001F04C9" w:rsidRDefault="000C5564">
      <w:pPr>
        <w:pStyle w:val="TableofFigures"/>
        <w:tabs>
          <w:tab w:val="right" w:leader="dot" w:pos="9062"/>
        </w:tabs>
        <w:rPr>
          <w:rFonts w:asciiTheme="minorHAnsi" w:eastAsiaTheme="minorEastAsia" w:hAnsiTheme="minorHAnsi"/>
          <w:noProof/>
          <w:color w:val="auto"/>
          <w:kern w:val="2"/>
          <w:sz w:val="26"/>
          <w:szCs w:val="26"/>
          <w14:ligatures w14:val="standardContextual"/>
          <w:rPrChange w:id="1322" w:author="Tuan NV" w:date="2026-04-16T22:33:00Z" w16du:dateUtc="2026-04-16T15:33:00Z">
            <w:rPr>
              <w:rFonts w:asciiTheme="minorHAnsi" w:eastAsiaTheme="minorEastAsia" w:hAnsiTheme="minorHAnsi"/>
              <w:noProof/>
              <w:color w:val="auto"/>
              <w:kern w:val="2"/>
              <w:sz w:val="24"/>
              <w:szCs w:val="24"/>
              <w14:ligatures w14:val="standardContextual"/>
            </w:rPr>
          </w:rPrChange>
        </w:rPr>
      </w:pPr>
      <w:r w:rsidRPr="001F04C9">
        <w:rPr>
          <w:sz w:val="26"/>
          <w:szCs w:val="26"/>
          <w:rPrChange w:id="1323" w:author="Tuan NV" w:date="2026-04-16T22:33:00Z" w16du:dateUtc="2026-04-16T15:33:00Z">
            <w:rPr/>
          </w:rPrChange>
        </w:rPr>
        <w:fldChar w:fldCharType="begin"/>
      </w:r>
      <w:r w:rsidRPr="001F04C9">
        <w:rPr>
          <w:sz w:val="26"/>
          <w:szCs w:val="26"/>
          <w:rPrChange w:id="1324" w:author="Tuan NV" w:date="2026-04-16T22:33:00Z" w16du:dateUtc="2026-04-16T15:33:00Z">
            <w:rPr/>
          </w:rPrChange>
        </w:rPr>
        <w:instrText>HYPERLINK \l "_Toc227268144"</w:instrText>
      </w:r>
      <w:r w:rsidRPr="007F602B">
        <w:rPr>
          <w:sz w:val="26"/>
          <w:szCs w:val="26"/>
        </w:rPr>
      </w:r>
      <w:r w:rsidRPr="001F04C9">
        <w:rPr>
          <w:sz w:val="26"/>
          <w:szCs w:val="26"/>
          <w:rPrChange w:id="1325" w:author="Tuan NV" w:date="2026-04-16T22:33:00Z" w16du:dateUtc="2026-04-16T15:33:00Z">
            <w:rPr/>
          </w:rPrChange>
        </w:rPr>
        <w:fldChar w:fldCharType="separate"/>
      </w:r>
      <w:r w:rsidRPr="001F04C9">
        <w:rPr>
          <w:rStyle w:val="Hyperlink"/>
          <w:noProof/>
          <w:sz w:val="26"/>
          <w:szCs w:val="26"/>
          <w:rPrChange w:id="1326" w:author="Tuan NV" w:date="2026-04-16T22:33:00Z" w16du:dateUtc="2026-04-16T15:33:00Z">
            <w:rPr>
              <w:rStyle w:val="Hyperlink"/>
              <w:noProof/>
            </w:rPr>
          </w:rPrChange>
        </w:rPr>
        <w:t>Hình 5</w:t>
      </w:r>
      <w:r w:rsidRPr="001F04C9">
        <w:rPr>
          <w:rStyle w:val="Hyperlink"/>
          <w:noProof/>
          <w:sz w:val="26"/>
          <w:szCs w:val="26"/>
          <w:lang w:val="vi-VN"/>
          <w:rPrChange w:id="1327" w:author="Tuan NV" w:date="2026-04-16T22:33:00Z" w16du:dateUtc="2026-04-16T15:33:00Z">
            <w:rPr>
              <w:rStyle w:val="Hyperlink"/>
              <w:noProof/>
              <w:lang w:val="vi-VN"/>
            </w:rPr>
          </w:rPrChange>
        </w:rPr>
        <w:t>. Liên kết giữa Khách hàng và Đơn xuất hàng</w:t>
      </w:r>
      <w:r w:rsidRPr="001F04C9">
        <w:rPr>
          <w:noProof/>
          <w:webHidden/>
          <w:sz w:val="26"/>
          <w:szCs w:val="26"/>
          <w:rPrChange w:id="1328" w:author="Tuan NV" w:date="2026-04-16T22:33:00Z" w16du:dateUtc="2026-04-16T15:33:00Z">
            <w:rPr>
              <w:noProof/>
              <w:webHidden/>
            </w:rPr>
          </w:rPrChange>
        </w:rPr>
        <w:tab/>
      </w:r>
      <w:r w:rsidRPr="001F04C9">
        <w:rPr>
          <w:noProof/>
          <w:webHidden/>
          <w:sz w:val="26"/>
          <w:szCs w:val="26"/>
          <w:rPrChange w:id="1329" w:author="Tuan NV" w:date="2026-04-16T22:33:00Z" w16du:dateUtc="2026-04-16T15:33:00Z">
            <w:rPr>
              <w:noProof/>
              <w:webHidden/>
            </w:rPr>
          </w:rPrChange>
        </w:rPr>
        <w:fldChar w:fldCharType="begin"/>
      </w:r>
      <w:r w:rsidRPr="001F04C9">
        <w:rPr>
          <w:noProof/>
          <w:webHidden/>
          <w:sz w:val="26"/>
          <w:szCs w:val="26"/>
          <w:rPrChange w:id="1330" w:author="Tuan NV" w:date="2026-04-16T22:33:00Z" w16du:dateUtc="2026-04-16T15:33:00Z">
            <w:rPr>
              <w:noProof/>
              <w:webHidden/>
            </w:rPr>
          </w:rPrChange>
        </w:rPr>
        <w:instrText xml:space="preserve"> PAGEREF _Toc227268144 \h </w:instrText>
      </w:r>
      <w:r w:rsidRPr="007F602B">
        <w:rPr>
          <w:noProof/>
          <w:webHidden/>
          <w:sz w:val="26"/>
          <w:szCs w:val="26"/>
        </w:rPr>
      </w:r>
      <w:r w:rsidRPr="001F04C9">
        <w:rPr>
          <w:noProof/>
          <w:webHidden/>
          <w:sz w:val="26"/>
          <w:szCs w:val="26"/>
          <w:rPrChange w:id="1331" w:author="Tuan NV" w:date="2026-04-16T22:33:00Z" w16du:dateUtc="2026-04-16T15:33:00Z">
            <w:rPr>
              <w:noProof/>
              <w:webHidden/>
            </w:rPr>
          </w:rPrChange>
        </w:rPr>
        <w:fldChar w:fldCharType="separate"/>
      </w:r>
      <w:r w:rsidRPr="001F04C9">
        <w:rPr>
          <w:noProof/>
          <w:webHidden/>
          <w:sz w:val="26"/>
          <w:szCs w:val="26"/>
          <w:rPrChange w:id="1332" w:author="Tuan NV" w:date="2026-04-16T22:33:00Z" w16du:dateUtc="2026-04-16T15:33:00Z">
            <w:rPr>
              <w:noProof/>
              <w:webHidden/>
            </w:rPr>
          </w:rPrChange>
        </w:rPr>
        <w:t>20</w:t>
      </w:r>
      <w:r w:rsidRPr="001F04C9">
        <w:rPr>
          <w:noProof/>
          <w:webHidden/>
          <w:sz w:val="26"/>
          <w:szCs w:val="26"/>
          <w:rPrChange w:id="1333" w:author="Tuan NV" w:date="2026-04-16T22:33:00Z" w16du:dateUtc="2026-04-16T15:33:00Z">
            <w:rPr>
              <w:noProof/>
              <w:webHidden/>
            </w:rPr>
          </w:rPrChange>
        </w:rPr>
        <w:fldChar w:fldCharType="end"/>
      </w:r>
      <w:r w:rsidRPr="001F04C9">
        <w:rPr>
          <w:sz w:val="26"/>
          <w:szCs w:val="26"/>
          <w:rPrChange w:id="1334" w:author="Tuan NV" w:date="2026-04-16T22:33:00Z" w16du:dateUtc="2026-04-16T15:33:00Z">
            <w:rPr/>
          </w:rPrChange>
        </w:rPr>
        <w:fldChar w:fldCharType="end"/>
      </w:r>
    </w:p>
    <w:p w14:paraId="317ABD31" w14:textId="6E0F0F78" w:rsidR="000C5564" w:rsidRPr="001F04C9" w:rsidRDefault="000C5564">
      <w:pPr>
        <w:pStyle w:val="TableofFigures"/>
        <w:tabs>
          <w:tab w:val="right" w:leader="dot" w:pos="9062"/>
        </w:tabs>
        <w:rPr>
          <w:rFonts w:asciiTheme="minorHAnsi" w:eastAsiaTheme="minorEastAsia" w:hAnsiTheme="minorHAnsi"/>
          <w:noProof/>
          <w:color w:val="auto"/>
          <w:kern w:val="2"/>
          <w:sz w:val="26"/>
          <w:szCs w:val="26"/>
          <w14:ligatures w14:val="standardContextual"/>
          <w:rPrChange w:id="1335" w:author="Tuan NV" w:date="2026-04-16T22:33:00Z" w16du:dateUtc="2026-04-16T15:33:00Z">
            <w:rPr>
              <w:rFonts w:asciiTheme="minorHAnsi" w:eastAsiaTheme="minorEastAsia" w:hAnsiTheme="minorHAnsi"/>
              <w:noProof/>
              <w:color w:val="auto"/>
              <w:kern w:val="2"/>
              <w:sz w:val="24"/>
              <w:szCs w:val="24"/>
              <w14:ligatures w14:val="standardContextual"/>
            </w:rPr>
          </w:rPrChange>
        </w:rPr>
      </w:pPr>
      <w:r w:rsidRPr="001F04C9">
        <w:rPr>
          <w:sz w:val="26"/>
          <w:szCs w:val="26"/>
          <w:rPrChange w:id="1336" w:author="Tuan NV" w:date="2026-04-16T22:33:00Z" w16du:dateUtc="2026-04-16T15:33:00Z">
            <w:rPr/>
          </w:rPrChange>
        </w:rPr>
        <w:fldChar w:fldCharType="begin"/>
      </w:r>
      <w:r w:rsidRPr="001F04C9">
        <w:rPr>
          <w:sz w:val="26"/>
          <w:szCs w:val="26"/>
          <w:rPrChange w:id="1337" w:author="Tuan NV" w:date="2026-04-16T22:33:00Z" w16du:dateUtc="2026-04-16T15:33:00Z">
            <w:rPr/>
          </w:rPrChange>
        </w:rPr>
        <w:instrText>HYPERLINK \l "_Toc227268145"</w:instrText>
      </w:r>
      <w:r w:rsidRPr="007F602B">
        <w:rPr>
          <w:sz w:val="26"/>
          <w:szCs w:val="26"/>
        </w:rPr>
      </w:r>
      <w:r w:rsidRPr="001F04C9">
        <w:rPr>
          <w:sz w:val="26"/>
          <w:szCs w:val="26"/>
          <w:rPrChange w:id="1338" w:author="Tuan NV" w:date="2026-04-16T22:33:00Z" w16du:dateUtc="2026-04-16T15:33:00Z">
            <w:rPr/>
          </w:rPrChange>
        </w:rPr>
        <w:fldChar w:fldCharType="separate"/>
      </w:r>
      <w:r w:rsidRPr="001F04C9">
        <w:rPr>
          <w:rStyle w:val="Hyperlink"/>
          <w:noProof/>
          <w:sz w:val="26"/>
          <w:szCs w:val="26"/>
          <w:rPrChange w:id="1339" w:author="Tuan NV" w:date="2026-04-16T22:33:00Z" w16du:dateUtc="2026-04-16T15:33:00Z">
            <w:rPr>
              <w:rStyle w:val="Hyperlink"/>
              <w:noProof/>
            </w:rPr>
          </w:rPrChange>
        </w:rPr>
        <w:t>Hình 6</w:t>
      </w:r>
      <w:r w:rsidRPr="001F04C9">
        <w:rPr>
          <w:rStyle w:val="Hyperlink"/>
          <w:noProof/>
          <w:sz w:val="26"/>
          <w:szCs w:val="26"/>
          <w:lang w:val="vi-VN"/>
          <w:rPrChange w:id="1340" w:author="Tuan NV" w:date="2026-04-16T22:33:00Z" w16du:dateUtc="2026-04-16T15:33:00Z">
            <w:rPr>
              <w:rStyle w:val="Hyperlink"/>
              <w:noProof/>
              <w:lang w:val="vi-VN"/>
            </w:rPr>
          </w:rPrChange>
        </w:rPr>
        <w:t>. Liên kết giữa Đơn đặt hàng NCC và Chi tiết đơn NCC</w:t>
      </w:r>
      <w:r w:rsidRPr="001F04C9">
        <w:rPr>
          <w:noProof/>
          <w:webHidden/>
          <w:sz w:val="26"/>
          <w:szCs w:val="26"/>
          <w:rPrChange w:id="1341" w:author="Tuan NV" w:date="2026-04-16T22:33:00Z" w16du:dateUtc="2026-04-16T15:33:00Z">
            <w:rPr>
              <w:noProof/>
              <w:webHidden/>
            </w:rPr>
          </w:rPrChange>
        </w:rPr>
        <w:tab/>
      </w:r>
      <w:r w:rsidRPr="001F04C9">
        <w:rPr>
          <w:noProof/>
          <w:webHidden/>
          <w:sz w:val="26"/>
          <w:szCs w:val="26"/>
          <w:rPrChange w:id="1342" w:author="Tuan NV" w:date="2026-04-16T22:33:00Z" w16du:dateUtc="2026-04-16T15:33:00Z">
            <w:rPr>
              <w:noProof/>
              <w:webHidden/>
            </w:rPr>
          </w:rPrChange>
        </w:rPr>
        <w:fldChar w:fldCharType="begin"/>
      </w:r>
      <w:r w:rsidRPr="001F04C9">
        <w:rPr>
          <w:noProof/>
          <w:webHidden/>
          <w:sz w:val="26"/>
          <w:szCs w:val="26"/>
          <w:rPrChange w:id="1343" w:author="Tuan NV" w:date="2026-04-16T22:33:00Z" w16du:dateUtc="2026-04-16T15:33:00Z">
            <w:rPr>
              <w:noProof/>
              <w:webHidden/>
            </w:rPr>
          </w:rPrChange>
        </w:rPr>
        <w:instrText xml:space="preserve"> PAGEREF _Toc227268145 \h </w:instrText>
      </w:r>
      <w:r w:rsidRPr="007F602B">
        <w:rPr>
          <w:noProof/>
          <w:webHidden/>
          <w:sz w:val="26"/>
          <w:szCs w:val="26"/>
        </w:rPr>
      </w:r>
      <w:r w:rsidRPr="001F04C9">
        <w:rPr>
          <w:noProof/>
          <w:webHidden/>
          <w:sz w:val="26"/>
          <w:szCs w:val="26"/>
          <w:rPrChange w:id="1344" w:author="Tuan NV" w:date="2026-04-16T22:33:00Z" w16du:dateUtc="2026-04-16T15:33:00Z">
            <w:rPr>
              <w:noProof/>
              <w:webHidden/>
            </w:rPr>
          </w:rPrChange>
        </w:rPr>
        <w:fldChar w:fldCharType="separate"/>
      </w:r>
      <w:r w:rsidRPr="001F04C9">
        <w:rPr>
          <w:noProof/>
          <w:webHidden/>
          <w:sz w:val="26"/>
          <w:szCs w:val="26"/>
          <w:rPrChange w:id="1345" w:author="Tuan NV" w:date="2026-04-16T22:33:00Z" w16du:dateUtc="2026-04-16T15:33:00Z">
            <w:rPr>
              <w:noProof/>
              <w:webHidden/>
            </w:rPr>
          </w:rPrChange>
        </w:rPr>
        <w:t>21</w:t>
      </w:r>
      <w:r w:rsidRPr="001F04C9">
        <w:rPr>
          <w:noProof/>
          <w:webHidden/>
          <w:sz w:val="26"/>
          <w:szCs w:val="26"/>
          <w:rPrChange w:id="1346" w:author="Tuan NV" w:date="2026-04-16T22:33:00Z" w16du:dateUtc="2026-04-16T15:33:00Z">
            <w:rPr>
              <w:noProof/>
              <w:webHidden/>
            </w:rPr>
          </w:rPrChange>
        </w:rPr>
        <w:fldChar w:fldCharType="end"/>
      </w:r>
      <w:r w:rsidRPr="001F04C9">
        <w:rPr>
          <w:sz w:val="26"/>
          <w:szCs w:val="26"/>
          <w:rPrChange w:id="1347" w:author="Tuan NV" w:date="2026-04-16T22:33:00Z" w16du:dateUtc="2026-04-16T15:33:00Z">
            <w:rPr/>
          </w:rPrChange>
        </w:rPr>
        <w:fldChar w:fldCharType="end"/>
      </w:r>
    </w:p>
    <w:p w14:paraId="4CB8C3DC" w14:textId="4607ABB4" w:rsidR="000C5564" w:rsidRPr="001F04C9" w:rsidRDefault="000C5564">
      <w:pPr>
        <w:pStyle w:val="TableofFigures"/>
        <w:tabs>
          <w:tab w:val="right" w:leader="dot" w:pos="9062"/>
        </w:tabs>
        <w:rPr>
          <w:rFonts w:asciiTheme="minorHAnsi" w:eastAsiaTheme="minorEastAsia" w:hAnsiTheme="minorHAnsi"/>
          <w:noProof/>
          <w:color w:val="auto"/>
          <w:kern w:val="2"/>
          <w:sz w:val="26"/>
          <w:szCs w:val="26"/>
          <w14:ligatures w14:val="standardContextual"/>
          <w:rPrChange w:id="1348" w:author="Tuan NV" w:date="2026-04-16T22:33:00Z" w16du:dateUtc="2026-04-16T15:33:00Z">
            <w:rPr>
              <w:rFonts w:asciiTheme="minorHAnsi" w:eastAsiaTheme="minorEastAsia" w:hAnsiTheme="minorHAnsi"/>
              <w:noProof/>
              <w:color w:val="auto"/>
              <w:kern w:val="2"/>
              <w:sz w:val="24"/>
              <w:szCs w:val="24"/>
              <w14:ligatures w14:val="standardContextual"/>
            </w:rPr>
          </w:rPrChange>
        </w:rPr>
      </w:pPr>
      <w:r w:rsidRPr="001F04C9">
        <w:rPr>
          <w:sz w:val="26"/>
          <w:szCs w:val="26"/>
          <w:rPrChange w:id="1349" w:author="Tuan NV" w:date="2026-04-16T22:33:00Z" w16du:dateUtc="2026-04-16T15:33:00Z">
            <w:rPr/>
          </w:rPrChange>
        </w:rPr>
        <w:fldChar w:fldCharType="begin"/>
      </w:r>
      <w:r w:rsidRPr="001F04C9">
        <w:rPr>
          <w:sz w:val="26"/>
          <w:szCs w:val="26"/>
          <w:rPrChange w:id="1350" w:author="Tuan NV" w:date="2026-04-16T22:33:00Z" w16du:dateUtc="2026-04-16T15:33:00Z">
            <w:rPr/>
          </w:rPrChange>
        </w:rPr>
        <w:instrText>HYPERLINK \l "_Toc227268146"</w:instrText>
      </w:r>
      <w:r w:rsidRPr="007F602B">
        <w:rPr>
          <w:sz w:val="26"/>
          <w:szCs w:val="26"/>
        </w:rPr>
      </w:r>
      <w:r w:rsidRPr="001F04C9">
        <w:rPr>
          <w:sz w:val="26"/>
          <w:szCs w:val="26"/>
          <w:rPrChange w:id="1351" w:author="Tuan NV" w:date="2026-04-16T22:33:00Z" w16du:dateUtc="2026-04-16T15:33:00Z">
            <w:rPr/>
          </w:rPrChange>
        </w:rPr>
        <w:fldChar w:fldCharType="separate"/>
      </w:r>
      <w:r w:rsidRPr="001F04C9">
        <w:rPr>
          <w:rStyle w:val="Hyperlink"/>
          <w:noProof/>
          <w:sz w:val="26"/>
          <w:szCs w:val="26"/>
          <w:rPrChange w:id="1352" w:author="Tuan NV" w:date="2026-04-16T22:33:00Z" w16du:dateUtc="2026-04-16T15:33:00Z">
            <w:rPr>
              <w:rStyle w:val="Hyperlink"/>
              <w:noProof/>
            </w:rPr>
          </w:rPrChange>
        </w:rPr>
        <w:t>Hình 7</w:t>
      </w:r>
      <w:r w:rsidRPr="001F04C9">
        <w:rPr>
          <w:rStyle w:val="Hyperlink"/>
          <w:noProof/>
          <w:sz w:val="26"/>
          <w:szCs w:val="26"/>
          <w:lang w:val="vi-VN"/>
          <w:rPrChange w:id="1353" w:author="Tuan NV" w:date="2026-04-16T22:33:00Z" w16du:dateUtc="2026-04-16T15:33:00Z">
            <w:rPr>
              <w:rStyle w:val="Hyperlink"/>
              <w:noProof/>
              <w:lang w:val="vi-VN"/>
            </w:rPr>
          </w:rPrChange>
        </w:rPr>
        <w:t>. Liên kết giữa Đơn xuất hàng và Chi tiết đơn xuất</w:t>
      </w:r>
      <w:r w:rsidRPr="001F04C9">
        <w:rPr>
          <w:noProof/>
          <w:webHidden/>
          <w:sz w:val="26"/>
          <w:szCs w:val="26"/>
          <w:rPrChange w:id="1354" w:author="Tuan NV" w:date="2026-04-16T22:33:00Z" w16du:dateUtc="2026-04-16T15:33:00Z">
            <w:rPr>
              <w:noProof/>
              <w:webHidden/>
            </w:rPr>
          </w:rPrChange>
        </w:rPr>
        <w:tab/>
      </w:r>
      <w:r w:rsidRPr="001F04C9">
        <w:rPr>
          <w:noProof/>
          <w:webHidden/>
          <w:sz w:val="26"/>
          <w:szCs w:val="26"/>
          <w:rPrChange w:id="1355" w:author="Tuan NV" w:date="2026-04-16T22:33:00Z" w16du:dateUtc="2026-04-16T15:33:00Z">
            <w:rPr>
              <w:noProof/>
              <w:webHidden/>
            </w:rPr>
          </w:rPrChange>
        </w:rPr>
        <w:fldChar w:fldCharType="begin"/>
      </w:r>
      <w:r w:rsidRPr="001F04C9">
        <w:rPr>
          <w:noProof/>
          <w:webHidden/>
          <w:sz w:val="26"/>
          <w:szCs w:val="26"/>
          <w:rPrChange w:id="1356" w:author="Tuan NV" w:date="2026-04-16T22:33:00Z" w16du:dateUtc="2026-04-16T15:33:00Z">
            <w:rPr>
              <w:noProof/>
              <w:webHidden/>
            </w:rPr>
          </w:rPrChange>
        </w:rPr>
        <w:instrText xml:space="preserve"> PAGEREF _Toc227268146 \h </w:instrText>
      </w:r>
      <w:r w:rsidRPr="007F602B">
        <w:rPr>
          <w:noProof/>
          <w:webHidden/>
          <w:sz w:val="26"/>
          <w:szCs w:val="26"/>
        </w:rPr>
      </w:r>
      <w:r w:rsidRPr="001F04C9">
        <w:rPr>
          <w:noProof/>
          <w:webHidden/>
          <w:sz w:val="26"/>
          <w:szCs w:val="26"/>
          <w:rPrChange w:id="1357" w:author="Tuan NV" w:date="2026-04-16T22:33:00Z" w16du:dateUtc="2026-04-16T15:33:00Z">
            <w:rPr>
              <w:noProof/>
              <w:webHidden/>
            </w:rPr>
          </w:rPrChange>
        </w:rPr>
        <w:fldChar w:fldCharType="separate"/>
      </w:r>
      <w:r w:rsidRPr="001F04C9">
        <w:rPr>
          <w:noProof/>
          <w:webHidden/>
          <w:sz w:val="26"/>
          <w:szCs w:val="26"/>
          <w:rPrChange w:id="1358" w:author="Tuan NV" w:date="2026-04-16T22:33:00Z" w16du:dateUtc="2026-04-16T15:33:00Z">
            <w:rPr>
              <w:noProof/>
              <w:webHidden/>
            </w:rPr>
          </w:rPrChange>
        </w:rPr>
        <w:t>21</w:t>
      </w:r>
      <w:r w:rsidRPr="001F04C9">
        <w:rPr>
          <w:noProof/>
          <w:webHidden/>
          <w:sz w:val="26"/>
          <w:szCs w:val="26"/>
          <w:rPrChange w:id="1359" w:author="Tuan NV" w:date="2026-04-16T22:33:00Z" w16du:dateUtc="2026-04-16T15:33:00Z">
            <w:rPr>
              <w:noProof/>
              <w:webHidden/>
            </w:rPr>
          </w:rPrChange>
        </w:rPr>
        <w:fldChar w:fldCharType="end"/>
      </w:r>
      <w:r w:rsidRPr="001F04C9">
        <w:rPr>
          <w:sz w:val="26"/>
          <w:szCs w:val="26"/>
          <w:rPrChange w:id="1360" w:author="Tuan NV" w:date="2026-04-16T22:33:00Z" w16du:dateUtc="2026-04-16T15:33:00Z">
            <w:rPr/>
          </w:rPrChange>
        </w:rPr>
        <w:fldChar w:fldCharType="end"/>
      </w:r>
    </w:p>
    <w:p w14:paraId="673EBE90" w14:textId="1C1AF37F" w:rsidR="000C5564" w:rsidRPr="001F04C9" w:rsidRDefault="000C5564">
      <w:pPr>
        <w:pStyle w:val="TableofFigures"/>
        <w:tabs>
          <w:tab w:val="right" w:leader="dot" w:pos="9062"/>
        </w:tabs>
        <w:rPr>
          <w:rFonts w:asciiTheme="minorHAnsi" w:eastAsiaTheme="minorEastAsia" w:hAnsiTheme="minorHAnsi"/>
          <w:noProof/>
          <w:color w:val="auto"/>
          <w:kern w:val="2"/>
          <w:sz w:val="26"/>
          <w:szCs w:val="26"/>
          <w14:ligatures w14:val="standardContextual"/>
          <w:rPrChange w:id="1361" w:author="Tuan NV" w:date="2026-04-16T22:33:00Z" w16du:dateUtc="2026-04-16T15:33:00Z">
            <w:rPr>
              <w:rFonts w:asciiTheme="minorHAnsi" w:eastAsiaTheme="minorEastAsia" w:hAnsiTheme="minorHAnsi"/>
              <w:noProof/>
              <w:color w:val="auto"/>
              <w:kern w:val="2"/>
              <w:sz w:val="24"/>
              <w:szCs w:val="24"/>
              <w14:ligatures w14:val="standardContextual"/>
            </w:rPr>
          </w:rPrChange>
        </w:rPr>
      </w:pPr>
      <w:r w:rsidRPr="001F04C9">
        <w:rPr>
          <w:sz w:val="26"/>
          <w:szCs w:val="26"/>
          <w:rPrChange w:id="1362" w:author="Tuan NV" w:date="2026-04-16T22:33:00Z" w16du:dateUtc="2026-04-16T15:33:00Z">
            <w:rPr/>
          </w:rPrChange>
        </w:rPr>
        <w:fldChar w:fldCharType="begin"/>
      </w:r>
      <w:r w:rsidRPr="001F04C9">
        <w:rPr>
          <w:sz w:val="26"/>
          <w:szCs w:val="26"/>
          <w:rPrChange w:id="1363" w:author="Tuan NV" w:date="2026-04-16T22:33:00Z" w16du:dateUtc="2026-04-16T15:33:00Z">
            <w:rPr/>
          </w:rPrChange>
        </w:rPr>
        <w:instrText>HYPERLINK \l "_Toc227268147"</w:instrText>
      </w:r>
      <w:r w:rsidRPr="007F602B">
        <w:rPr>
          <w:sz w:val="26"/>
          <w:szCs w:val="26"/>
        </w:rPr>
      </w:r>
      <w:r w:rsidRPr="001F04C9">
        <w:rPr>
          <w:sz w:val="26"/>
          <w:szCs w:val="26"/>
          <w:rPrChange w:id="1364" w:author="Tuan NV" w:date="2026-04-16T22:33:00Z" w16du:dateUtc="2026-04-16T15:33:00Z">
            <w:rPr/>
          </w:rPrChange>
        </w:rPr>
        <w:fldChar w:fldCharType="separate"/>
      </w:r>
      <w:r w:rsidRPr="001F04C9">
        <w:rPr>
          <w:rStyle w:val="Hyperlink"/>
          <w:noProof/>
          <w:sz w:val="26"/>
          <w:szCs w:val="26"/>
          <w:rPrChange w:id="1365" w:author="Tuan NV" w:date="2026-04-16T22:33:00Z" w16du:dateUtc="2026-04-16T15:33:00Z">
            <w:rPr>
              <w:rStyle w:val="Hyperlink"/>
              <w:noProof/>
            </w:rPr>
          </w:rPrChange>
        </w:rPr>
        <w:t>Hình 8</w:t>
      </w:r>
      <w:r w:rsidRPr="001F04C9">
        <w:rPr>
          <w:rStyle w:val="Hyperlink"/>
          <w:noProof/>
          <w:sz w:val="26"/>
          <w:szCs w:val="26"/>
          <w:lang w:val="vi-VN"/>
          <w:rPrChange w:id="1366" w:author="Tuan NV" w:date="2026-04-16T22:33:00Z" w16du:dateUtc="2026-04-16T15:33:00Z">
            <w:rPr>
              <w:rStyle w:val="Hyperlink"/>
              <w:noProof/>
              <w:lang w:val="vi-VN"/>
            </w:rPr>
          </w:rPrChange>
        </w:rPr>
        <w:t>. Liên kết giữa Đơn đặt hàng NCC và Nhập kho</w:t>
      </w:r>
      <w:r w:rsidRPr="001F04C9">
        <w:rPr>
          <w:noProof/>
          <w:webHidden/>
          <w:sz w:val="26"/>
          <w:szCs w:val="26"/>
          <w:rPrChange w:id="1367" w:author="Tuan NV" w:date="2026-04-16T22:33:00Z" w16du:dateUtc="2026-04-16T15:33:00Z">
            <w:rPr>
              <w:noProof/>
              <w:webHidden/>
            </w:rPr>
          </w:rPrChange>
        </w:rPr>
        <w:tab/>
      </w:r>
      <w:r w:rsidRPr="001F04C9">
        <w:rPr>
          <w:noProof/>
          <w:webHidden/>
          <w:sz w:val="26"/>
          <w:szCs w:val="26"/>
          <w:rPrChange w:id="1368" w:author="Tuan NV" w:date="2026-04-16T22:33:00Z" w16du:dateUtc="2026-04-16T15:33:00Z">
            <w:rPr>
              <w:noProof/>
              <w:webHidden/>
            </w:rPr>
          </w:rPrChange>
        </w:rPr>
        <w:fldChar w:fldCharType="begin"/>
      </w:r>
      <w:r w:rsidRPr="001F04C9">
        <w:rPr>
          <w:noProof/>
          <w:webHidden/>
          <w:sz w:val="26"/>
          <w:szCs w:val="26"/>
          <w:rPrChange w:id="1369" w:author="Tuan NV" w:date="2026-04-16T22:33:00Z" w16du:dateUtc="2026-04-16T15:33:00Z">
            <w:rPr>
              <w:noProof/>
              <w:webHidden/>
            </w:rPr>
          </w:rPrChange>
        </w:rPr>
        <w:instrText xml:space="preserve"> PAGEREF _Toc227268147 \h </w:instrText>
      </w:r>
      <w:r w:rsidRPr="007F602B">
        <w:rPr>
          <w:noProof/>
          <w:webHidden/>
          <w:sz w:val="26"/>
          <w:szCs w:val="26"/>
        </w:rPr>
      </w:r>
      <w:r w:rsidRPr="001F04C9">
        <w:rPr>
          <w:noProof/>
          <w:webHidden/>
          <w:sz w:val="26"/>
          <w:szCs w:val="26"/>
          <w:rPrChange w:id="1370" w:author="Tuan NV" w:date="2026-04-16T22:33:00Z" w16du:dateUtc="2026-04-16T15:33:00Z">
            <w:rPr>
              <w:noProof/>
              <w:webHidden/>
            </w:rPr>
          </w:rPrChange>
        </w:rPr>
        <w:fldChar w:fldCharType="separate"/>
      </w:r>
      <w:r w:rsidRPr="001F04C9">
        <w:rPr>
          <w:noProof/>
          <w:webHidden/>
          <w:sz w:val="26"/>
          <w:szCs w:val="26"/>
          <w:rPrChange w:id="1371" w:author="Tuan NV" w:date="2026-04-16T22:33:00Z" w16du:dateUtc="2026-04-16T15:33:00Z">
            <w:rPr>
              <w:noProof/>
              <w:webHidden/>
            </w:rPr>
          </w:rPrChange>
        </w:rPr>
        <w:t>21</w:t>
      </w:r>
      <w:r w:rsidRPr="001F04C9">
        <w:rPr>
          <w:noProof/>
          <w:webHidden/>
          <w:sz w:val="26"/>
          <w:szCs w:val="26"/>
          <w:rPrChange w:id="1372" w:author="Tuan NV" w:date="2026-04-16T22:33:00Z" w16du:dateUtc="2026-04-16T15:33:00Z">
            <w:rPr>
              <w:noProof/>
              <w:webHidden/>
            </w:rPr>
          </w:rPrChange>
        </w:rPr>
        <w:fldChar w:fldCharType="end"/>
      </w:r>
      <w:r w:rsidRPr="001F04C9">
        <w:rPr>
          <w:sz w:val="26"/>
          <w:szCs w:val="26"/>
          <w:rPrChange w:id="1373" w:author="Tuan NV" w:date="2026-04-16T22:33:00Z" w16du:dateUtc="2026-04-16T15:33:00Z">
            <w:rPr/>
          </w:rPrChange>
        </w:rPr>
        <w:fldChar w:fldCharType="end"/>
      </w:r>
    </w:p>
    <w:p w14:paraId="6D218CE0" w14:textId="70C61E24" w:rsidR="000C5564" w:rsidRPr="001F04C9" w:rsidRDefault="000C5564">
      <w:pPr>
        <w:pStyle w:val="TableofFigures"/>
        <w:tabs>
          <w:tab w:val="right" w:leader="dot" w:pos="9062"/>
        </w:tabs>
        <w:rPr>
          <w:rFonts w:asciiTheme="minorHAnsi" w:eastAsiaTheme="minorEastAsia" w:hAnsiTheme="minorHAnsi"/>
          <w:noProof/>
          <w:color w:val="auto"/>
          <w:kern w:val="2"/>
          <w:sz w:val="26"/>
          <w:szCs w:val="26"/>
          <w14:ligatures w14:val="standardContextual"/>
          <w:rPrChange w:id="1374" w:author="Tuan NV" w:date="2026-04-16T22:33:00Z" w16du:dateUtc="2026-04-16T15:33:00Z">
            <w:rPr>
              <w:rFonts w:asciiTheme="minorHAnsi" w:eastAsiaTheme="minorEastAsia" w:hAnsiTheme="minorHAnsi"/>
              <w:noProof/>
              <w:color w:val="auto"/>
              <w:kern w:val="2"/>
              <w:sz w:val="24"/>
              <w:szCs w:val="24"/>
              <w14:ligatures w14:val="standardContextual"/>
            </w:rPr>
          </w:rPrChange>
        </w:rPr>
      </w:pPr>
      <w:r w:rsidRPr="001F04C9">
        <w:rPr>
          <w:sz w:val="26"/>
          <w:szCs w:val="26"/>
          <w:rPrChange w:id="1375" w:author="Tuan NV" w:date="2026-04-16T22:33:00Z" w16du:dateUtc="2026-04-16T15:33:00Z">
            <w:rPr/>
          </w:rPrChange>
        </w:rPr>
        <w:fldChar w:fldCharType="begin"/>
      </w:r>
      <w:r w:rsidRPr="001F04C9">
        <w:rPr>
          <w:sz w:val="26"/>
          <w:szCs w:val="26"/>
          <w:rPrChange w:id="1376" w:author="Tuan NV" w:date="2026-04-16T22:33:00Z" w16du:dateUtc="2026-04-16T15:33:00Z">
            <w:rPr/>
          </w:rPrChange>
        </w:rPr>
        <w:instrText>HYPERLINK \l "_Toc227268148"</w:instrText>
      </w:r>
      <w:r w:rsidRPr="007F602B">
        <w:rPr>
          <w:sz w:val="26"/>
          <w:szCs w:val="26"/>
        </w:rPr>
      </w:r>
      <w:r w:rsidRPr="001F04C9">
        <w:rPr>
          <w:sz w:val="26"/>
          <w:szCs w:val="26"/>
          <w:rPrChange w:id="1377" w:author="Tuan NV" w:date="2026-04-16T22:33:00Z" w16du:dateUtc="2026-04-16T15:33:00Z">
            <w:rPr/>
          </w:rPrChange>
        </w:rPr>
        <w:fldChar w:fldCharType="separate"/>
      </w:r>
      <w:r w:rsidRPr="001F04C9">
        <w:rPr>
          <w:rStyle w:val="Hyperlink"/>
          <w:noProof/>
          <w:sz w:val="26"/>
          <w:szCs w:val="26"/>
          <w:rPrChange w:id="1378" w:author="Tuan NV" w:date="2026-04-16T22:33:00Z" w16du:dateUtc="2026-04-16T15:33:00Z">
            <w:rPr>
              <w:rStyle w:val="Hyperlink"/>
              <w:noProof/>
            </w:rPr>
          </w:rPrChange>
        </w:rPr>
        <w:t>Hình 9</w:t>
      </w:r>
      <w:r w:rsidRPr="001F04C9">
        <w:rPr>
          <w:rStyle w:val="Hyperlink"/>
          <w:noProof/>
          <w:sz w:val="26"/>
          <w:szCs w:val="26"/>
          <w:lang w:val="vi-VN"/>
          <w:rPrChange w:id="1379" w:author="Tuan NV" w:date="2026-04-16T22:33:00Z" w16du:dateUtc="2026-04-16T15:33:00Z">
            <w:rPr>
              <w:rStyle w:val="Hyperlink"/>
              <w:noProof/>
              <w:lang w:val="vi-VN"/>
            </w:rPr>
          </w:rPrChange>
        </w:rPr>
        <w:t>. Liên kết giữa Đơn xuất hàng và Xuất kho</w:t>
      </w:r>
      <w:r w:rsidRPr="001F04C9">
        <w:rPr>
          <w:noProof/>
          <w:webHidden/>
          <w:sz w:val="26"/>
          <w:szCs w:val="26"/>
          <w:rPrChange w:id="1380" w:author="Tuan NV" w:date="2026-04-16T22:33:00Z" w16du:dateUtc="2026-04-16T15:33:00Z">
            <w:rPr>
              <w:noProof/>
              <w:webHidden/>
            </w:rPr>
          </w:rPrChange>
        </w:rPr>
        <w:tab/>
      </w:r>
      <w:r w:rsidRPr="001F04C9">
        <w:rPr>
          <w:noProof/>
          <w:webHidden/>
          <w:sz w:val="26"/>
          <w:szCs w:val="26"/>
          <w:rPrChange w:id="1381" w:author="Tuan NV" w:date="2026-04-16T22:33:00Z" w16du:dateUtc="2026-04-16T15:33:00Z">
            <w:rPr>
              <w:noProof/>
              <w:webHidden/>
            </w:rPr>
          </w:rPrChange>
        </w:rPr>
        <w:fldChar w:fldCharType="begin"/>
      </w:r>
      <w:r w:rsidRPr="001F04C9">
        <w:rPr>
          <w:noProof/>
          <w:webHidden/>
          <w:sz w:val="26"/>
          <w:szCs w:val="26"/>
          <w:rPrChange w:id="1382" w:author="Tuan NV" w:date="2026-04-16T22:33:00Z" w16du:dateUtc="2026-04-16T15:33:00Z">
            <w:rPr>
              <w:noProof/>
              <w:webHidden/>
            </w:rPr>
          </w:rPrChange>
        </w:rPr>
        <w:instrText xml:space="preserve"> PAGEREF _Toc227268148 \h </w:instrText>
      </w:r>
      <w:r w:rsidRPr="007F602B">
        <w:rPr>
          <w:noProof/>
          <w:webHidden/>
          <w:sz w:val="26"/>
          <w:szCs w:val="26"/>
        </w:rPr>
      </w:r>
      <w:r w:rsidRPr="001F04C9">
        <w:rPr>
          <w:noProof/>
          <w:webHidden/>
          <w:sz w:val="26"/>
          <w:szCs w:val="26"/>
          <w:rPrChange w:id="1383" w:author="Tuan NV" w:date="2026-04-16T22:33:00Z" w16du:dateUtc="2026-04-16T15:33:00Z">
            <w:rPr>
              <w:noProof/>
              <w:webHidden/>
            </w:rPr>
          </w:rPrChange>
        </w:rPr>
        <w:fldChar w:fldCharType="separate"/>
      </w:r>
      <w:r w:rsidRPr="001F04C9">
        <w:rPr>
          <w:noProof/>
          <w:webHidden/>
          <w:sz w:val="26"/>
          <w:szCs w:val="26"/>
          <w:rPrChange w:id="1384" w:author="Tuan NV" w:date="2026-04-16T22:33:00Z" w16du:dateUtc="2026-04-16T15:33:00Z">
            <w:rPr>
              <w:noProof/>
              <w:webHidden/>
            </w:rPr>
          </w:rPrChange>
        </w:rPr>
        <w:t>21</w:t>
      </w:r>
      <w:r w:rsidRPr="001F04C9">
        <w:rPr>
          <w:noProof/>
          <w:webHidden/>
          <w:sz w:val="26"/>
          <w:szCs w:val="26"/>
          <w:rPrChange w:id="1385" w:author="Tuan NV" w:date="2026-04-16T22:33:00Z" w16du:dateUtc="2026-04-16T15:33:00Z">
            <w:rPr>
              <w:noProof/>
              <w:webHidden/>
            </w:rPr>
          </w:rPrChange>
        </w:rPr>
        <w:fldChar w:fldCharType="end"/>
      </w:r>
      <w:r w:rsidRPr="001F04C9">
        <w:rPr>
          <w:sz w:val="26"/>
          <w:szCs w:val="26"/>
          <w:rPrChange w:id="1386" w:author="Tuan NV" w:date="2026-04-16T22:33:00Z" w16du:dateUtc="2026-04-16T15:33:00Z">
            <w:rPr/>
          </w:rPrChange>
        </w:rPr>
        <w:fldChar w:fldCharType="end"/>
      </w:r>
    </w:p>
    <w:p w14:paraId="3B26632A" w14:textId="5CF0C0E8" w:rsidR="000C5564" w:rsidRPr="001F04C9" w:rsidRDefault="000C5564">
      <w:pPr>
        <w:pStyle w:val="TableofFigures"/>
        <w:tabs>
          <w:tab w:val="right" w:leader="dot" w:pos="9062"/>
        </w:tabs>
        <w:rPr>
          <w:rFonts w:asciiTheme="minorHAnsi" w:eastAsiaTheme="minorEastAsia" w:hAnsiTheme="minorHAnsi"/>
          <w:noProof/>
          <w:color w:val="auto"/>
          <w:kern w:val="2"/>
          <w:sz w:val="26"/>
          <w:szCs w:val="26"/>
          <w14:ligatures w14:val="standardContextual"/>
          <w:rPrChange w:id="1387" w:author="Tuan NV" w:date="2026-04-16T22:33:00Z" w16du:dateUtc="2026-04-16T15:33:00Z">
            <w:rPr>
              <w:rFonts w:asciiTheme="minorHAnsi" w:eastAsiaTheme="minorEastAsia" w:hAnsiTheme="minorHAnsi"/>
              <w:noProof/>
              <w:color w:val="auto"/>
              <w:kern w:val="2"/>
              <w:sz w:val="24"/>
              <w:szCs w:val="24"/>
              <w14:ligatures w14:val="standardContextual"/>
            </w:rPr>
          </w:rPrChange>
        </w:rPr>
      </w:pPr>
      <w:r w:rsidRPr="001F04C9">
        <w:rPr>
          <w:sz w:val="26"/>
          <w:szCs w:val="26"/>
          <w:rPrChange w:id="1388" w:author="Tuan NV" w:date="2026-04-16T22:33:00Z" w16du:dateUtc="2026-04-16T15:33:00Z">
            <w:rPr/>
          </w:rPrChange>
        </w:rPr>
        <w:fldChar w:fldCharType="begin"/>
      </w:r>
      <w:r w:rsidRPr="001F04C9">
        <w:rPr>
          <w:sz w:val="26"/>
          <w:szCs w:val="26"/>
          <w:rPrChange w:id="1389" w:author="Tuan NV" w:date="2026-04-16T22:33:00Z" w16du:dateUtc="2026-04-16T15:33:00Z">
            <w:rPr/>
          </w:rPrChange>
        </w:rPr>
        <w:instrText>HYPERLINK \l "_Toc227268149"</w:instrText>
      </w:r>
      <w:r w:rsidRPr="007F602B">
        <w:rPr>
          <w:sz w:val="26"/>
          <w:szCs w:val="26"/>
        </w:rPr>
      </w:r>
      <w:r w:rsidRPr="001F04C9">
        <w:rPr>
          <w:sz w:val="26"/>
          <w:szCs w:val="26"/>
          <w:rPrChange w:id="1390" w:author="Tuan NV" w:date="2026-04-16T22:33:00Z" w16du:dateUtc="2026-04-16T15:33:00Z">
            <w:rPr/>
          </w:rPrChange>
        </w:rPr>
        <w:fldChar w:fldCharType="separate"/>
      </w:r>
      <w:r w:rsidRPr="001F04C9">
        <w:rPr>
          <w:rStyle w:val="Hyperlink"/>
          <w:noProof/>
          <w:sz w:val="26"/>
          <w:szCs w:val="26"/>
          <w:rPrChange w:id="1391" w:author="Tuan NV" w:date="2026-04-16T22:33:00Z" w16du:dateUtc="2026-04-16T15:33:00Z">
            <w:rPr>
              <w:rStyle w:val="Hyperlink"/>
              <w:noProof/>
            </w:rPr>
          </w:rPrChange>
        </w:rPr>
        <w:t>Hình 10</w:t>
      </w:r>
      <w:r w:rsidRPr="001F04C9">
        <w:rPr>
          <w:rStyle w:val="Hyperlink"/>
          <w:noProof/>
          <w:sz w:val="26"/>
          <w:szCs w:val="26"/>
          <w:lang w:val="vi-VN"/>
          <w:rPrChange w:id="1392" w:author="Tuan NV" w:date="2026-04-16T22:33:00Z" w16du:dateUtc="2026-04-16T15:33:00Z">
            <w:rPr>
              <w:rStyle w:val="Hyperlink"/>
              <w:noProof/>
              <w:lang w:val="vi-VN"/>
            </w:rPr>
          </w:rPrChange>
        </w:rPr>
        <w:t>. Liên kết giữa Đơn xuất hàng và Vận chuyển</w:t>
      </w:r>
      <w:r w:rsidRPr="001F04C9">
        <w:rPr>
          <w:noProof/>
          <w:webHidden/>
          <w:sz w:val="26"/>
          <w:szCs w:val="26"/>
          <w:rPrChange w:id="1393" w:author="Tuan NV" w:date="2026-04-16T22:33:00Z" w16du:dateUtc="2026-04-16T15:33:00Z">
            <w:rPr>
              <w:noProof/>
              <w:webHidden/>
            </w:rPr>
          </w:rPrChange>
        </w:rPr>
        <w:tab/>
      </w:r>
      <w:r w:rsidRPr="001F04C9">
        <w:rPr>
          <w:noProof/>
          <w:webHidden/>
          <w:sz w:val="26"/>
          <w:szCs w:val="26"/>
          <w:rPrChange w:id="1394" w:author="Tuan NV" w:date="2026-04-16T22:33:00Z" w16du:dateUtc="2026-04-16T15:33:00Z">
            <w:rPr>
              <w:noProof/>
              <w:webHidden/>
            </w:rPr>
          </w:rPrChange>
        </w:rPr>
        <w:fldChar w:fldCharType="begin"/>
      </w:r>
      <w:r w:rsidRPr="001F04C9">
        <w:rPr>
          <w:noProof/>
          <w:webHidden/>
          <w:sz w:val="26"/>
          <w:szCs w:val="26"/>
          <w:rPrChange w:id="1395" w:author="Tuan NV" w:date="2026-04-16T22:33:00Z" w16du:dateUtc="2026-04-16T15:33:00Z">
            <w:rPr>
              <w:noProof/>
              <w:webHidden/>
            </w:rPr>
          </w:rPrChange>
        </w:rPr>
        <w:instrText xml:space="preserve"> PAGEREF _Toc227268149 \h </w:instrText>
      </w:r>
      <w:r w:rsidRPr="007F602B">
        <w:rPr>
          <w:noProof/>
          <w:webHidden/>
          <w:sz w:val="26"/>
          <w:szCs w:val="26"/>
        </w:rPr>
      </w:r>
      <w:r w:rsidRPr="001F04C9">
        <w:rPr>
          <w:noProof/>
          <w:webHidden/>
          <w:sz w:val="26"/>
          <w:szCs w:val="26"/>
          <w:rPrChange w:id="1396" w:author="Tuan NV" w:date="2026-04-16T22:33:00Z" w16du:dateUtc="2026-04-16T15:33:00Z">
            <w:rPr>
              <w:noProof/>
              <w:webHidden/>
            </w:rPr>
          </w:rPrChange>
        </w:rPr>
        <w:fldChar w:fldCharType="separate"/>
      </w:r>
      <w:r w:rsidRPr="001F04C9">
        <w:rPr>
          <w:noProof/>
          <w:webHidden/>
          <w:sz w:val="26"/>
          <w:szCs w:val="26"/>
          <w:rPrChange w:id="1397" w:author="Tuan NV" w:date="2026-04-16T22:33:00Z" w16du:dateUtc="2026-04-16T15:33:00Z">
            <w:rPr>
              <w:noProof/>
              <w:webHidden/>
            </w:rPr>
          </w:rPrChange>
        </w:rPr>
        <w:t>21</w:t>
      </w:r>
      <w:r w:rsidRPr="001F04C9">
        <w:rPr>
          <w:noProof/>
          <w:webHidden/>
          <w:sz w:val="26"/>
          <w:szCs w:val="26"/>
          <w:rPrChange w:id="1398" w:author="Tuan NV" w:date="2026-04-16T22:33:00Z" w16du:dateUtc="2026-04-16T15:33:00Z">
            <w:rPr>
              <w:noProof/>
              <w:webHidden/>
            </w:rPr>
          </w:rPrChange>
        </w:rPr>
        <w:fldChar w:fldCharType="end"/>
      </w:r>
      <w:r w:rsidRPr="001F04C9">
        <w:rPr>
          <w:sz w:val="26"/>
          <w:szCs w:val="26"/>
          <w:rPrChange w:id="1399" w:author="Tuan NV" w:date="2026-04-16T22:33:00Z" w16du:dateUtc="2026-04-16T15:33:00Z">
            <w:rPr/>
          </w:rPrChange>
        </w:rPr>
        <w:fldChar w:fldCharType="end"/>
      </w:r>
    </w:p>
    <w:p w14:paraId="4AB70A6A" w14:textId="03D21A5A" w:rsidR="000C5564" w:rsidRPr="001F04C9" w:rsidRDefault="000C5564">
      <w:pPr>
        <w:pStyle w:val="TableofFigures"/>
        <w:tabs>
          <w:tab w:val="right" w:leader="dot" w:pos="9062"/>
        </w:tabs>
        <w:rPr>
          <w:rFonts w:asciiTheme="minorHAnsi" w:eastAsiaTheme="minorEastAsia" w:hAnsiTheme="minorHAnsi"/>
          <w:noProof/>
          <w:color w:val="auto"/>
          <w:kern w:val="2"/>
          <w:sz w:val="26"/>
          <w:szCs w:val="26"/>
          <w14:ligatures w14:val="standardContextual"/>
          <w:rPrChange w:id="1400" w:author="Tuan NV" w:date="2026-04-16T22:33:00Z" w16du:dateUtc="2026-04-16T15:33:00Z">
            <w:rPr>
              <w:rFonts w:asciiTheme="minorHAnsi" w:eastAsiaTheme="minorEastAsia" w:hAnsiTheme="minorHAnsi"/>
              <w:noProof/>
              <w:color w:val="auto"/>
              <w:kern w:val="2"/>
              <w:sz w:val="24"/>
              <w:szCs w:val="24"/>
              <w14:ligatures w14:val="standardContextual"/>
            </w:rPr>
          </w:rPrChange>
        </w:rPr>
      </w:pPr>
      <w:r w:rsidRPr="001F04C9">
        <w:rPr>
          <w:sz w:val="26"/>
          <w:szCs w:val="26"/>
          <w:rPrChange w:id="1401" w:author="Tuan NV" w:date="2026-04-16T22:33:00Z" w16du:dateUtc="2026-04-16T15:33:00Z">
            <w:rPr/>
          </w:rPrChange>
        </w:rPr>
        <w:fldChar w:fldCharType="begin"/>
      </w:r>
      <w:r w:rsidRPr="001F04C9">
        <w:rPr>
          <w:sz w:val="26"/>
          <w:szCs w:val="26"/>
          <w:rPrChange w:id="1402" w:author="Tuan NV" w:date="2026-04-16T22:33:00Z" w16du:dateUtc="2026-04-16T15:33:00Z">
            <w:rPr/>
          </w:rPrChange>
        </w:rPr>
        <w:instrText>HYPERLINK \l "_Toc227268150"</w:instrText>
      </w:r>
      <w:r w:rsidRPr="007F602B">
        <w:rPr>
          <w:sz w:val="26"/>
          <w:szCs w:val="26"/>
        </w:rPr>
      </w:r>
      <w:r w:rsidRPr="001F04C9">
        <w:rPr>
          <w:sz w:val="26"/>
          <w:szCs w:val="26"/>
          <w:rPrChange w:id="1403" w:author="Tuan NV" w:date="2026-04-16T22:33:00Z" w16du:dateUtc="2026-04-16T15:33:00Z">
            <w:rPr/>
          </w:rPrChange>
        </w:rPr>
        <w:fldChar w:fldCharType="separate"/>
      </w:r>
      <w:r w:rsidRPr="001F04C9">
        <w:rPr>
          <w:rStyle w:val="Hyperlink"/>
          <w:noProof/>
          <w:sz w:val="26"/>
          <w:szCs w:val="26"/>
          <w:rPrChange w:id="1404" w:author="Tuan NV" w:date="2026-04-16T22:33:00Z" w16du:dateUtc="2026-04-16T15:33:00Z">
            <w:rPr>
              <w:rStyle w:val="Hyperlink"/>
              <w:noProof/>
            </w:rPr>
          </w:rPrChange>
        </w:rPr>
        <w:t>Hình 11</w:t>
      </w:r>
      <w:r w:rsidRPr="001F04C9">
        <w:rPr>
          <w:rStyle w:val="Hyperlink"/>
          <w:noProof/>
          <w:sz w:val="26"/>
          <w:szCs w:val="26"/>
          <w:lang w:val="vi-VN"/>
          <w:rPrChange w:id="1405" w:author="Tuan NV" w:date="2026-04-16T22:33:00Z" w16du:dateUtc="2026-04-16T15:33:00Z">
            <w:rPr>
              <w:rStyle w:val="Hyperlink"/>
              <w:noProof/>
              <w:lang w:val="vi-VN"/>
            </w:rPr>
          </w:rPrChange>
        </w:rPr>
        <w:t>. Liên kết giữa Kho và Nhập kho</w:t>
      </w:r>
      <w:r w:rsidRPr="001F04C9">
        <w:rPr>
          <w:noProof/>
          <w:webHidden/>
          <w:sz w:val="26"/>
          <w:szCs w:val="26"/>
          <w:rPrChange w:id="1406" w:author="Tuan NV" w:date="2026-04-16T22:33:00Z" w16du:dateUtc="2026-04-16T15:33:00Z">
            <w:rPr>
              <w:noProof/>
              <w:webHidden/>
            </w:rPr>
          </w:rPrChange>
        </w:rPr>
        <w:tab/>
      </w:r>
      <w:r w:rsidRPr="001F04C9">
        <w:rPr>
          <w:noProof/>
          <w:webHidden/>
          <w:sz w:val="26"/>
          <w:szCs w:val="26"/>
          <w:rPrChange w:id="1407" w:author="Tuan NV" w:date="2026-04-16T22:33:00Z" w16du:dateUtc="2026-04-16T15:33:00Z">
            <w:rPr>
              <w:noProof/>
              <w:webHidden/>
            </w:rPr>
          </w:rPrChange>
        </w:rPr>
        <w:fldChar w:fldCharType="begin"/>
      </w:r>
      <w:r w:rsidRPr="001F04C9">
        <w:rPr>
          <w:noProof/>
          <w:webHidden/>
          <w:sz w:val="26"/>
          <w:szCs w:val="26"/>
          <w:rPrChange w:id="1408" w:author="Tuan NV" w:date="2026-04-16T22:33:00Z" w16du:dateUtc="2026-04-16T15:33:00Z">
            <w:rPr>
              <w:noProof/>
              <w:webHidden/>
            </w:rPr>
          </w:rPrChange>
        </w:rPr>
        <w:instrText xml:space="preserve"> PAGEREF _Toc227268150 \h </w:instrText>
      </w:r>
      <w:r w:rsidRPr="007F602B">
        <w:rPr>
          <w:noProof/>
          <w:webHidden/>
          <w:sz w:val="26"/>
          <w:szCs w:val="26"/>
        </w:rPr>
      </w:r>
      <w:r w:rsidRPr="001F04C9">
        <w:rPr>
          <w:noProof/>
          <w:webHidden/>
          <w:sz w:val="26"/>
          <w:szCs w:val="26"/>
          <w:rPrChange w:id="1409" w:author="Tuan NV" w:date="2026-04-16T22:33:00Z" w16du:dateUtc="2026-04-16T15:33:00Z">
            <w:rPr>
              <w:noProof/>
              <w:webHidden/>
            </w:rPr>
          </w:rPrChange>
        </w:rPr>
        <w:fldChar w:fldCharType="separate"/>
      </w:r>
      <w:r w:rsidRPr="001F04C9">
        <w:rPr>
          <w:noProof/>
          <w:webHidden/>
          <w:sz w:val="26"/>
          <w:szCs w:val="26"/>
          <w:rPrChange w:id="1410" w:author="Tuan NV" w:date="2026-04-16T22:33:00Z" w16du:dateUtc="2026-04-16T15:33:00Z">
            <w:rPr>
              <w:noProof/>
              <w:webHidden/>
            </w:rPr>
          </w:rPrChange>
        </w:rPr>
        <w:t>21</w:t>
      </w:r>
      <w:r w:rsidRPr="001F04C9">
        <w:rPr>
          <w:noProof/>
          <w:webHidden/>
          <w:sz w:val="26"/>
          <w:szCs w:val="26"/>
          <w:rPrChange w:id="1411" w:author="Tuan NV" w:date="2026-04-16T22:33:00Z" w16du:dateUtc="2026-04-16T15:33:00Z">
            <w:rPr>
              <w:noProof/>
              <w:webHidden/>
            </w:rPr>
          </w:rPrChange>
        </w:rPr>
        <w:fldChar w:fldCharType="end"/>
      </w:r>
      <w:r w:rsidRPr="001F04C9">
        <w:rPr>
          <w:sz w:val="26"/>
          <w:szCs w:val="26"/>
          <w:rPrChange w:id="1412" w:author="Tuan NV" w:date="2026-04-16T22:33:00Z" w16du:dateUtc="2026-04-16T15:33:00Z">
            <w:rPr/>
          </w:rPrChange>
        </w:rPr>
        <w:fldChar w:fldCharType="end"/>
      </w:r>
    </w:p>
    <w:p w14:paraId="6B175B46" w14:textId="58F38E42" w:rsidR="000C5564" w:rsidRPr="001F04C9" w:rsidRDefault="000C5564">
      <w:pPr>
        <w:pStyle w:val="TableofFigures"/>
        <w:tabs>
          <w:tab w:val="right" w:leader="dot" w:pos="9062"/>
        </w:tabs>
        <w:rPr>
          <w:rFonts w:asciiTheme="minorHAnsi" w:eastAsiaTheme="minorEastAsia" w:hAnsiTheme="minorHAnsi"/>
          <w:noProof/>
          <w:color w:val="auto"/>
          <w:kern w:val="2"/>
          <w:sz w:val="26"/>
          <w:szCs w:val="26"/>
          <w14:ligatures w14:val="standardContextual"/>
          <w:rPrChange w:id="1413" w:author="Tuan NV" w:date="2026-04-16T22:33:00Z" w16du:dateUtc="2026-04-16T15:33:00Z">
            <w:rPr>
              <w:rFonts w:asciiTheme="minorHAnsi" w:eastAsiaTheme="minorEastAsia" w:hAnsiTheme="minorHAnsi"/>
              <w:noProof/>
              <w:color w:val="auto"/>
              <w:kern w:val="2"/>
              <w:sz w:val="24"/>
              <w:szCs w:val="24"/>
              <w14:ligatures w14:val="standardContextual"/>
            </w:rPr>
          </w:rPrChange>
        </w:rPr>
      </w:pPr>
      <w:r w:rsidRPr="001F04C9">
        <w:rPr>
          <w:sz w:val="26"/>
          <w:szCs w:val="26"/>
          <w:rPrChange w:id="1414" w:author="Tuan NV" w:date="2026-04-16T22:33:00Z" w16du:dateUtc="2026-04-16T15:33:00Z">
            <w:rPr/>
          </w:rPrChange>
        </w:rPr>
        <w:fldChar w:fldCharType="begin"/>
      </w:r>
      <w:r w:rsidRPr="001F04C9">
        <w:rPr>
          <w:sz w:val="26"/>
          <w:szCs w:val="26"/>
          <w:rPrChange w:id="1415" w:author="Tuan NV" w:date="2026-04-16T22:33:00Z" w16du:dateUtc="2026-04-16T15:33:00Z">
            <w:rPr/>
          </w:rPrChange>
        </w:rPr>
        <w:instrText>HYPERLINK \l "_Toc227268151"</w:instrText>
      </w:r>
      <w:r w:rsidRPr="007F602B">
        <w:rPr>
          <w:sz w:val="26"/>
          <w:szCs w:val="26"/>
        </w:rPr>
      </w:r>
      <w:r w:rsidRPr="001F04C9">
        <w:rPr>
          <w:sz w:val="26"/>
          <w:szCs w:val="26"/>
          <w:rPrChange w:id="1416" w:author="Tuan NV" w:date="2026-04-16T22:33:00Z" w16du:dateUtc="2026-04-16T15:33:00Z">
            <w:rPr/>
          </w:rPrChange>
        </w:rPr>
        <w:fldChar w:fldCharType="separate"/>
      </w:r>
      <w:r w:rsidRPr="001F04C9">
        <w:rPr>
          <w:rStyle w:val="Hyperlink"/>
          <w:noProof/>
          <w:sz w:val="26"/>
          <w:szCs w:val="26"/>
          <w:rPrChange w:id="1417" w:author="Tuan NV" w:date="2026-04-16T22:33:00Z" w16du:dateUtc="2026-04-16T15:33:00Z">
            <w:rPr>
              <w:rStyle w:val="Hyperlink"/>
              <w:noProof/>
            </w:rPr>
          </w:rPrChange>
        </w:rPr>
        <w:t>Hình 12</w:t>
      </w:r>
      <w:r w:rsidRPr="001F04C9">
        <w:rPr>
          <w:rStyle w:val="Hyperlink"/>
          <w:noProof/>
          <w:sz w:val="26"/>
          <w:szCs w:val="26"/>
          <w:lang w:val="vi-VN"/>
          <w:rPrChange w:id="1418" w:author="Tuan NV" w:date="2026-04-16T22:33:00Z" w16du:dateUtc="2026-04-16T15:33:00Z">
            <w:rPr>
              <w:rStyle w:val="Hyperlink"/>
              <w:noProof/>
              <w:lang w:val="vi-VN"/>
            </w:rPr>
          </w:rPrChange>
        </w:rPr>
        <w:t>. Liên kết giữa Kho và Xuất kho</w:t>
      </w:r>
      <w:r w:rsidRPr="001F04C9">
        <w:rPr>
          <w:noProof/>
          <w:webHidden/>
          <w:sz w:val="26"/>
          <w:szCs w:val="26"/>
          <w:rPrChange w:id="1419" w:author="Tuan NV" w:date="2026-04-16T22:33:00Z" w16du:dateUtc="2026-04-16T15:33:00Z">
            <w:rPr>
              <w:noProof/>
              <w:webHidden/>
            </w:rPr>
          </w:rPrChange>
        </w:rPr>
        <w:tab/>
      </w:r>
      <w:r w:rsidRPr="001F04C9">
        <w:rPr>
          <w:noProof/>
          <w:webHidden/>
          <w:sz w:val="26"/>
          <w:szCs w:val="26"/>
          <w:rPrChange w:id="1420" w:author="Tuan NV" w:date="2026-04-16T22:33:00Z" w16du:dateUtc="2026-04-16T15:33:00Z">
            <w:rPr>
              <w:noProof/>
              <w:webHidden/>
            </w:rPr>
          </w:rPrChange>
        </w:rPr>
        <w:fldChar w:fldCharType="begin"/>
      </w:r>
      <w:r w:rsidRPr="001F04C9">
        <w:rPr>
          <w:noProof/>
          <w:webHidden/>
          <w:sz w:val="26"/>
          <w:szCs w:val="26"/>
          <w:rPrChange w:id="1421" w:author="Tuan NV" w:date="2026-04-16T22:33:00Z" w16du:dateUtc="2026-04-16T15:33:00Z">
            <w:rPr>
              <w:noProof/>
              <w:webHidden/>
            </w:rPr>
          </w:rPrChange>
        </w:rPr>
        <w:instrText xml:space="preserve"> PAGEREF _Toc227268151 \h </w:instrText>
      </w:r>
      <w:r w:rsidRPr="007F602B">
        <w:rPr>
          <w:noProof/>
          <w:webHidden/>
          <w:sz w:val="26"/>
          <w:szCs w:val="26"/>
        </w:rPr>
      </w:r>
      <w:r w:rsidRPr="001F04C9">
        <w:rPr>
          <w:noProof/>
          <w:webHidden/>
          <w:sz w:val="26"/>
          <w:szCs w:val="26"/>
          <w:rPrChange w:id="1422" w:author="Tuan NV" w:date="2026-04-16T22:33:00Z" w16du:dateUtc="2026-04-16T15:33:00Z">
            <w:rPr>
              <w:noProof/>
              <w:webHidden/>
            </w:rPr>
          </w:rPrChange>
        </w:rPr>
        <w:fldChar w:fldCharType="separate"/>
      </w:r>
      <w:r w:rsidRPr="001F04C9">
        <w:rPr>
          <w:noProof/>
          <w:webHidden/>
          <w:sz w:val="26"/>
          <w:szCs w:val="26"/>
          <w:rPrChange w:id="1423" w:author="Tuan NV" w:date="2026-04-16T22:33:00Z" w16du:dateUtc="2026-04-16T15:33:00Z">
            <w:rPr>
              <w:noProof/>
              <w:webHidden/>
            </w:rPr>
          </w:rPrChange>
        </w:rPr>
        <w:t>22</w:t>
      </w:r>
      <w:r w:rsidRPr="001F04C9">
        <w:rPr>
          <w:noProof/>
          <w:webHidden/>
          <w:sz w:val="26"/>
          <w:szCs w:val="26"/>
          <w:rPrChange w:id="1424" w:author="Tuan NV" w:date="2026-04-16T22:33:00Z" w16du:dateUtc="2026-04-16T15:33:00Z">
            <w:rPr>
              <w:noProof/>
              <w:webHidden/>
            </w:rPr>
          </w:rPrChange>
        </w:rPr>
        <w:fldChar w:fldCharType="end"/>
      </w:r>
      <w:r w:rsidRPr="001F04C9">
        <w:rPr>
          <w:sz w:val="26"/>
          <w:szCs w:val="26"/>
          <w:rPrChange w:id="1425" w:author="Tuan NV" w:date="2026-04-16T22:33:00Z" w16du:dateUtc="2026-04-16T15:33:00Z">
            <w:rPr/>
          </w:rPrChange>
        </w:rPr>
        <w:fldChar w:fldCharType="end"/>
      </w:r>
    </w:p>
    <w:p w14:paraId="7A15734E" w14:textId="702215D4" w:rsidR="000C5564" w:rsidRPr="001F04C9" w:rsidRDefault="000C5564">
      <w:pPr>
        <w:pStyle w:val="TableofFigures"/>
        <w:tabs>
          <w:tab w:val="right" w:leader="dot" w:pos="9062"/>
        </w:tabs>
        <w:rPr>
          <w:rFonts w:asciiTheme="minorHAnsi" w:eastAsiaTheme="minorEastAsia" w:hAnsiTheme="minorHAnsi"/>
          <w:noProof/>
          <w:color w:val="auto"/>
          <w:kern w:val="2"/>
          <w:sz w:val="26"/>
          <w:szCs w:val="26"/>
          <w14:ligatures w14:val="standardContextual"/>
          <w:rPrChange w:id="1426" w:author="Tuan NV" w:date="2026-04-16T22:33:00Z" w16du:dateUtc="2026-04-16T15:33:00Z">
            <w:rPr>
              <w:rFonts w:asciiTheme="minorHAnsi" w:eastAsiaTheme="minorEastAsia" w:hAnsiTheme="minorHAnsi"/>
              <w:noProof/>
              <w:color w:val="auto"/>
              <w:kern w:val="2"/>
              <w:sz w:val="24"/>
              <w:szCs w:val="24"/>
              <w14:ligatures w14:val="standardContextual"/>
            </w:rPr>
          </w:rPrChange>
        </w:rPr>
      </w:pPr>
      <w:r w:rsidRPr="001F04C9">
        <w:rPr>
          <w:sz w:val="26"/>
          <w:szCs w:val="26"/>
          <w:rPrChange w:id="1427" w:author="Tuan NV" w:date="2026-04-16T22:33:00Z" w16du:dateUtc="2026-04-16T15:33:00Z">
            <w:rPr/>
          </w:rPrChange>
        </w:rPr>
        <w:fldChar w:fldCharType="begin"/>
      </w:r>
      <w:r w:rsidRPr="001F04C9">
        <w:rPr>
          <w:sz w:val="26"/>
          <w:szCs w:val="26"/>
          <w:rPrChange w:id="1428" w:author="Tuan NV" w:date="2026-04-16T22:33:00Z" w16du:dateUtc="2026-04-16T15:33:00Z">
            <w:rPr/>
          </w:rPrChange>
        </w:rPr>
        <w:instrText>HYPERLINK \l "_Toc227268152"</w:instrText>
      </w:r>
      <w:r w:rsidRPr="007F602B">
        <w:rPr>
          <w:sz w:val="26"/>
          <w:szCs w:val="26"/>
        </w:rPr>
      </w:r>
      <w:r w:rsidRPr="001F04C9">
        <w:rPr>
          <w:sz w:val="26"/>
          <w:szCs w:val="26"/>
          <w:rPrChange w:id="1429" w:author="Tuan NV" w:date="2026-04-16T22:33:00Z" w16du:dateUtc="2026-04-16T15:33:00Z">
            <w:rPr/>
          </w:rPrChange>
        </w:rPr>
        <w:fldChar w:fldCharType="separate"/>
      </w:r>
      <w:r w:rsidRPr="001F04C9">
        <w:rPr>
          <w:rStyle w:val="Hyperlink"/>
          <w:noProof/>
          <w:sz w:val="26"/>
          <w:szCs w:val="26"/>
          <w:rPrChange w:id="1430" w:author="Tuan NV" w:date="2026-04-16T22:33:00Z" w16du:dateUtc="2026-04-16T15:33:00Z">
            <w:rPr>
              <w:rStyle w:val="Hyperlink"/>
              <w:noProof/>
            </w:rPr>
          </w:rPrChange>
        </w:rPr>
        <w:t>Hình 13</w:t>
      </w:r>
      <w:r w:rsidRPr="001F04C9">
        <w:rPr>
          <w:rStyle w:val="Hyperlink"/>
          <w:noProof/>
          <w:sz w:val="26"/>
          <w:szCs w:val="26"/>
          <w:lang w:val="vi-VN"/>
          <w:rPrChange w:id="1431" w:author="Tuan NV" w:date="2026-04-16T22:33:00Z" w16du:dateUtc="2026-04-16T15:33:00Z">
            <w:rPr>
              <w:rStyle w:val="Hyperlink"/>
              <w:noProof/>
              <w:lang w:val="vi-VN"/>
            </w:rPr>
          </w:rPrChange>
        </w:rPr>
        <w:t>. Liên kết giữa Kho và Tồn kho</w:t>
      </w:r>
      <w:r w:rsidRPr="001F04C9">
        <w:rPr>
          <w:noProof/>
          <w:webHidden/>
          <w:sz w:val="26"/>
          <w:szCs w:val="26"/>
          <w:rPrChange w:id="1432" w:author="Tuan NV" w:date="2026-04-16T22:33:00Z" w16du:dateUtc="2026-04-16T15:33:00Z">
            <w:rPr>
              <w:noProof/>
              <w:webHidden/>
            </w:rPr>
          </w:rPrChange>
        </w:rPr>
        <w:tab/>
      </w:r>
      <w:r w:rsidRPr="001F04C9">
        <w:rPr>
          <w:noProof/>
          <w:webHidden/>
          <w:sz w:val="26"/>
          <w:szCs w:val="26"/>
          <w:rPrChange w:id="1433" w:author="Tuan NV" w:date="2026-04-16T22:33:00Z" w16du:dateUtc="2026-04-16T15:33:00Z">
            <w:rPr>
              <w:noProof/>
              <w:webHidden/>
            </w:rPr>
          </w:rPrChange>
        </w:rPr>
        <w:fldChar w:fldCharType="begin"/>
      </w:r>
      <w:r w:rsidRPr="001F04C9">
        <w:rPr>
          <w:noProof/>
          <w:webHidden/>
          <w:sz w:val="26"/>
          <w:szCs w:val="26"/>
          <w:rPrChange w:id="1434" w:author="Tuan NV" w:date="2026-04-16T22:33:00Z" w16du:dateUtc="2026-04-16T15:33:00Z">
            <w:rPr>
              <w:noProof/>
              <w:webHidden/>
            </w:rPr>
          </w:rPrChange>
        </w:rPr>
        <w:instrText xml:space="preserve"> PAGEREF _Toc227268152 \h </w:instrText>
      </w:r>
      <w:r w:rsidRPr="007F602B">
        <w:rPr>
          <w:noProof/>
          <w:webHidden/>
          <w:sz w:val="26"/>
          <w:szCs w:val="26"/>
        </w:rPr>
      </w:r>
      <w:r w:rsidRPr="001F04C9">
        <w:rPr>
          <w:noProof/>
          <w:webHidden/>
          <w:sz w:val="26"/>
          <w:szCs w:val="26"/>
          <w:rPrChange w:id="1435" w:author="Tuan NV" w:date="2026-04-16T22:33:00Z" w16du:dateUtc="2026-04-16T15:33:00Z">
            <w:rPr>
              <w:noProof/>
              <w:webHidden/>
            </w:rPr>
          </w:rPrChange>
        </w:rPr>
        <w:fldChar w:fldCharType="separate"/>
      </w:r>
      <w:r w:rsidRPr="001F04C9">
        <w:rPr>
          <w:noProof/>
          <w:webHidden/>
          <w:sz w:val="26"/>
          <w:szCs w:val="26"/>
          <w:rPrChange w:id="1436" w:author="Tuan NV" w:date="2026-04-16T22:33:00Z" w16du:dateUtc="2026-04-16T15:33:00Z">
            <w:rPr>
              <w:noProof/>
              <w:webHidden/>
            </w:rPr>
          </w:rPrChange>
        </w:rPr>
        <w:t>22</w:t>
      </w:r>
      <w:r w:rsidRPr="001F04C9">
        <w:rPr>
          <w:noProof/>
          <w:webHidden/>
          <w:sz w:val="26"/>
          <w:szCs w:val="26"/>
          <w:rPrChange w:id="1437" w:author="Tuan NV" w:date="2026-04-16T22:33:00Z" w16du:dateUtc="2026-04-16T15:33:00Z">
            <w:rPr>
              <w:noProof/>
              <w:webHidden/>
            </w:rPr>
          </w:rPrChange>
        </w:rPr>
        <w:fldChar w:fldCharType="end"/>
      </w:r>
      <w:r w:rsidRPr="001F04C9">
        <w:rPr>
          <w:sz w:val="26"/>
          <w:szCs w:val="26"/>
          <w:rPrChange w:id="1438" w:author="Tuan NV" w:date="2026-04-16T22:33:00Z" w16du:dateUtc="2026-04-16T15:33:00Z">
            <w:rPr/>
          </w:rPrChange>
        </w:rPr>
        <w:fldChar w:fldCharType="end"/>
      </w:r>
    </w:p>
    <w:p w14:paraId="23F56050" w14:textId="7FC5F97B" w:rsidR="000C5564" w:rsidRPr="001F04C9" w:rsidRDefault="000C5564">
      <w:pPr>
        <w:pStyle w:val="TableofFigures"/>
        <w:tabs>
          <w:tab w:val="right" w:leader="dot" w:pos="9062"/>
        </w:tabs>
        <w:rPr>
          <w:rFonts w:asciiTheme="minorHAnsi" w:eastAsiaTheme="minorEastAsia" w:hAnsiTheme="minorHAnsi"/>
          <w:noProof/>
          <w:color w:val="auto"/>
          <w:kern w:val="2"/>
          <w:sz w:val="26"/>
          <w:szCs w:val="26"/>
          <w14:ligatures w14:val="standardContextual"/>
          <w:rPrChange w:id="1439" w:author="Tuan NV" w:date="2026-04-16T22:33:00Z" w16du:dateUtc="2026-04-16T15:33:00Z">
            <w:rPr>
              <w:rFonts w:asciiTheme="minorHAnsi" w:eastAsiaTheme="minorEastAsia" w:hAnsiTheme="minorHAnsi"/>
              <w:noProof/>
              <w:color w:val="auto"/>
              <w:kern w:val="2"/>
              <w:sz w:val="24"/>
              <w:szCs w:val="24"/>
              <w14:ligatures w14:val="standardContextual"/>
            </w:rPr>
          </w:rPrChange>
        </w:rPr>
      </w:pPr>
      <w:r w:rsidRPr="001F04C9">
        <w:rPr>
          <w:sz w:val="26"/>
          <w:szCs w:val="26"/>
          <w:rPrChange w:id="1440" w:author="Tuan NV" w:date="2026-04-16T22:33:00Z" w16du:dateUtc="2026-04-16T15:33:00Z">
            <w:rPr/>
          </w:rPrChange>
        </w:rPr>
        <w:fldChar w:fldCharType="begin"/>
      </w:r>
      <w:r w:rsidRPr="001F04C9">
        <w:rPr>
          <w:sz w:val="26"/>
          <w:szCs w:val="26"/>
          <w:rPrChange w:id="1441" w:author="Tuan NV" w:date="2026-04-16T22:33:00Z" w16du:dateUtc="2026-04-16T15:33:00Z">
            <w:rPr/>
          </w:rPrChange>
        </w:rPr>
        <w:instrText>HYPERLINK \l "_Toc227268153"</w:instrText>
      </w:r>
      <w:r w:rsidRPr="007F602B">
        <w:rPr>
          <w:sz w:val="26"/>
          <w:szCs w:val="26"/>
        </w:rPr>
      </w:r>
      <w:r w:rsidRPr="001F04C9">
        <w:rPr>
          <w:sz w:val="26"/>
          <w:szCs w:val="26"/>
          <w:rPrChange w:id="1442" w:author="Tuan NV" w:date="2026-04-16T22:33:00Z" w16du:dateUtc="2026-04-16T15:33:00Z">
            <w:rPr/>
          </w:rPrChange>
        </w:rPr>
        <w:fldChar w:fldCharType="separate"/>
      </w:r>
      <w:r w:rsidRPr="001F04C9">
        <w:rPr>
          <w:rStyle w:val="Hyperlink"/>
          <w:noProof/>
          <w:sz w:val="26"/>
          <w:szCs w:val="26"/>
          <w:rPrChange w:id="1443" w:author="Tuan NV" w:date="2026-04-16T22:33:00Z" w16du:dateUtc="2026-04-16T15:33:00Z">
            <w:rPr>
              <w:rStyle w:val="Hyperlink"/>
              <w:noProof/>
            </w:rPr>
          </w:rPrChange>
        </w:rPr>
        <w:t>Hình 14</w:t>
      </w:r>
      <w:r w:rsidRPr="001F04C9">
        <w:rPr>
          <w:rStyle w:val="Hyperlink"/>
          <w:noProof/>
          <w:sz w:val="26"/>
          <w:szCs w:val="26"/>
          <w:lang w:val="vi-VN"/>
          <w:rPrChange w:id="1444" w:author="Tuan NV" w:date="2026-04-16T22:33:00Z" w16du:dateUtc="2026-04-16T15:33:00Z">
            <w:rPr>
              <w:rStyle w:val="Hyperlink"/>
              <w:noProof/>
              <w:lang w:val="vi-VN"/>
            </w:rPr>
          </w:rPrChange>
        </w:rPr>
        <w:t>.  Liên kết giữa Nguyên vật liệu và Tồn kho</w:t>
      </w:r>
      <w:r w:rsidRPr="001F04C9">
        <w:rPr>
          <w:noProof/>
          <w:webHidden/>
          <w:sz w:val="26"/>
          <w:szCs w:val="26"/>
          <w:rPrChange w:id="1445" w:author="Tuan NV" w:date="2026-04-16T22:33:00Z" w16du:dateUtc="2026-04-16T15:33:00Z">
            <w:rPr>
              <w:noProof/>
              <w:webHidden/>
            </w:rPr>
          </w:rPrChange>
        </w:rPr>
        <w:tab/>
      </w:r>
      <w:r w:rsidRPr="001F04C9">
        <w:rPr>
          <w:noProof/>
          <w:webHidden/>
          <w:sz w:val="26"/>
          <w:szCs w:val="26"/>
          <w:rPrChange w:id="1446" w:author="Tuan NV" w:date="2026-04-16T22:33:00Z" w16du:dateUtc="2026-04-16T15:33:00Z">
            <w:rPr>
              <w:noProof/>
              <w:webHidden/>
            </w:rPr>
          </w:rPrChange>
        </w:rPr>
        <w:fldChar w:fldCharType="begin"/>
      </w:r>
      <w:r w:rsidRPr="001F04C9">
        <w:rPr>
          <w:noProof/>
          <w:webHidden/>
          <w:sz w:val="26"/>
          <w:szCs w:val="26"/>
          <w:rPrChange w:id="1447" w:author="Tuan NV" w:date="2026-04-16T22:33:00Z" w16du:dateUtc="2026-04-16T15:33:00Z">
            <w:rPr>
              <w:noProof/>
              <w:webHidden/>
            </w:rPr>
          </w:rPrChange>
        </w:rPr>
        <w:instrText xml:space="preserve"> PAGEREF _Toc227268153 \h </w:instrText>
      </w:r>
      <w:r w:rsidRPr="007F602B">
        <w:rPr>
          <w:noProof/>
          <w:webHidden/>
          <w:sz w:val="26"/>
          <w:szCs w:val="26"/>
        </w:rPr>
      </w:r>
      <w:r w:rsidRPr="001F04C9">
        <w:rPr>
          <w:noProof/>
          <w:webHidden/>
          <w:sz w:val="26"/>
          <w:szCs w:val="26"/>
          <w:rPrChange w:id="1448" w:author="Tuan NV" w:date="2026-04-16T22:33:00Z" w16du:dateUtc="2026-04-16T15:33:00Z">
            <w:rPr>
              <w:noProof/>
              <w:webHidden/>
            </w:rPr>
          </w:rPrChange>
        </w:rPr>
        <w:fldChar w:fldCharType="separate"/>
      </w:r>
      <w:r w:rsidRPr="001F04C9">
        <w:rPr>
          <w:noProof/>
          <w:webHidden/>
          <w:sz w:val="26"/>
          <w:szCs w:val="26"/>
          <w:rPrChange w:id="1449" w:author="Tuan NV" w:date="2026-04-16T22:33:00Z" w16du:dateUtc="2026-04-16T15:33:00Z">
            <w:rPr>
              <w:noProof/>
              <w:webHidden/>
            </w:rPr>
          </w:rPrChange>
        </w:rPr>
        <w:t>22</w:t>
      </w:r>
      <w:r w:rsidRPr="001F04C9">
        <w:rPr>
          <w:noProof/>
          <w:webHidden/>
          <w:sz w:val="26"/>
          <w:szCs w:val="26"/>
          <w:rPrChange w:id="1450" w:author="Tuan NV" w:date="2026-04-16T22:33:00Z" w16du:dateUtc="2026-04-16T15:33:00Z">
            <w:rPr>
              <w:noProof/>
              <w:webHidden/>
            </w:rPr>
          </w:rPrChange>
        </w:rPr>
        <w:fldChar w:fldCharType="end"/>
      </w:r>
      <w:r w:rsidRPr="001F04C9">
        <w:rPr>
          <w:sz w:val="26"/>
          <w:szCs w:val="26"/>
          <w:rPrChange w:id="1451" w:author="Tuan NV" w:date="2026-04-16T22:33:00Z" w16du:dateUtc="2026-04-16T15:33:00Z">
            <w:rPr/>
          </w:rPrChange>
        </w:rPr>
        <w:fldChar w:fldCharType="end"/>
      </w:r>
    </w:p>
    <w:p w14:paraId="177CA2F9" w14:textId="64471536" w:rsidR="000C5564" w:rsidRPr="001F04C9" w:rsidRDefault="000C5564">
      <w:pPr>
        <w:pStyle w:val="TableofFigures"/>
        <w:tabs>
          <w:tab w:val="right" w:leader="dot" w:pos="9062"/>
        </w:tabs>
        <w:rPr>
          <w:rFonts w:asciiTheme="minorHAnsi" w:eastAsiaTheme="minorEastAsia" w:hAnsiTheme="minorHAnsi"/>
          <w:noProof/>
          <w:color w:val="auto"/>
          <w:kern w:val="2"/>
          <w:sz w:val="26"/>
          <w:szCs w:val="26"/>
          <w14:ligatures w14:val="standardContextual"/>
          <w:rPrChange w:id="1452" w:author="Tuan NV" w:date="2026-04-16T22:33:00Z" w16du:dateUtc="2026-04-16T15:33:00Z">
            <w:rPr>
              <w:rFonts w:asciiTheme="minorHAnsi" w:eastAsiaTheme="minorEastAsia" w:hAnsiTheme="minorHAnsi"/>
              <w:noProof/>
              <w:color w:val="auto"/>
              <w:kern w:val="2"/>
              <w:sz w:val="24"/>
              <w:szCs w:val="24"/>
              <w14:ligatures w14:val="standardContextual"/>
            </w:rPr>
          </w:rPrChange>
        </w:rPr>
      </w:pPr>
      <w:r w:rsidRPr="001F04C9">
        <w:rPr>
          <w:sz w:val="26"/>
          <w:szCs w:val="26"/>
          <w:rPrChange w:id="1453" w:author="Tuan NV" w:date="2026-04-16T22:33:00Z" w16du:dateUtc="2026-04-16T15:33:00Z">
            <w:rPr/>
          </w:rPrChange>
        </w:rPr>
        <w:fldChar w:fldCharType="begin"/>
      </w:r>
      <w:r w:rsidRPr="001F04C9">
        <w:rPr>
          <w:sz w:val="26"/>
          <w:szCs w:val="26"/>
          <w:rPrChange w:id="1454" w:author="Tuan NV" w:date="2026-04-16T22:33:00Z" w16du:dateUtc="2026-04-16T15:33:00Z">
            <w:rPr/>
          </w:rPrChange>
        </w:rPr>
        <w:instrText>HYPERLINK \l "_Toc227268154"</w:instrText>
      </w:r>
      <w:r w:rsidRPr="007F602B">
        <w:rPr>
          <w:sz w:val="26"/>
          <w:szCs w:val="26"/>
        </w:rPr>
      </w:r>
      <w:r w:rsidRPr="001F04C9">
        <w:rPr>
          <w:sz w:val="26"/>
          <w:szCs w:val="26"/>
          <w:rPrChange w:id="1455" w:author="Tuan NV" w:date="2026-04-16T22:33:00Z" w16du:dateUtc="2026-04-16T15:33:00Z">
            <w:rPr/>
          </w:rPrChange>
        </w:rPr>
        <w:fldChar w:fldCharType="separate"/>
      </w:r>
      <w:r w:rsidRPr="001F04C9">
        <w:rPr>
          <w:rStyle w:val="Hyperlink"/>
          <w:noProof/>
          <w:sz w:val="26"/>
          <w:szCs w:val="26"/>
          <w:rPrChange w:id="1456" w:author="Tuan NV" w:date="2026-04-16T22:33:00Z" w16du:dateUtc="2026-04-16T15:33:00Z">
            <w:rPr>
              <w:rStyle w:val="Hyperlink"/>
              <w:noProof/>
            </w:rPr>
          </w:rPrChange>
        </w:rPr>
        <w:t>Hình 15</w:t>
      </w:r>
      <w:r w:rsidRPr="001F04C9">
        <w:rPr>
          <w:rStyle w:val="Hyperlink"/>
          <w:noProof/>
          <w:sz w:val="26"/>
          <w:szCs w:val="26"/>
          <w:lang w:val="vi-VN"/>
          <w:rPrChange w:id="1457" w:author="Tuan NV" w:date="2026-04-16T22:33:00Z" w16du:dateUtc="2026-04-16T15:33:00Z">
            <w:rPr>
              <w:rStyle w:val="Hyperlink"/>
              <w:noProof/>
              <w:lang w:val="vi-VN"/>
            </w:rPr>
          </w:rPrChange>
        </w:rPr>
        <w:t>. Liên kết giữa Đơn đặt hàng NCC và Nguyên vật liệu</w:t>
      </w:r>
      <w:r w:rsidRPr="001F04C9">
        <w:rPr>
          <w:noProof/>
          <w:webHidden/>
          <w:sz w:val="26"/>
          <w:szCs w:val="26"/>
          <w:rPrChange w:id="1458" w:author="Tuan NV" w:date="2026-04-16T22:33:00Z" w16du:dateUtc="2026-04-16T15:33:00Z">
            <w:rPr>
              <w:noProof/>
              <w:webHidden/>
            </w:rPr>
          </w:rPrChange>
        </w:rPr>
        <w:tab/>
      </w:r>
      <w:r w:rsidRPr="001F04C9">
        <w:rPr>
          <w:noProof/>
          <w:webHidden/>
          <w:sz w:val="26"/>
          <w:szCs w:val="26"/>
          <w:rPrChange w:id="1459" w:author="Tuan NV" w:date="2026-04-16T22:33:00Z" w16du:dateUtc="2026-04-16T15:33:00Z">
            <w:rPr>
              <w:noProof/>
              <w:webHidden/>
            </w:rPr>
          </w:rPrChange>
        </w:rPr>
        <w:fldChar w:fldCharType="begin"/>
      </w:r>
      <w:r w:rsidRPr="001F04C9">
        <w:rPr>
          <w:noProof/>
          <w:webHidden/>
          <w:sz w:val="26"/>
          <w:szCs w:val="26"/>
          <w:rPrChange w:id="1460" w:author="Tuan NV" w:date="2026-04-16T22:33:00Z" w16du:dateUtc="2026-04-16T15:33:00Z">
            <w:rPr>
              <w:noProof/>
              <w:webHidden/>
            </w:rPr>
          </w:rPrChange>
        </w:rPr>
        <w:instrText xml:space="preserve"> PAGEREF _Toc227268154 \h </w:instrText>
      </w:r>
      <w:r w:rsidRPr="007F602B">
        <w:rPr>
          <w:noProof/>
          <w:webHidden/>
          <w:sz w:val="26"/>
          <w:szCs w:val="26"/>
        </w:rPr>
      </w:r>
      <w:r w:rsidRPr="001F04C9">
        <w:rPr>
          <w:noProof/>
          <w:webHidden/>
          <w:sz w:val="26"/>
          <w:szCs w:val="26"/>
          <w:rPrChange w:id="1461" w:author="Tuan NV" w:date="2026-04-16T22:33:00Z" w16du:dateUtc="2026-04-16T15:33:00Z">
            <w:rPr>
              <w:noProof/>
              <w:webHidden/>
            </w:rPr>
          </w:rPrChange>
        </w:rPr>
        <w:fldChar w:fldCharType="separate"/>
      </w:r>
      <w:r w:rsidRPr="001F04C9">
        <w:rPr>
          <w:noProof/>
          <w:webHidden/>
          <w:sz w:val="26"/>
          <w:szCs w:val="26"/>
          <w:rPrChange w:id="1462" w:author="Tuan NV" w:date="2026-04-16T22:33:00Z" w16du:dateUtc="2026-04-16T15:33:00Z">
            <w:rPr>
              <w:noProof/>
              <w:webHidden/>
            </w:rPr>
          </w:rPrChange>
        </w:rPr>
        <w:t>22</w:t>
      </w:r>
      <w:r w:rsidRPr="001F04C9">
        <w:rPr>
          <w:noProof/>
          <w:webHidden/>
          <w:sz w:val="26"/>
          <w:szCs w:val="26"/>
          <w:rPrChange w:id="1463" w:author="Tuan NV" w:date="2026-04-16T22:33:00Z" w16du:dateUtc="2026-04-16T15:33:00Z">
            <w:rPr>
              <w:noProof/>
              <w:webHidden/>
            </w:rPr>
          </w:rPrChange>
        </w:rPr>
        <w:fldChar w:fldCharType="end"/>
      </w:r>
      <w:r w:rsidRPr="001F04C9">
        <w:rPr>
          <w:sz w:val="26"/>
          <w:szCs w:val="26"/>
          <w:rPrChange w:id="1464" w:author="Tuan NV" w:date="2026-04-16T22:33:00Z" w16du:dateUtc="2026-04-16T15:33:00Z">
            <w:rPr/>
          </w:rPrChange>
        </w:rPr>
        <w:fldChar w:fldCharType="end"/>
      </w:r>
    </w:p>
    <w:p w14:paraId="2384EFFE" w14:textId="6F79FC8B" w:rsidR="000C5564" w:rsidRPr="001F04C9" w:rsidRDefault="000C5564">
      <w:pPr>
        <w:pStyle w:val="TableofFigures"/>
        <w:tabs>
          <w:tab w:val="right" w:leader="dot" w:pos="9062"/>
        </w:tabs>
        <w:rPr>
          <w:rFonts w:asciiTheme="minorHAnsi" w:eastAsiaTheme="minorEastAsia" w:hAnsiTheme="minorHAnsi"/>
          <w:noProof/>
          <w:color w:val="auto"/>
          <w:kern w:val="2"/>
          <w:sz w:val="26"/>
          <w:szCs w:val="26"/>
          <w14:ligatures w14:val="standardContextual"/>
          <w:rPrChange w:id="1465" w:author="Tuan NV" w:date="2026-04-16T22:33:00Z" w16du:dateUtc="2026-04-16T15:33:00Z">
            <w:rPr>
              <w:rFonts w:asciiTheme="minorHAnsi" w:eastAsiaTheme="minorEastAsia" w:hAnsiTheme="minorHAnsi"/>
              <w:noProof/>
              <w:color w:val="auto"/>
              <w:kern w:val="2"/>
              <w:sz w:val="24"/>
              <w:szCs w:val="24"/>
              <w14:ligatures w14:val="standardContextual"/>
            </w:rPr>
          </w:rPrChange>
        </w:rPr>
      </w:pPr>
      <w:r w:rsidRPr="001F04C9">
        <w:rPr>
          <w:sz w:val="26"/>
          <w:szCs w:val="26"/>
          <w:rPrChange w:id="1466" w:author="Tuan NV" w:date="2026-04-16T22:33:00Z" w16du:dateUtc="2026-04-16T15:33:00Z">
            <w:rPr/>
          </w:rPrChange>
        </w:rPr>
        <w:fldChar w:fldCharType="begin"/>
      </w:r>
      <w:r w:rsidRPr="001F04C9">
        <w:rPr>
          <w:sz w:val="26"/>
          <w:szCs w:val="26"/>
          <w:rPrChange w:id="1467" w:author="Tuan NV" w:date="2026-04-16T22:33:00Z" w16du:dateUtc="2026-04-16T15:33:00Z">
            <w:rPr/>
          </w:rPrChange>
        </w:rPr>
        <w:instrText>HYPERLINK \l "_Toc227268155"</w:instrText>
      </w:r>
      <w:r w:rsidRPr="007F602B">
        <w:rPr>
          <w:sz w:val="26"/>
          <w:szCs w:val="26"/>
        </w:rPr>
      </w:r>
      <w:r w:rsidRPr="001F04C9">
        <w:rPr>
          <w:sz w:val="26"/>
          <w:szCs w:val="26"/>
          <w:rPrChange w:id="1468" w:author="Tuan NV" w:date="2026-04-16T22:33:00Z" w16du:dateUtc="2026-04-16T15:33:00Z">
            <w:rPr/>
          </w:rPrChange>
        </w:rPr>
        <w:fldChar w:fldCharType="separate"/>
      </w:r>
      <w:r w:rsidRPr="001F04C9">
        <w:rPr>
          <w:rStyle w:val="Hyperlink"/>
          <w:noProof/>
          <w:sz w:val="26"/>
          <w:szCs w:val="26"/>
          <w:rPrChange w:id="1469" w:author="Tuan NV" w:date="2026-04-16T22:33:00Z" w16du:dateUtc="2026-04-16T15:33:00Z">
            <w:rPr>
              <w:rStyle w:val="Hyperlink"/>
              <w:noProof/>
            </w:rPr>
          </w:rPrChange>
        </w:rPr>
        <w:t>Hình 16</w:t>
      </w:r>
      <w:r w:rsidRPr="001F04C9">
        <w:rPr>
          <w:rStyle w:val="Hyperlink"/>
          <w:noProof/>
          <w:sz w:val="26"/>
          <w:szCs w:val="26"/>
          <w:lang w:val="vi-VN"/>
          <w:rPrChange w:id="1470" w:author="Tuan NV" w:date="2026-04-16T22:33:00Z" w16du:dateUtc="2026-04-16T15:33:00Z">
            <w:rPr>
              <w:rStyle w:val="Hyperlink"/>
              <w:noProof/>
              <w:lang w:val="vi-VN"/>
            </w:rPr>
          </w:rPrChange>
        </w:rPr>
        <w:t>. Liên kết giữa Đơn xuất hàng và Nguyên vật liệu</w:t>
      </w:r>
      <w:r w:rsidRPr="001F04C9">
        <w:rPr>
          <w:noProof/>
          <w:webHidden/>
          <w:sz w:val="26"/>
          <w:szCs w:val="26"/>
          <w:rPrChange w:id="1471" w:author="Tuan NV" w:date="2026-04-16T22:33:00Z" w16du:dateUtc="2026-04-16T15:33:00Z">
            <w:rPr>
              <w:noProof/>
              <w:webHidden/>
            </w:rPr>
          </w:rPrChange>
        </w:rPr>
        <w:tab/>
      </w:r>
      <w:r w:rsidRPr="001F04C9">
        <w:rPr>
          <w:noProof/>
          <w:webHidden/>
          <w:sz w:val="26"/>
          <w:szCs w:val="26"/>
          <w:rPrChange w:id="1472" w:author="Tuan NV" w:date="2026-04-16T22:33:00Z" w16du:dateUtc="2026-04-16T15:33:00Z">
            <w:rPr>
              <w:noProof/>
              <w:webHidden/>
            </w:rPr>
          </w:rPrChange>
        </w:rPr>
        <w:fldChar w:fldCharType="begin"/>
      </w:r>
      <w:r w:rsidRPr="001F04C9">
        <w:rPr>
          <w:noProof/>
          <w:webHidden/>
          <w:sz w:val="26"/>
          <w:szCs w:val="26"/>
          <w:rPrChange w:id="1473" w:author="Tuan NV" w:date="2026-04-16T22:33:00Z" w16du:dateUtc="2026-04-16T15:33:00Z">
            <w:rPr>
              <w:noProof/>
              <w:webHidden/>
            </w:rPr>
          </w:rPrChange>
        </w:rPr>
        <w:instrText xml:space="preserve"> PAGEREF _Toc227268155 \h </w:instrText>
      </w:r>
      <w:r w:rsidRPr="007F602B">
        <w:rPr>
          <w:noProof/>
          <w:webHidden/>
          <w:sz w:val="26"/>
          <w:szCs w:val="26"/>
        </w:rPr>
      </w:r>
      <w:r w:rsidRPr="001F04C9">
        <w:rPr>
          <w:noProof/>
          <w:webHidden/>
          <w:sz w:val="26"/>
          <w:szCs w:val="26"/>
          <w:rPrChange w:id="1474" w:author="Tuan NV" w:date="2026-04-16T22:33:00Z" w16du:dateUtc="2026-04-16T15:33:00Z">
            <w:rPr>
              <w:noProof/>
              <w:webHidden/>
            </w:rPr>
          </w:rPrChange>
        </w:rPr>
        <w:fldChar w:fldCharType="separate"/>
      </w:r>
      <w:r w:rsidRPr="001F04C9">
        <w:rPr>
          <w:noProof/>
          <w:webHidden/>
          <w:sz w:val="26"/>
          <w:szCs w:val="26"/>
          <w:rPrChange w:id="1475" w:author="Tuan NV" w:date="2026-04-16T22:33:00Z" w16du:dateUtc="2026-04-16T15:33:00Z">
            <w:rPr>
              <w:noProof/>
              <w:webHidden/>
            </w:rPr>
          </w:rPrChange>
        </w:rPr>
        <w:t>22</w:t>
      </w:r>
      <w:r w:rsidRPr="001F04C9">
        <w:rPr>
          <w:noProof/>
          <w:webHidden/>
          <w:sz w:val="26"/>
          <w:szCs w:val="26"/>
          <w:rPrChange w:id="1476" w:author="Tuan NV" w:date="2026-04-16T22:33:00Z" w16du:dateUtc="2026-04-16T15:33:00Z">
            <w:rPr>
              <w:noProof/>
              <w:webHidden/>
            </w:rPr>
          </w:rPrChange>
        </w:rPr>
        <w:fldChar w:fldCharType="end"/>
      </w:r>
      <w:r w:rsidRPr="001F04C9">
        <w:rPr>
          <w:sz w:val="26"/>
          <w:szCs w:val="26"/>
          <w:rPrChange w:id="1477" w:author="Tuan NV" w:date="2026-04-16T22:33:00Z" w16du:dateUtc="2026-04-16T15:33:00Z">
            <w:rPr/>
          </w:rPrChange>
        </w:rPr>
        <w:fldChar w:fldCharType="end"/>
      </w:r>
    </w:p>
    <w:p w14:paraId="3DF7AC54" w14:textId="13B9FBDA" w:rsidR="000C5564" w:rsidRPr="001F04C9" w:rsidRDefault="000C5564">
      <w:pPr>
        <w:pStyle w:val="TableofFigures"/>
        <w:tabs>
          <w:tab w:val="right" w:leader="dot" w:pos="9062"/>
        </w:tabs>
        <w:rPr>
          <w:rFonts w:asciiTheme="minorHAnsi" w:eastAsiaTheme="minorEastAsia" w:hAnsiTheme="minorHAnsi"/>
          <w:noProof/>
          <w:color w:val="auto"/>
          <w:kern w:val="2"/>
          <w:sz w:val="26"/>
          <w:szCs w:val="26"/>
          <w14:ligatures w14:val="standardContextual"/>
          <w:rPrChange w:id="1478" w:author="Tuan NV" w:date="2026-04-16T22:33:00Z" w16du:dateUtc="2026-04-16T15:33:00Z">
            <w:rPr>
              <w:rFonts w:asciiTheme="minorHAnsi" w:eastAsiaTheme="minorEastAsia" w:hAnsiTheme="minorHAnsi"/>
              <w:noProof/>
              <w:color w:val="auto"/>
              <w:kern w:val="2"/>
              <w:sz w:val="24"/>
              <w:szCs w:val="24"/>
              <w14:ligatures w14:val="standardContextual"/>
            </w:rPr>
          </w:rPrChange>
        </w:rPr>
      </w:pPr>
      <w:r w:rsidRPr="001F04C9">
        <w:rPr>
          <w:sz w:val="26"/>
          <w:szCs w:val="26"/>
          <w:rPrChange w:id="1479" w:author="Tuan NV" w:date="2026-04-16T22:33:00Z" w16du:dateUtc="2026-04-16T15:33:00Z">
            <w:rPr/>
          </w:rPrChange>
        </w:rPr>
        <w:fldChar w:fldCharType="begin"/>
      </w:r>
      <w:r w:rsidRPr="001F04C9">
        <w:rPr>
          <w:sz w:val="26"/>
          <w:szCs w:val="26"/>
          <w:rPrChange w:id="1480" w:author="Tuan NV" w:date="2026-04-16T22:33:00Z" w16du:dateUtc="2026-04-16T15:33:00Z">
            <w:rPr/>
          </w:rPrChange>
        </w:rPr>
        <w:instrText>HYPERLINK \l "_Toc227268156"</w:instrText>
      </w:r>
      <w:r w:rsidRPr="007F602B">
        <w:rPr>
          <w:sz w:val="26"/>
          <w:szCs w:val="26"/>
        </w:rPr>
      </w:r>
      <w:r w:rsidRPr="001F04C9">
        <w:rPr>
          <w:sz w:val="26"/>
          <w:szCs w:val="26"/>
          <w:rPrChange w:id="1481" w:author="Tuan NV" w:date="2026-04-16T22:33:00Z" w16du:dateUtc="2026-04-16T15:33:00Z">
            <w:rPr/>
          </w:rPrChange>
        </w:rPr>
        <w:fldChar w:fldCharType="separate"/>
      </w:r>
      <w:r w:rsidRPr="001F04C9">
        <w:rPr>
          <w:rStyle w:val="Hyperlink"/>
          <w:noProof/>
          <w:sz w:val="26"/>
          <w:szCs w:val="26"/>
          <w:rPrChange w:id="1482" w:author="Tuan NV" w:date="2026-04-16T22:33:00Z" w16du:dateUtc="2026-04-16T15:33:00Z">
            <w:rPr>
              <w:rStyle w:val="Hyperlink"/>
              <w:noProof/>
            </w:rPr>
          </w:rPrChange>
        </w:rPr>
        <w:t>Hình 17</w:t>
      </w:r>
      <w:r w:rsidRPr="001F04C9">
        <w:rPr>
          <w:rStyle w:val="Hyperlink"/>
          <w:noProof/>
          <w:sz w:val="26"/>
          <w:szCs w:val="26"/>
          <w:lang w:val="vi-VN"/>
          <w:rPrChange w:id="1483" w:author="Tuan NV" w:date="2026-04-16T22:33:00Z" w16du:dateUtc="2026-04-16T15:33:00Z">
            <w:rPr>
              <w:rStyle w:val="Hyperlink"/>
              <w:noProof/>
              <w:lang w:val="vi-VN"/>
            </w:rPr>
          </w:rPrChange>
        </w:rPr>
        <w:t>. Sơ đồ thực thể liên kết</w:t>
      </w:r>
      <w:r w:rsidRPr="001F04C9">
        <w:rPr>
          <w:noProof/>
          <w:webHidden/>
          <w:sz w:val="26"/>
          <w:szCs w:val="26"/>
          <w:rPrChange w:id="1484" w:author="Tuan NV" w:date="2026-04-16T22:33:00Z" w16du:dateUtc="2026-04-16T15:33:00Z">
            <w:rPr>
              <w:noProof/>
              <w:webHidden/>
            </w:rPr>
          </w:rPrChange>
        </w:rPr>
        <w:tab/>
      </w:r>
      <w:r w:rsidRPr="001F04C9">
        <w:rPr>
          <w:noProof/>
          <w:webHidden/>
          <w:sz w:val="26"/>
          <w:szCs w:val="26"/>
          <w:rPrChange w:id="1485" w:author="Tuan NV" w:date="2026-04-16T22:33:00Z" w16du:dateUtc="2026-04-16T15:33:00Z">
            <w:rPr>
              <w:noProof/>
              <w:webHidden/>
            </w:rPr>
          </w:rPrChange>
        </w:rPr>
        <w:fldChar w:fldCharType="begin"/>
      </w:r>
      <w:r w:rsidRPr="001F04C9">
        <w:rPr>
          <w:noProof/>
          <w:webHidden/>
          <w:sz w:val="26"/>
          <w:szCs w:val="26"/>
          <w:rPrChange w:id="1486" w:author="Tuan NV" w:date="2026-04-16T22:33:00Z" w16du:dateUtc="2026-04-16T15:33:00Z">
            <w:rPr>
              <w:noProof/>
              <w:webHidden/>
            </w:rPr>
          </w:rPrChange>
        </w:rPr>
        <w:instrText xml:space="preserve"> PAGEREF _Toc227268156 \h </w:instrText>
      </w:r>
      <w:r w:rsidRPr="007F602B">
        <w:rPr>
          <w:noProof/>
          <w:webHidden/>
          <w:sz w:val="26"/>
          <w:szCs w:val="26"/>
        </w:rPr>
      </w:r>
      <w:r w:rsidRPr="001F04C9">
        <w:rPr>
          <w:noProof/>
          <w:webHidden/>
          <w:sz w:val="26"/>
          <w:szCs w:val="26"/>
          <w:rPrChange w:id="1487" w:author="Tuan NV" w:date="2026-04-16T22:33:00Z" w16du:dateUtc="2026-04-16T15:33:00Z">
            <w:rPr>
              <w:noProof/>
              <w:webHidden/>
            </w:rPr>
          </w:rPrChange>
        </w:rPr>
        <w:fldChar w:fldCharType="separate"/>
      </w:r>
      <w:r w:rsidRPr="001F04C9">
        <w:rPr>
          <w:noProof/>
          <w:webHidden/>
          <w:sz w:val="26"/>
          <w:szCs w:val="26"/>
          <w:rPrChange w:id="1488" w:author="Tuan NV" w:date="2026-04-16T22:33:00Z" w16du:dateUtc="2026-04-16T15:33:00Z">
            <w:rPr>
              <w:noProof/>
              <w:webHidden/>
            </w:rPr>
          </w:rPrChange>
        </w:rPr>
        <w:t>23</w:t>
      </w:r>
      <w:r w:rsidRPr="001F04C9">
        <w:rPr>
          <w:noProof/>
          <w:webHidden/>
          <w:sz w:val="26"/>
          <w:szCs w:val="26"/>
          <w:rPrChange w:id="1489" w:author="Tuan NV" w:date="2026-04-16T22:33:00Z" w16du:dateUtc="2026-04-16T15:33:00Z">
            <w:rPr>
              <w:noProof/>
              <w:webHidden/>
            </w:rPr>
          </w:rPrChange>
        </w:rPr>
        <w:fldChar w:fldCharType="end"/>
      </w:r>
      <w:r w:rsidRPr="001F04C9">
        <w:rPr>
          <w:sz w:val="26"/>
          <w:szCs w:val="26"/>
          <w:rPrChange w:id="1490" w:author="Tuan NV" w:date="2026-04-16T22:33:00Z" w16du:dateUtc="2026-04-16T15:33:00Z">
            <w:rPr/>
          </w:rPrChange>
        </w:rPr>
        <w:fldChar w:fldCharType="end"/>
      </w:r>
    </w:p>
    <w:p w14:paraId="619AF02D" w14:textId="4829E2CD" w:rsidR="000C5564" w:rsidRPr="001F04C9" w:rsidRDefault="000C5564">
      <w:pPr>
        <w:pStyle w:val="TableofFigures"/>
        <w:tabs>
          <w:tab w:val="right" w:leader="dot" w:pos="9062"/>
        </w:tabs>
        <w:rPr>
          <w:rFonts w:asciiTheme="minorHAnsi" w:eastAsiaTheme="minorEastAsia" w:hAnsiTheme="minorHAnsi"/>
          <w:noProof/>
          <w:color w:val="auto"/>
          <w:kern w:val="2"/>
          <w:sz w:val="26"/>
          <w:szCs w:val="26"/>
          <w14:ligatures w14:val="standardContextual"/>
          <w:rPrChange w:id="1491" w:author="Tuan NV" w:date="2026-04-16T22:33:00Z" w16du:dateUtc="2026-04-16T15:33:00Z">
            <w:rPr>
              <w:rFonts w:asciiTheme="minorHAnsi" w:eastAsiaTheme="minorEastAsia" w:hAnsiTheme="minorHAnsi"/>
              <w:noProof/>
              <w:color w:val="auto"/>
              <w:kern w:val="2"/>
              <w:sz w:val="24"/>
              <w:szCs w:val="24"/>
              <w14:ligatures w14:val="standardContextual"/>
            </w:rPr>
          </w:rPrChange>
        </w:rPr>
      </w:pPr>
      <w:r w:rsidRPr="001F04C9">
        <w:rPr>
          <w:sz w:val="26"/>
          <w:szCs w:val="26"/>
          <w:rPrChange w:id="1492" w:author="Tuan NV" w:date="2026-04-16T22:33:00Z" w16du:dateUtc="2026-04-16T15:33:00Z">
            <w:rPr/>
          </w:rPrChange>
        </w:rPr>
        <w:fldChar w:fldCharType="begin"/>
      </w:r>
      <w:r w:rsidRPr="001F04C9">
        <w:rPr>
          <w:sz w:val="26"/>
          <w:szCs w:val="26"/>
          <w:rPrChange w:id="1493" w:author="Tuan NV" w:date="2026-04-16T22:33:00Z" w16du:dateUtc="2026-04-16T15:33:00Z">
            <w:rPr/>
          </w:rPrChange>
        </w:rPr>
        <w:instrText>HYPERLINK \l "_Toc227268157"</w:instrText>
      </w:r>
      <w:r w:rsidRPr="007F602B">
        <w:rPr>
          <w:sz w:val="26"/>
          <w:szCs w:val="26"/>
        </w:rPr>
      </w:r>
      <w:r w:rsidRPr="001F04C9">
        <w:rPr>
          <w:sz w:val="26"/>
          <w:szCs w:val="26"/>
          <w:rPrChange w:id="1494" w:author="Tuan NV" w:date="2026-04-16T22:33:00Z" w16du:dateUtc="2026-04-16T15:33:00Z">
            <w:rPr/>
          </w:rPrChange>
        </w:rPr>
        <w:fldChar w:fldCharType="separate"/>
      </w:r>
      <w:r w:rsidRPr="001F04C9">
        <w:rPr>
          <w:rStyle w:val="Hyperlink"/>
          <w:noProof/>
          <w:sz w:val="26"/>
          <w:szCs w:val="26"/>
          <w:rPrChange w:id="1495" w:author="Tuan NV" w:date="2026-04-16T22:33:00Z" w16du:dateUtc="2026-04-16T15:33:00Z">
            <w:rPr>
              <w:rStyle w:val="Hyperlink"/>
              <w:noProof/>
            </w:rPr>
          </w:rPrChange>
        </w:rPr>
        <w:t>Hình 18</w:t>
      </w:r>
      <w:r w:rsidRPr="001F04C9">
        <w:rPr>
          <w:rStyle w:val="Hyperlink"/>
          <w:noProof/>
          <w:sz w:val="26"/>
          <w:szCs w:val="26"/>
          <w:lang w:val="vi-VN"/>
          <w:rPrChange w:id="1496" w:author="Tuan NV" w:date="2026-04-16T22:33:00Z" w16du:dateUtc="2026-04-16T15:33:00Z">
            <w:rPr>
              <w:rStyle w:val="Hyperlink"/>
              <w:noProof/>
              <w:lang w:val="vi-VN"/>
            </w:rPr>
          </w:rPrChange>
        </w:rPr>
        <w:t>. Mô hình quan hệ</w:t>
      </w:r>
      <w:r w:rsidRPr="001F04C9">
        <w:rPr>
          <w:noProof/>
          <w:webHidden/>
          <w:sz w:val="26"/>
          <w:szCs w:val="26"/>
          <w:rPrChange w:id="1497" w:author="Tuan NV" w:date="2026-04-16T22:33:00Z" w16du:dateUtc="2026-04-16T15:33:00Z">
            <w:rPr>
              <w:noProof/>
              <w:webHidden/>
            </w:rPr>
          </w:rPrChange>
        </w:rPr>
        <w:tab/>
      </w:r>
      <w:r w:rsidRPr="001F04C9">
        <w:rPr>
          <w:noProof/>
          <w:webHidden/>
          <w:sz w:val="26"/>
          <w:szCs w:val="26"/>
          <w:rPrChange w:id="1498" w:author="Tuan NV" w:date="2026-04-16T22:33:00Z" w16du:dateUtc="2026-04-16T15:33:00Z">
            <w:rPr>
              <w:noProof/>
              <w:webHidden/>
            </w:rPr>
          </w:rPrChange>
        </w:rPr>
        <w:fldChar w:fldCharType="begin"/>
      </w:r>
      <w:r w:rsidRPr="001F04C9">
        <w:rPr>
          <w:noProof/>
          <w:webHidden/>
          <w:sz w:val="26"/>
          <w:szCs w:val="26"/>
          <w:rPrChange w:id="1499" w:author="Tuan NV" w:date="2026-04-16T22:33:00Z" w16du:dateUtc="2026-04-16T15:33:00Z">
            <w:rPr>
              <w:noProof/>
              <w:webHidden/>
            </w:rPr>
          </w:rPrChange>
        </w:rPr>
        <w:instrText xml:space="preserve"> PAGEREF _Toc227268157 \h </w:instrText>
      </w:r>
      <w:r w:rsidRPr="007F602B">
        <w:rPr>
          <w:noProof/>
          <w:webHidden/>
          <w:sz w:val="26"/>
          <w:szCs w:val="26"/>
        </w:rPr>
      </w:r>
      <w:r w:rsidRPr="001F04C9">
        <w:rPr>
          <w:noProof/>
          <w:webHidden/>
          <w:sz w:val="26"/>
          <w:szCs w:val="26"/>
          <w:rPrChange w:id="1500" w:author="Tuan NV" w:date="2026-04-16T22:33:00Z" w16du:dateUtc="2026-04-16T15:33:00Z">
            <w:rPr>
              <w:noProof/>
              <w:webHidden/>
            </w:rPr>
          </w:rPrChange>
        </w:rPr>
        <w:fldChar w:fldCharType="separate"/>
      </w:r>
      <w:r w:rsidRPr="001F04C9">
        <w:rPr>
          <w:noProof/>
          <w:webHidden/>
          <w:sz w:val="26"/>
          <w:szCs w:val="26"/>
          <w:rPrChange w:id="1501" w:author="Tuan NV" w:date="2026-04-16T22:33:00Z" w16du:dateUtc="2026-04-16T15:33:00Z">
            <w:rPr>
              <w:noProof/>
              <w:webHidden/>
            </w:rPr>
          </w:rPrChange>
        </w:rPr>
        <w:t>26</w:t>
      </w:r>
      <w:r w:rsidRPr="001F04C9">
        <w:rPr>
          <w:noProof/>
          <w:webHidden/>
          <w:sz w:val="26"/>
          <w:szCs w:val="26"/>
          <w:rPrChange w:id="1502" w:author="Tuan NV" w:date="2026-04-16T22:33:00Z" w16du:dateUtc="2026-04-16T15:33:00Z">
            <w:rPr>
              <w:noProof/>
              <w:webHidden/>
            </w:rPr>
          </w:rPrChange>
        </w:rPr>
        <w:fldChar w:fldCharType="end"/>
      </w:r>
      <w:r w:rsidRPr="001F04C9">
        <w:rPr>
          <w:sz w:val="26"/>
          <w:szCs w:val="26"/>
          <w:rPrChange w:id="1503" w:author="Tuan NV" w:date="2026-04-16T22:33:00Z" w16du:dateUtc="2026-04-16T15:33:00Z">
            <w:rPr/>
          </w:rPrChange>
        </w:rPr>
        <w:fldChar w:fldCharType="end"/>
      </w:r>
    </w:p>
    <w:p w14:paraId="70EF509F" w14:textId="0FFCCA23" w:rsidR="00A762E3" w:rsidRPr="001F04C9" w:rsidRDefault="00A762E3" w:rsidP="00A762E3">
      <w:pPr>
        <w:spacing w:line="312" w:lineRule="auto"/>
        <w:rPr>
          <w:sz w:val="26"/>
          <w:szCs w:val="26"/>
          <w:lang w:val="vi-VN"/>
          <w:rPrChange w:id="1504" w:author="Tuan NV" w:date="2026-04-16T22:33:00Z" w16du:dateUtc="2026-04-16T15:33:00Z">
            <w:rPr>
              <w:sz w:val="32"/>
              <w:szCs w:val="26"/>
              <w:lang w:val="vi-VN"/>
            </w:rPr>
          </w:rPrChange>
        </w:rPr>
      </w:pPr>
      <w:r w:rsidRPr="001F04C9">
        <w:rPr>
          <w:sz w:val="26"/>
          <w:szCs w:val="26"/>
          <w:lang w:val="vi-VN"/>
          <w:rPrChange w:id="1505" w:author="Tuan NV" w:date="2026-04-16T22:33:00Z" w16du:dateUtc="2026-04-16T15:33:00Z">
            <w:rPr>
              <w:sz w:val="32"/>
              <w:szCs w:val="26"/>
              <w:lang w:val="vi-VN"/>
            </w:rPr>
          </w:rPrChange>
        </w:rPr>
        <w:fldChar w:fldCharType="end"/>
      </w:r>
    </w:p>
    <w:p w14:paraId="24B42678" w14:textId="77777777" w:rsidR="000C5564" w:rsidRPr="001F04C9" w:rsidRDefault="000C5564" w:rsidP="00A762E3">
      <w:pPr>
        <w:spacing w:line="312" w:lineRule="auto"/>
        <w:rPr>
          <w:sz w:val="26"/>
          <w:szCs w:val="26"/>
          <w:lang w:val="vi-VN"/>
          <w:rPrChange w:id="1506" w:author="Tuan NV" w:date="2026-04-16T22:33:00Z" w16du:dateUtc="2026-04-16T15:33:00Z">
            <w:rPr>
              <w:sz w:val="32"/>
              <w:szCs w:val="26"/>
              <w:lang w:val="vi-VN"/>
            </w:rPr>
          </w:rPrChange>
        </w:rPr>
      </w:pPr>
    </w:p>
    <w:p w14:paraId="50BD536D" w14:textId="77777777" w:rsidR="000C5564" w:rsidRPr="001F04C9" w:rsidRDefault="000C5564" w:rsidP="00A762E3">
      <w:pPr>
        <w:spacing w:line="312" w:lineRule="auto"/>
        <w:rPr>
          <w:sz w:val="26"/>
          <w:szCs w:val="26"/>
          <w:lang w:val="vi-VN"/>
          <w:rPrChange w:id="1507" w:author="Tuan NV" w:date="2026-04-16T22:33:00Z" w16du:dateUtc="2026-04-16T15:33:00Z">
            <w:rPr>
              <w:sz w:val="32"/>
              <w:szCs w:val="26"/>
              <w:lang w:val="vi-VN"/>
            </w:rPr>
          </w:rPrChange>
        </w:rPr>
      </w:pPr>
    </w:p>
    <w:p w14:paraId="5E9798C6" w14:textId="77777777" w:rsidR="000C5564" w:rsidRPr="001F04C9" w:rsidRDefault="000C5564" w:rsidP="00A762E3">
      <w:pPr>
        <w:spacing w:line="312" w:lineRule="auto"/>
        <w:rPr>
          <w:sz w:val="26"/>
          <w:szCs w:val="26"/>
          <w:lang w:val="vi-VN"/>
          <w:rPrChange w:id="1508" w:author="Tuan NV" w:date="2026-04-16T22:33:00Z" w16du:dateUtc="2026-04-16T15:33:00Z">
            <w:rPr>
              <w:sz w:val="32"/>
              <w:szCs w:val="26"/>
              <w:lang w:val="vi-VN"/>
            </w:rPr>
          </w:rPrChange>
        </w:rPr>
      </w:pPr>
    </w:p>
    <w:p w14:paraId="55064800" w14:textId="77777777" w:rsidR="000C5564" w:rsidRPr="001F04C9" w:rsidRDefault="000C5564" w:rsidP="00A762E3">
      <w:pPr>
        <w:spacing w:line="312" w:lineRule="auto"/>
        <w:rPr>
          <w:sz w:val="26"/>
          <w:szCs w:val="26"/>
          <w:lang w:val="vi-VN"/>
          <w:rPrChange w:id="1509" w:author="Tuan NV" w:date="2026-04-16T22:33:00Z" w16du:dateUtc="2026-04-16T15:33:00Z">
            <w:rPr>
              <w:sz w:val="32"/>
              <w:szCs w:val="26"/>
              <w:lang w:val="vi-VN"/>
            </w:rPr>
          </w:rPrChange>
        </w:rPr>
      </w:pPr>
    </w:p>
    <w:p w14:paraId="2DD22420" w14:textId="77777777" w:rsidR="000C5564" w:rsidRPr="001F04C9" w:rsidRDefault="000C5564" w:rsidP="00A762E3">
      <w:pPr>
        <w:spacing w:line="312" w:lineRule="auto"/>
        <w:rPr>
          <w:sz w:val="26"/>
          <w:szCs w:val="26"/>
          <w:lang w:val="vi-VN"/>
          <w:rPrChange w:id="1510" w:author="Tuan NV" w:date="2026-04-16T22:33:00Z" w16du:dateUtc="2026-04-16T15:33:00Z">
            <w:rPr>
              <w:sz w:val="32"/>
              <w:szCs w:val="26"/>
              <w:lang w:val="vi-VN"/>
            </w:rPr>
          </w:rPrChange>
        </w:rPr>
      </w:pPr>
    </w:p>
    <w:p w14:paraId="4623ECF7" w14:textId="77777777" w:rsidR="000C5564" w:rsidRPr="001F04C9" w:rsidRDefault="000C5564" w:rsidP="00A762E3">
      <w:pPr>
        <w:spacing w:line="312" w:lineRule="auto"/>
        <w:rPr>
          <w:sz w:val="26"/>
          <w:szCs w:val="26"/>
          <w:lang w:val="vi-VN"/>
          <w:rPrChange w:id="1511" w:author="Tuan NV" w:date="2026-04-16T22:33:00Z" w16du:dateUtc="2026-04-16T15:33:00Z">
            <w:rPr>
              <w:sz w:val="32"/>
              <w:szCs w:val="26"/>
              <w:lang w:val="vi-VN"/>
            </w:rPr>
          </w:rPrChange>
        </w:rPr>
      </w:pPr>
    </w:p>
    <w:p w14:paraId="02F02680" w14:textId="77777777" w:rsidR="000C5564" w:rsidRPr="001F04C9" w:rsidRDefault="000C5564" w:rsidP="00A762E3">
      <w:pPr>
        <w:spacing w:line="312" w:lineRule="auto"/>
        <w:rPr>
          <w:sz w:val="26"/>
          <w:szCs w:val="26"/>
          <w:lang w:val="vi-VN"/>
          <w:rPrChange w:id="1512" w:author="Tuan NV" w:date="2026-04-16T22:33:00Z" w16du:dateUtc="2026-04-16T15:33:00Z">
            <w:rPr>
              <w:sz w:val="32"/>
              <w:szCs w:val="26"/>
              <w:lang w:val="vi-VN"/>
            </w:rPr>
          </w:rPrChange>
        </w:rPr>
      </w:pPr>
    </w:p>
    <w:p w14:paraId="1F2E206E" w14:textId="77777777" w:rsidR="000C5564" w:rsidRPr="001F04C9" w:rsidRDefault="000C5564" w:rsidP="00A762E3">
      <w:pPr>
        <w:spacing w:line="312" w:lineRule="auto"/>
        <w:rPr>
          <w:sz w:val="26"/>
          <w:szCs w:val="26"/>
          <w:lang w:val="vi-VN"/>
          <w:rPrChange w:id="1513" w:author="Tuan NV" w:date="2026-04-16T22:33:00Z" w16du:dateUtc="2026-04-16T15:33:00Z">
            <w:rPr>
              <w:sz w:val="32"/>
              <w:szCs w:val="26"/>
              <w:lang w:val="vi-VN"/>
            </w:rPr>
          </w:rPrChange>
        </w:rPr>
      </w:pPr>
    </w:p>
    <w:p w14:paraId="6D49D2D5" w14:textId="77777777" w:rsidR="000C5564" w:rsidRPr="001F04C9" w:rsidRDefault="000C5564" w:rsidP="00A762E3">
      <w:pPr>
        <w:spacing w:line="312" w:lineRule="auto"/>
        <w:rPr>
          <w:sz w:val="26"/>
          <w:szCs w:val="26"/>
          <w:lang w:val="vi-VN"/>
          <w:rPrChange w:id="1514" w:author="Tuan NV" w:date="2026-04-16T22:33:00Z" w16du:dateUtc="2026-04-16T15:33:00Z">
            <w:rPr>
              <w:sz w:val="32"/>
              <w:szCs w:val="26"/>
              <w:lang w:val="vi-VN"/>
            </w:rPr>
          </w:rPrChange>
        </w:rPr>
      </w:pPr>
    </w:p>
    <w:p w14:paraId="14818CC0" w14:textId="77777777" w:rsidR="000C5564" w:rsidRDefault="000C5564" w:rsidP="00A762E3">
      <w:pPr>
        <w:spacing w:line="312" w:lineRule="auto"/>
        <w:rPr>
          <w:ins w:id="1515" w:author="Tuan NV" w:date="2026-04-16T22:34:00Z" w16du:dateUtc="2026-04-16T15:34:00Z"/>
          <w:sz w:val="26"/>
          <w:szCs w:val="26"/>
          <w:lang w:val="vi-VN"/>
        </w:rPr>
      </w:pPr>
    </w:p>
    <w:p w14:paraId="45F1EF8C" w14:textId="77777777" w:rsidR="001F04C9" w:rsidRDefault="001F04C9" w:rsidP="00A762E3">
      <w:pPr>
        <w:spacing w:line="312" w:lineRule="auto"/>
        <w:rPr>
          <w:ins w:id="1516" w:author="Tuan NV" w:date="2026-04-16T22:34:00Z" w16du:dateUtc="2026-04-16T15:34:00Z"/>
          <w:sz w:val="26"/>
          <w:szCs w:val="26"/>
          <w:lang w:val="vi-VN"/>
        </w:rPr>
      </w:pPr>
    </w:p>
    <w:p w14:paraId="61156D92" w14:textId="77777777" w:rsidR="001F04C9" w:rsidRPr="001F04C9" w:rsidRDefault="001F04C9" w:rsidP="00A762E3">
      <w:pPr>
        <w:spacing w:line="312" w:lineRule="auto"/>
        <w:rPr>
          <w:sz w:val="26"/>
          <w:szCs w:val="26"/>
          <w:lang w:val="vi-VN"/>
          <w:rPrChange w:id="1517" w:author="Tuan NV" w:date="2026-04-16T22:33:00Z" w16du:dateUtc="2026-04-16T15:33:00Z">
            <w:rPr>
              <w:sz w:val="32"/>
              <w:szCs w:val="26"/>
              <w:lang w:val="vi-VN"/>
            </w:rPr>
          </w:rPrChange>
        </w:rPr>
      </w:pPr>
    </w:p>
    <w:p w14:paraId="4AD3F395" w14:textId="77777777" w:rsidR="00A855D5" w:rsidRPr="001F04C9" w:rsidRDefault="00C51C79" w:rsidP="00664455">
      <w:pPr>
        <w:pStyle w:val="Heading1"/>
        <w:spacing w:line="312" w:lineRule="auto"/>
      </w:pPr>
      <w:bookmarkStart w:id="1518" w:name="_Toc227272652"/>
      <w:r w:rsidRPr="001F04C9">
        <w:lastRenderedPageBreak/>
        <w:t xml:space="preserve">CHƯƠNG 1: </w:t>
      </w:r>
      <w:r w:rsidR="00A855D5" w:rsidRPr="001F04C9">
        <w:t>TỔNG QUAN ĐỀ TÀI</w:t>
      </w:r>
      <w:bookmarkEnd w:id="1518"/>
    </w:p>
    <w:p w14:paraId="4034806F" w14:textId="6AB2CCDE" w:rsidR="00A855D5" w:rsidRPr="001F04C9" w:rsidRDefault="00A855D5" w:rsidP="00664455">
      <w:pPr>
        <w:pStyle w:val="NormalWeb"/>
        <w:spacing w:before="120" w:beforeAutospacing="0" w:after="120" w:afterAutospacing="0" w:line="312" w:lineRule="auto"/>
        <w:ind w:firstLine="720"/>
        <w:jc w:val="both"/>
        <w:rPr>
          <w:sz w:val="26"/>
          <w:szCs w:val="26"/>
        </w:rPr>
      </w:pPr>
      <w:r w:rsidRPr="001F04C9">
        <w:rPr>
          <w:sz w:val="26"/>
          <w:szCs w:val="26"/>
        </w:rPr>
        <w:t xml:space="preserve">Trong bối cảnh nền kinh tế hiện đại và sự phát triển mạnh mẽ của thương mại, việc quản lý chuỗi cung ứng ngày càng trở nên quan trọng đối với các doanh nghiệp, đặc biệt trong lĩnh vực </w:t>
      </w:r>
      <w:del w:id="1519" w:author="Tuan NV" w:date="2026-04-16T22:56:00Z" w16du:dateUtc="2026-04-16T15:56:00Z">
        <w:r w:rsidRPr="001F04C9" w:rsidDel="00BC7F90">
          <w:rPr>
            <w:sz w:val="26"/>
            <w:szCs w:val="26"/>
          </w:rPr>
          <w:delText>thực phẩm</w:delText>
        </w:r>
      </w:del>
      <w:ins w:id="1520" w:author="Tuan NV" w:date="2026-04-16T22:56:00Z" w16du:dateUtc="2026-04-16T15:56:00Z">
        <w:r w:rsidR="00BC7F90">
          <w:rPr>
            <w:sz w:val="26"/>
            <w:szCs w:val="26"/>
          </w:rPr>
          <w:t>đặc</w:t>
        </w:r>
        <w:r w:rsidR="00BC7F90">
          <w:rPr>
            <w:sz w:val="26"/>
            <w:szCs w:val="26"/>
            <w:lang w:val="vi-VN"/>
          </w:rPr>
          <w:t xml:space="preserve"> thù</w:t>
        </w:r>
      </w:ins>
      <w:r w:rsidRPr="001F04C9">
        <w:rPr>
          <w:sz w:val="26"/>
          <w:szCs w:val="26"/>
        </w:rPr>
        <w:t xml:space="preserve"> – nơi yêu cầu cao về tính kịp thời, chất lượng và truy xuất nguồn gốc. Chuỗi cung ứng không chỉ đơn thuần là quá trình vận chuyển hàng hóa mà còn bao gồm toàn bộ hoạt động từ tìm kiếm nhà cung cấp, thu mua nguyên vật liệu, lưu trữ, xử lý đơn hàng cho đến phân phối sản phẩm đến tay khách hàng. Vì vậy, việc xây dựng một hệ thống cơ sở dữ liệu để quản lý chuỗi cung ứng là một yêu cầu thiết yếu nhằm nâng cao hiệu quả hoạt động và khả năng cạnh tranh của doanh nghiệp.</w:t>
      </w:r>
    </w:p>
    <w:p w14:paraId="392FEBFB" w14:textId="5EE579EF" w:rsidR="00A855D5" w:rsidRPr="001F04C9" w:rsidRDefault="00A855D5" w:rsidP="00664455">
      <w:pPr>
        <w:pStyle w:val="NormalWeb"/>
        <w:spacing w:before="120" w:beforeAutospacing="0" w:after="120" w:afterAutospacing="0" w:line="312" w:lineRule="auto"/>
        <w:ind w:firstLine="720"/>
        <w:jc w:val="both"/>
        <w:rPr>
          <w:sz w:val="26"/>
          <w:szCs w:val="26"/>
        </w:rPr>
      </w:pPr>
      <w:r w:rsidRPr="001F04C9">
        <w:rPr>
          <w:sz w:val="26"/>
          <w:szCs w:val="26"/>
        </w:rPr>
        <w:t>Đề tài “Quản lý chuỗi cung ứng</w:t>
      </w:r>
      <w:del w:id="1521" w:author="Tuan NV" w:date="2026-04-16T22:56:00Z" w16du:dateUtc="2026-04-16T15:56:00Z">
        <w:r w:rsidRPr="001F04C9" w:rsidDel="00BC7F90">
          <w:rPr>
            <w:sz w:val="26"/>
            <w:szCs w:val="26"/>
          </w:rPr>
          <w:delText xml:space="preserve"> thự</w:delText>
        </w:r>
      </w:del>
      <w:del w:id="1522" w:author="Tuan NV" w:date="2026-04-16T22:55:00Z" w16du:dateUtc="2026-04-16T15:55:00Z">
        <w:r w:rsidRPr="001F04C9" w:rsidDel="00BC7F90">
          <w:rPr>
            <w:sz w:val="26"/>
            <w:szCs w:val="26"/>
          </w:rPr>
          <w:delText>c phẩm</w:delText>
        </w:r>
      </w:del>
      <w:r w:rsidRPr="001F04C9">
        <w:rPr>
          <w:sz w:val="26"/>
          <w:szCs w:val="26"/>
        </w:rPr>
        <w:t>” tập trung vào việc phân tích, thiết kế và xây dựng hệ thống cơ sở dữ liệu quan hệ nhằm mô hình hóa toàn bộ quy trình vận hành của chuỗi cung ứng. Hệ thống được thiết kế với nhiều thực thể quan trọng như nhà cung cấp, nguyên vật liệu, kho, khách hàng, đơn đặt hàng, chi tiết đơn hàng, nhập kho, xuất kho, tồn kho và vận chuyển. Các thực thể này được liên kết với nhau thông qua các khóa chính và khóa ngoại, đảm bảo tính toàn vẹn dữ liệu và phản ánh chính xác mối quan hệ giữa các thành phần trong hệ thống.</w:t>
      </w:r>
    </w:p>
    <w:p w14:paraId="7E7CC4DC" w14:textId="77777777" w:rsidR="00A855D5" w:rsidRPr="001F04C9" w:rsidRDefault="00A855D5" w:rsidP="00664455">
      <w:pPr>
        <w:pStyle w:val="NormalWeb"/>
        <w:spacing w:before="120" w:beforeAutospacing="0" w:after="120" w:afterAutospacing="0" w:line="312" w:lineRule="auto"/>
        <w:ind w:firstLine="720"/>
        <w:jc w:val="both"/>
        <w:rPr>
          <w:sz w:val="26"/>
          <w:szCs w:val="26"/>
        </w:rPr>
      </w:pPr>
      <w:r w:rsidRPr="001F04C9">
        <w:rPr>
          <w:sz w:val="26"/>
          <w:szCs w:val="26"/>
        </w:rPr>
        <w:t>Cụ thể, hệ thống bắt đầu từ việc quản lý thông tin nhà cung cấp và các đơn đặt hàng nguyên vật liệu. Khi doanh nghiệp phát sinh nhu cầu nhập hàng, các đơn đặt hàng sẽ được tạo và lưu trữ, kèm theo chi tiết về số lượng, giá cả và thời gian giao hàng. Sau khi nguyên vật liệu được giao, hệ thống sẽ ghi nhận quá trình nhập kho, đồng thời cập nhật số lượng tồn kho tại các kho tương ứng. Việc quản lý tồn kho đóng vai trò quan trọng trong việc đảm bảo cân bằng giữa cung và cầu, tránh tình trạng thiếu hụt hoặc dư thừa hàng hóa.</w:t>
      </w:r>
    </w:p>
    <w:p w14:paraId="13993378" w14:textId="77777777" w:rsidR="00A855D5" w:rsidRPr="001F04C9" w:rsidRDefault="00A855D5" w:rsidP="00664455">
      <w:pPr>
        <w:pStyle w:val="NormalWeb"/>
        <w:spacing w:before="120" w:beforeAutospacing="0" w:after="120" w:afterAutospacing="0" w:line="312" w:lineRule="auto"/>
        <w:ind w:firstLine="720"/>
        <w:jc w:val="both"/>
        <w:rPr>
          <w:sz w:val="26"/>
          <w:szCs w:val="26"/>
        </w:rPr>
      </w:pPr>
      <w:r w:rsidRPr="001F04C9">
        <w:rPr>
          <w:sz w:val="26"/>
          <w:szCs w:val="26"/>
        </w:rPr>
        <w:t>Ở chiều ngược lại, khi có yêu cầu từ khách hàng, hệ thống sẽ tạo đơn xuất hàng và quản lý chi tiết các sản phẩm được xuất. Quá trình xuất kho được ghi nhận đầy đủ nhằm đảm bảo tính minh bạch và dễ dàng truy vết. Ngoài ra, hệ thống còn tích hợp chức năng quản lý vận chuyển, cho phép theo dõi trạng thái đơn hàng từ khi xuất kho cho đến khi giao hàng thành công, bao gồm các thông tin như đơn vị vận chuyển, mã vận đơn, thời gian dự kiến và trạng thái giao hàng.</w:t>
      </w:r>
    </w:p>
    <w:p w14:paraId="77584CB2" w14:textId="77777777" w:rsidR="00A855D5" w:rsidRPr="001F04C9" w:rsidRDefault="00A855D5" w:rsidP="00664455">
      <w:pPr>
        <w:pStyle w:val="NormalWeb"/>
        <w:spacing w:before="120" w:beforeAutospacing="0" w:after="120" w:afterAutospacing="0" w:line="312" w:lineRule="auto"/>
        <w:ind w:firstLine="720"/>
        <w:jc w:val="both"/>
        <w:rPr>
          <w:sz w:val="26"/>
          <w:szCs w:val="26"/>
        </w:rPr>
      </w:pPr>
      <w:r w:rsidRPr="001F04C9">
        <w:rPr>
          <w:sz w:val="26"/>
          <w:szCs w:val="26"/>
        </w:rPr>
        <w:t xml:space="preserve">Thông qua việc xây dựng mô hình cơ sở dữ liệu này, đề tài hướng đến việc đảm bảo các yêu cầu quan trọng như tính nhất quán, toàn vẹn và khả năng mở rộng của dữ liệu. Đồng thời, hệ thống cũng hỗ trợ doanh nghiệp trong việc theo dõi hoạt động kinh doanh, kiểm soát tồn kho, tối ưu hóa quy trình nhập – xuất hàng và nâng cao hiệu quả quản lý tổng thể. Đây cũng là nền tảng quan trọng để phát triển các hệ thống quản lý </w:t>
      </w:r>
      <w:r w:rsidRPr="001F04C9">
        <w:rPr>
          <w:sz w:val="26"/>
          <w:szCs w:val="26"/>
        </w:rPr>
        <w:lastRenderedPageBreak/>
        <w:t>nâng cao trong thực tế như hệ thống ERP, SCM hoặc các giải pháp quản lý logistics thông minh.</w:t>
      </w:r>
    </w:p>
    <w:p w14:paraId="11833B28" w14:textId="77777777" w:rsidR="00A855D5" w:rsidRPr="001F04C9" w:rsidRDefault="00A855D5" w:rsidP="00664455">
      <w:pPr>
        <w:pStyle w:val="NormalWeb"/>
        <w:spacing w:before="120" w:beforeAutospacing="0" w:after="120" w:afterAutospacing="0" w:line="312" w:lineRule="auto"/>
        <w:ind w:firstLine="720"/>
        <w:jc w:val="both"/>
        <w:rPr>
          <w:sz w:val="26"/>
          <w:szCs w:val="26"/>
        </w:rPr>
      </w:pPr>
      <w:r w:rsidRPr="001F04C9">
        <w:rPr>
          <w:sz w:val="26"/>
          <w:szCs w:val="26"/>
        </w:rPr>
        <w:t>Nhìn chung, đề tài không chỉ mang ý nghĩa học thuật trong việc áp dụng kiến thức cơ sở dữ liệu vào thực tiễn mà còn có giá trị ứng dụng cao, góp phần giải quyết các bài toán quản lý trong doanh nghiệp hiện đại.</w:t>
      </w:r>
    </w:p>
    <w:p w14:paraId="728135FC" w14:textId="4FB4B528" w:rsidR="00DD589E" w:rsidRPr="001F04C9" w:rsidRDefault="002D1D8E" w:rsidP="00664455">
      <w:pPr>
        <w:pStyle w:val="Heading2"/>
        <w:spacing w:line="312" w:lineRule="auto"/>
        <w:rPr>
          <w:sz w:val="28"/>
          <w:szCs w:val="28"/>
          <w:rPrChange w:id="1523" w:author="Tuan NV" w:date="2026-04-16T22:35:00Z" w16du:dateUtc="2026-04-16T15:35:00Z">
            <w:rPr/>
          </w:rPrChange>
        </w:rPr>
      </w:pPr>
      <w:bookmarkStart w:id="1524" w:name="_Toc227272653"/>
      <w:r w:rsidRPr="001F04C9">
        <w:rPr>
          <w:sz w:val="28"/>
          <w:szCs w:val="28"/>
          <w:rPrChange w:id="1525" w:author="Tuan NV" w:date="2026-04-16T22:35:00Z" w16du:dateUtc="2026-04-16T15:35:00Z">
            <w:rPr/>
          </w:rPrChange>
        </w:rPr>
        <w:t>1</w:t>
      </w:r>
      <w:r w:rsidRPr="001F04C9">
        <w:rPr>
          <w:sz w:val="28"/>
          <w:szCs w:val="28"/>
          <w:lang w:val="vi-VN"/>
          <w:rPrChange w:id="1526" w:author="Tuan NV" w:date="2026-04-16T22:35:00Z" w16du:dateUtc="2026-04-16T15:35:00Z">
            <w:rPr>
              <w:lang w:val="vi-VN"/>
            </w:rPr>
          </w:rPrChange>
        </w:rPr>
        <w:t xml:space="preserve">.1 </w:t>
      </w:r>
      <w:r w:rsidR="00DD589E" w:rsidRPr="001F04C9">
        <w:rPr>
          <w:sz w:val="28"/>
          <w:szCs w:val="28"/>
          <w:rPrChange w:id="1527" w:author="Tuan NV" w:date="2026-04-16T22:35:00Z" w16du:dateUtc="2026-04-16T15:35:00Z">
            <w:rPr/>
          </w:rPrChange>
        </w:rPr>
        <w:t>Khảo sát</w:t>
      </w:r>
      <w:bookmarkEnd w:id="1524"/>
    </w:p>
    <w:p w14:paraId="6200F72F" w14:textId="4950D12D" w:rsidR="00DD589E" w:rsidRPr="001F04C9" w:rsidRDefault="002D1D8E" w:rsidP="00664455">
      <w:pPr>
        <w:pStyle w:val="Heading3"/>
        <w:spacing w:line="312" w:lineRule="auto"/>
        <w:ind w:left="0"/>
        <w:rPr>
          <w:sz w:val="28"/>
          <w:szCs w:val="28"/>
          <w:rPrChange w:id="1528" w:author="Tuan NV" w:date="2026-04-16T22:35:00Z" w16du:dateUtc="2026-04-16T15:35:00Z">
            <w:rPr>
              <w:szCs w:val="26"/>
            </w:rPr>
          </w:rPrChange>
        </w:rPr>
      </w:pPr>
      <w:bookmarkStart w:id="1529" w:name="_Toc227272654"/>
      <w:r w:rsidRPr="001F04C9">
        <w:rPr>
          <w:sz w:val="28"/>
          <w:szCs w:val="28"/>
          <w:rPrChange w:id="1530" w:author="Tuan NV" w:date="2026-04-16T22:35:00Z" w16du:dateUtc="2026-04-16T15:35:00Z">
            <w:rPr>
              <w:szCs w:val="26"/>
            </w:rPr>
          </w:rPrChange>
        </w:rPr>
        <w:t>1</w:t>
      </w:r>
      <w:r w:rsidRPr="001F04C9">
        <w:rPr>
          <w:sz w:val="28"/>
          <w:szCs w:val="28"/>
          <w:lang w:val="vi-VN"/>
          <w:rPrChange w:id="1531" w:author="Tuan NV" w:date="2026-04-16T22:35:00Z" w16du:dateUtc="2026-04-16T15:35:00Z">
            <w:rPr>
              <w:szCs w:val="26"/>
              <w:lang w:val="vi-VN"/>
            </w:rPr>
          </w:rPrChange>
        </w:rPr>
        <w:t xml:space="preserve">.1.1. </w:t>
      </w:r>
      <w:r w:rsidR="00DD589E" w:rsidRPr="001F04C9">
        <w:rPr>
          <w:sz w:val="28"/>
          <w:szCs w:val="28"/>
          <w:rPrChange w:id="1532" w:author="Tuan NV" w:date="2026-04-16T22:35:00Z" w16du:dateUtc="2026-04-16T15:35:00Z">
            <w:rPr>
              <w:szCs w:val="26"/>
            </w:rPr>
          </w:rPrChange>
        </w:rPr>
        <w:t>Chủ đề 1: Quy trình nhập hàng và quản lý kho</w:t>
      </w:r>
      <w:bookmarkEnd w:id="1529"/>
    </w:p>
    <w:tbl>
      <w:tblPr>
        <w:tblStyle w:val="TableGrid"/>
        <w:tblW w:w="9170" w:type="dxa"/>
        <w:tblLook w:val="04A0" w:firstRow="1" w:lastRow="0" w:firstColumn="1" w:lastColumn="0" w:noHBand="0" w:noVBand="1"/>
      </w:tblPr>
      <w:tblGrid>
        <w:gridCol w:w="714"/>
        <w:gridCol w:w="3250"/>
        <w:gridCol w:w="5206"/>
      </w:tblGrid>
      <w:tr w:rsidR="00DD589E" w:rsidRPr="001F04C9" w14:paraId="5AF2CA10" w14:textId="77777777" w:rsidTr="00DD589E">
        <w:tc>
          <w:tcPr>
            <w:tcW w:w="714" w:type="dxa"/>
            <w:vAlign w:val="center"/>
          </w:tcPr>
          <w:p w14:paraId="5A17C2FA" w14:textId="77777777" w:rsidR="00DD589E" w:rsidRPr="001F04C9" w:rsidRDefault="00DD589E" w:rsidP="00664455">
            <w:pPr>
              <w:spacing w:line="312" w:lineRule="auto"/>
              <w:jc w:val="center"/>
              <w:rPr>
                <w:sz w:val="26"/>
                <w:szCs w:val="26"/>
              </w:rPr>
            </w:pPr>
            <w:r w:rsidRPr="001F04C9">
              <w:rPr>
                <w:sz w:val="26"/>
                <w:szCs w:val="26"/>
              </w:rPr>
              <w:t>STT</w:t>
            </w:r>
          </w:p>
        </w:tc>
        <w:tc>
          <w:tcPr>
            <w:tcW w:w="3250" w:type="dxa"/>
            <w:vAlign w:val="center"/>
          </w:tcPr>
          <w:p w14:paraId="5C9FE927" w14:textId="77777777" w:rsidR="00DD589E" w:rsidRPr="001F04C9" w:rsidRDefault="00DD589E" w:rsidP="00664455">
            <w:pPr>
              <w:spacing w:line="312" w:lineRule="auto"/>
              <w:jc w:val="center"/>
              <w:rPr>
                <w:sz w:val="26"/>
                <w:szCs w:val="26"/>
              </w:rPr>
            </w:pPr>
            <w:r w:rsidRPr="001F04C9">
              <w:rPr>
                <w:sz w:val="26"/>
                <w:szCs w:val="26"/>
              </w:rPr>
              <w:t>Câu hỏi</w:t>
            </w:r>
          </w:p>
        </w:tc>
        <w:tc>
          <w:tcPr>
            <w:tcW w:w="5206" w:type="dxa"/>
            <w:vAlign w:val="center"/>
          </w:tcPr>
          <w:p w14:paraId="7DC0726D" w14:textId="77777777" w:rsidR="00DD589E" w:rsidRPr="001F04C9" w:rsidRDefault="00DD589E" w:rsidP="00664455">
            <w:pPr>
              <w:spacing w:line="312" w:lineRule="auto"/>
              <w:jc w:val="center"/>
              <w:rPr>
                <w:sz w:val="26"/>
                <w:szCs w:val="26"/>
              </w:rPr>
            </w:pPr>
            <w:r w:rsidRPr="001F04C9">
              <w:rPr>
                <w:sz w:val="26"/>
                <w:szCs w:val="26"/>
              </w:rPr>
              <w:t>Trả lời</w:t>
            </w:r>
          </w:p>
        </w:tc>
      </w:tr>
      <w:tr w:rsidR="00DD589E" w:rsidRPr="001F04C9" w14:paraId="2FE1A19D" w14:textId="77777777" w:rsidTr="00DD589E">
        <w:tc>
          <w:tcPr>
            <w:tcW w:w="714" w:type="dxa"/>
            <w:vAlign w:val="center"/>
          </w:tcPr>
          <w:p w14:paraId="2F3EBB6E" w14:textId="77777777" w:rsidR="00DD589E" w:rsidRPr="001F04C9" w:rsidRDefault="00DD589E" w:rsidP="00664455">
            <w:pPr>
              <w:spacing w:line="312" w:lineRule="auto"/>
              <w:jc w:val="center"/>
              <w:rPr>
                <w:sz w:val="26"/>
                <w:szCs w:val="26"/>
              </w:rPr>
            </w:pPr>
            <w:r w:rsidRPr="001F04C9">
              <w:rPr>
                <w:sz w:val="26"/>
                <w:szCs w:val="26"/>
              </w:rPr>
              <w:t>1</w:t>
            </w:r>
          </w:p>
        </w:tc>
        <w:tc>
          <w:tcPr>
            <w:tcW w:w="3250" w:type="dxa"/>
            <w:vAlign w:val="center"/>
          </w:tcPr>
          <w:p w14:paraId="14A928DB" w14:textId="77777777" w:rsidR="00DD589E" w:rsidRPr="001F04C9" w:rsidRDefault="00DD589E" w:rsidP="00664455">
            <w:pPr>
              <w:spacing w:line="312" w:lineRule="auto"/>
              <w:jc w:val="center"/>
              <w:rPr>
                <w:sz w:val="26"/>
                <w:szCs w:val="26"/>
              </w:rPr>
            </w:pPr>
            <w:r w:rsidRPr="001F04C9">
              <w:rPr>
                <w:sz w:val="26"/>
                <w:szCs w:val="26"/>
              </w:rPr>
              <w:t>Doanh nghiệp có thường xuyên nhập hàng từ nhà cung cấp không?</w:t>
            </w:r>
          </w:p>
        </w:tc>
        <w:tc>
          <w:tcPr>
            <w:tcW w:w="5206" w:type="dxa"/>
            <w:vAlign w:val="center"/>
          </w:tcPr>
          <w:p w14:paraId="38910E62" w14:textId="77777777" w:rsidR="00DD589E" w:rsidRPr="001F04C9" w:rsidRDefault="00DD589E" w:rsidP="00664455">
            <w:pPr>
              <w:spacing w:line="312" w:lineRule="auto"/>
              <w:jc w:val="center"/>
              <w:rPr>
                <w:sz w:val="26"/>
                <w:szCs w:val="26"/>
              </w:rPr>
            </w:pPr>
            <w:r w:rsidRPr="001F04C9">
              <w:rPr>
                <w:sz w:val="26"/>
                <w:szCs w:val="26"/>
              </w:rPr>
              <w:t>Doanh nghiệp thường xuyên nhập nguyên vật liệu từ nhiều nhà cung cấp khác nhau tùy theo nhu cầu sản xuất và kinh doanh.</w:t>
            </w:r>
          </w:p>
        </w:tc>
      </w:tr>
      <w:tr w:rsidR="00DD589E" w:rsidRPr="001F04C9" w14:paraId="7D8C1664" w14:textId="77777777" w:rsidTr="00DD589E">
        <w:tc>
          <w:tcPr>
            <w:tcW w:w="714" w:type="dxa"/>
            <w:vAlign w:val="center"/>
          </w:tcPr>
          <w:p w14:paraId="7E01DFF8" w14:textId="77777777" w:rsidR="00DD589E" w:rsidRPr="001F04C9" w:rsidRDefault="00DD589E" w:rsidP="00664455">
            <w:pPr>
              <w:spacing w:line="312" w:lineRule="auto"/>
              <w:jc w:val="center"/>
              <w:rPr>
                <w:sz w:val="26"/>
                <w:szCs w:val="26"/>
              </w:rPr>
            </w:pPr>
            <w:r w:rsidRPr="001F04C9">
              <w:rPr>
                <w:sz w:val="26"/>
                <w:szCs w:val="26"/>
              </w:rPr>
              <w:t>2</w:t>
            </w:r>
          </w:p>
        </w:tc>
        <w:tc>
          <w:tcPr>
            <w:tcW w:w="3250" w:type="dxa"/>
            <w:vAlign w:val="center"/>
          </w:tcPr>
          <w:p w14:paraId="28FA286D" w14:textId="77777777" w:rsidR="00DD589E" w:rsidRPr="001F04C9" w:rsidRDefault="00DD589E" w:rsidP="00664455">
            <w:pPr>
              <w:spacing w:line="312" w:lineRule="auto"/>
              <w:jc w:val="center"/>
              <w:rPr>
                <w:sz w:val="26"/>
                <w:szCs w:val="26"/>
              </w:rPr>
            </w:pPr>
            <w:r w:rsidRPr="001F04C9">
              <w:rPr>
                <w:sz w:val="26"/>
                <w:szCs w:val="26"/>
              </w:rPr>
              <w:t>Khi nhập hàng có kiểm tra số lượng và chất lượng không?</w:t>
            </w:r>
          </w:p>
        </w:tc>
        <w:tc>
          <w:tcPr>
            <w:tcW w:w="5206" w:type="dxa"/>
            <w:vAlign w:val="center"/>
          </w:tcPr>
          <w:p w14:paraId="1FEDB6D7" w14:textId="77777777" w:rsidR="00DD589E" w:rsidRPr="001F04C9" w:rsidRDefault="00DD589E" w:rsidP="00664455">
            <w:pPr>
              <w:spacing w:line="312" w:lineRule="auto"/>
              <w:jc w:val="center"/>
              <w:rPr>
                <w:sz w:val="26"/>
                <w:szCs w:val="26"/>
              </w:rPr>
            </w:pPr>
            <w:r w:rsidRPr="001F04C9">
              <w:rPr>
                <w:sz w:val="26"/>
                <w:szCs w:val="26"/>
              </w:rPr>
              <w:t>Khi nhận hàng, nhân viên kho sẽ kiểm tra số lượng thực tế, chất lượng hàng hóa và đối chiếu với đơn đặt hàng trước khi nhập kho.</w:t>
            </w:r>
          </w:p>
        </w:tc>
      </w:tr>
      <w:tr w:rsidR="00DD589E" w:rsidRPr="001F04C9" w14:paraId="48597153" w14:textId="77777777" w:rsidTr="00DD589E">
        <w:tc>
          <w:tcPr>
            <w:tcW w:w="714" w:type="dxa"/>
            <w:vAlign w:val="center"/>
          </w:tcPr>
          <w:p w14:paraId="0243F4B1" w14:textId="77777777" w:rsidR="00DD589E" w:rsidRPr="001F04C9" w:rsidRDefault="00DD589E" w:rsidP="00664455">
            <w:pPr>
              <w:spacing w:line="312" w:lineRule="auto"/>
              <w:jc w:val="center"/>
              <w:rPr>
                <w:sz w:val="26"/>
                <w:szCs w:val="26"/>
              </w:rPr>
            </w:pPr>
            <w:r w:rsidRPr="001F04C9">
              <w:rPr>
                <w:sz w:val="26"/>
                <w:szCs w:val="26"/>
              </w:rPr>
              <w:t>3</w:t>
            </w:r>
          </w:p>
        </w:tc>
        <w:tc>
          <w:tcPr>
            <w:tcW w:w="3250" w:type="dxa"/>
            <w:vAlign w:val="center"/>
          </w:tcPr>
          <w:p w14:paraId="040ECF3F" w14:textId="77777777" w:rsidR="00DD589E" w:rsidRPr="001F04C9" w:rsidRDefault="00DD589E" w:rsidP="00664455">
            <w:pPr>
              <w:spacing w:line="312" w:lineRule="auto"/>
              <w:jc w:val="center"/>
              <w:rPr>
                <w:sz w:val="26"/>
                <w:szCs w:val="26"/>
              </w:rPr>
            </w:pPr>
            <w:r w:rsidRPr="001F04C9">
              <w:rPr>
                <w:sz w:val="26"/>
                <w:szCs w:val="26"/>
              </w:rPr>
              <w:t>Những thông tin nào của nguyên vật liệu cần được lưu trữ?</w:t>
            </w:r>
          </w:p>
        </w:tc>
        <w:tc>
          <w:tcPr>
            <w:tcW w:w="5206" w:type="dxa"/>
            <w:vAlign w:val="center"/>
          </w:tcPr>
          <w:p w14:paraId="4731460E" w14:textId="77777777" w:rsidR="00DD589E" w:rsidRPr="001F04C9" w:rsidRDefault="00DD589E" w:rsidP="00664455">
            <w:pPr>
              <w:spacing w:line="312" w:lineRule="auto"/>
              <w:jc w:val="center"/>
              <w:rPr>
                <w:sz w:val="26"/>
                <w:szCs w:val="26"/>
              </w:rPr>
            </w:pPr>
            <w:r w:rsidRPr="001F04C9">
              <w:rPr>
                <w:sz w:val="26"/>
                <w:szCs w:val="26"/>
              </w:rPr>
              <w:t>Mỗi nguyên vật liệu được lưu các thông tin như: mã, tên, đơn vị tính, giá nhập, số lượng tồn, mức tồn tối thiểu và mô tả.</w:t>
            </w:r>
          </w:p>
        </w:tc>
      </w:tr>
      <w:tr w:rsidR="00DD589E" w:rsidRPr="001F04C9" w14:paraId="4CF35000" w14:textId="77777777" w:rsidTr="00DD589E">
        <w:tc>
          <w:tcPr>
            <w:tcW w:w="714" w:type="dxa"/>
            <w:vAlign w:val="center"/>
          </w:tcPr>
          <w:p w14:paraId="2A5D5D70" w14:textId="77777777" w:rsidR="00DD589E" w:rsidRPr="001F04C9" w:rsidRDefault="00DD589E" w:rsidP="00664455">
            <w:pPr>
              <w:spacing w:line="312" w:lineRule="auto"/>
              <w:jc w:val="center"/>
              <w:rPr>
                <w:sz w:val="26"/>
                <w:szCs w:val="26"/>
              </w:rPr>
            </w:pPr>
            <w:r w:rsidRPr="001F04C9">
              <w:rPr>
                <w:sz w:val="26"/>
                <w:szCs w:val="26"/>
              </w:rPr>
              <w:t>4</w:t>
            </w:r>
          </w:p>
        </w:tc>
        <w:tc>
          <w:tcPr>
            <w:tcW w:w="3250" w:type="dxa"/>
            <w:vAlign w:val="center"/>
          </w:tcPr>
          <w:p w14:paraId="5AD654D2" w14:textId="77777777" w:rsidR="00DD589E" w:rsidRPr="001F04C9" w:rsidRDefault="00DD589E" w:rsidP="00664455">
            <w:pPr>
              <w:spacing w:line="312" w:lineRule="auto"/>
              <w:jc w:val="center"/>
              <w:rPr>
                <w:sz w:val="26"/>
                <w:szCs w:val="26"/>
              </w:rPr>
            </w:pPr>
            <w:r w:rsidRPr="001F04C9">
              <w:rPr>
                <w:sz w:val="26"/>
                <w:szCs w:val="26"/>
              </w:rPr>
              <w:t>Sau khi nhập hàng có cần phân loại không?</w:t>
            </w:r>
          </w:p>
        </w:tc>
        <w:tc>
          <w:tcPr>
            <w:tcW w:w="5206" w:type="dxa"/>
            <w:vAlign w:val="center"/>
          </w:tcPr>
          <w:p w14:paraId="6B80F2E6" w14:textId="77777777" w:rsidR="00DD589E" w:rsidRPr="001F04C9" w:rsidRDefault="00DD589E" w:rsidP="00664455">
            <w:pPr>
              <w:spacing w:line="312" w:lineRule="auto"/>
              <w:jc w:val="center"/>
              <w:rPr>
                <w:sz w:val="26"/>
                <w:szCs w:val="26"/>
              </w:rPr>
            </w:pPr>
            <w:r w:rsidRPr="001F04C9">
              <w:rPr>
                <w:sz w:val="26"/>
                <w:szCs w:val="26"/>
              </w:rPr>
              <w:t>Có, nguyên vật liệu được phân loại theo loại hàng và lưu trữ tại các kho phù hợp.</w:t>
            </w:r>
          </w:p>
        </w:tc>
      </w:tr>
      <w:tr w:rsidR="00DD589E" w:rsidRPr="001F04C9" w14:paraId="0C4D6A0A" w14:textId="77777777" w:rsidTr="00DD589E">
        <w:tc>
          <w:tcPr>
            <w:tcW w:w="714" w:type="dxa"/>
            <w:vAlign w:val="center"/>
          </w:tcPr>
          <w:p w14:paraId="2D50DFF3" w14:textId="77777777" w:rsidR="00DD589E" w:rsidRPr="001F04C9" w:rsidRDefault="00DD589E" w:rsidP="00664455">
            <w:pPr>
              <w:spacing w:line="312" w:lineRule="auto"/>
              <w:jc w:val="center"/>
              <w:rPr>
                <w:sz w:val="26"/>
                <w:szCs w:val="26"/>
              </w:rPr>
            </w:pPr>
            <w:r w:rsidRPr="001F04C9">
              <w:rPr>
                <w:sz w:val="26"/>
                <w:szCs w:val="26"/>
              </w:rPr>
              <w:t>5</w:t>
            </w:r>
          </w:p>
        </w:tc>
        <w:tc>
          <w:tcPr>
            <w:tcW w:w="3250" w:type="dxa"/>
            <w:vAlign w:val="center"/>
          </w:tcPr>
          <w:p w14:paraId="12AC3FDA" w14:textId="77777777" w:rsidR="00DD589E" w:rsidRPr="001F04C9" w:rsidRDefault="00DD589E" w:rsidP="00664455">
            <w:pPr>
              <w:spacing w:line="312" w:lineRule="auto"/>
              <w:jc w:val="center"/>
              <w:rPr>
                <w:sz w:val="26"/>
                <w:szCs w:val="26"/>
              </w:rPr>
            </w:pPr>
            <w:r w:rsidRPr="001F04C9">
              <w:rPr>
                <w:sz w:val="26"/>
                <w:szCs w:val="26"/>
              </w:rPr>
              <w:t>Doanh nghiệp có quản lý thông tin nhà cung cấp không?</w:t>
            </w:r>
          </w:p>
        </w:tc>
        <w:tc>
          <w:tcPr>
            <w:tcW w:w="5206" w:type="dxa"/>
            <w:vAlign w:val="center"/>
          </w:tcPr>
          <w:p w14:paraId="751A481D" w14:textId="77777777" w:rsidR="00DD589E" w:rsidRPr="001F04C9" w:rsidRDefault="00DD589E" w:rsidP="00664455">
            <w:pPr>
              <w:spacing w:line="312" w:lineRule="auto"/>
              <w:jc w:val="center"/>
              <w:rPr>
                <w:sz w:val="26"/>
                <w:szCs w:val="26"/>
              </w:rPr>
            </w:pPr>
            <w:r w:rsidRPr="001F04C9">
              <w:rPr>
                <w:sz w:val="26"/>
                <w:szCs w:val="26"/>
              </w:rPr>
              <w:t>Có, hệ thống lưu thông tin nhà cung cấp gồm: mã, tên, địa chỉ, số điện thoại, email và trạng thái hoạt động.</w:t>
            </w:r>
          </w:p>
        </w:tc>
      </w:tr>
      <w:tr w:rsidR="00DD589E" w:rsidRPr="001F04C9" w14:paraId="30278B45" w14:textId="77777777" w:rsidTr="00DD589E">
        <w:tc>
          <w:tcPr>
            <w:tcW w:w="714" w:type="dxa"/>
            <w:vAlign w:val="center"/>
          </w:tcPr>
          <w:p w14:paraId="10E9AB85" w14:textId="77777777" w:rsidR="00DD589E" w:rsidRPr="001F04C9" w:rsidRDefault="00DD589E" w:rsidP="00664455">
            <w:pPr>
              <w:spacing w:line="312" w:lineRule="auto"/>
              <w:jc w:val="center"/>
              <w:rPr>
                <w:sz w:val="26"/>
                <w:szCs w:val="26"/>
              </w:rPr>
            </w:pPr>
            <w:r w:rsidRPr="001F04C9">
              <w:rPr>
                <w:sz w:val="26"/>
                <w:szCs w:val="26"/>
              </w:rPr>
              <w:t>6</w:t>
            </w:r>
          </w:p>
        </w:tc>
        <w:tc>
          <w:tcPr>
            <w:tcW w:w="3250" w:type="dxa"/>
            <w:vAlign w:val="center"/>
          </w:tcPr>
          <w:p w14:paraId="6F65D565" w14:textId="77777777" w:rsidR="00DD589E" w:rsidRPr="001F04C9" w:rsidRDefault="00DD589E" w:rsidP="00664455">
            <w:pPr>
              <w:spacing w:line="312" w:lineRule="auto"/>
              <w:jc w:val="center"/>
              <w:rPr>
                <w:sz w:val="26"/>
                <w:szCs w:val="26"/>
              </w:rPr>
            </w:pPr>
            <w:r w:rsidRPr="001F04C9">
              <w:rPr>
                <w:sz w:val="26"/>
                <w:szCs w:val="26"/>
              </w:rPr>
              <w:t>Tồn kho được quản lý như thế nào?</w:t>
            </w:r>
          </w:p>
        </w:tc>
        <w:tc>
          <w:tcPr>
            <w:tcW w:w="5206" w:type="dxa"/>
            <w:vAlign w:val="center"/>
          </w:tcPr>
          <w:p w14:paraId="30B879DB" w14:textId="77777777" w:rsidR="00DD589E" w:rsidRPr="001F04C9" w:rsidRDefault="00DD589E" w:rsidP="00664455">
            <w:pPr>
              <w:spacing w:line="312" w:lineRule="auto"/>
              <w:jc w:val="center"/>
              <w:rPr>
                <w:sz w:val="26"/>
                <w:szCs w:val="26"/>
              </w:rPr>
            </w:pPr>
            <w:r w:rsidRPr="001F04C9">
              <w:rPr>
                <w:sz w:val="26"/>
                <w:szCs w:val="26"/>
              </w:rPr>
              <w:t>Tồn kho được cập nhật sau mỗi lần nhập hoặc xuất, theo dõi theo từng kho và từng nguyên vật liệu.</w:t>
            </w:r>
          </w:p>
        </w:tc>
      </w:tr>
    </w:tbl>
    <w:p w14:paraId="39F6D2D8" w14:textId="77777777" w:rsidR="001F04C9" w:rsidRPr="007F602B" w:rsidRDefault="001F04C9">
      <w:pPr>
        <w:rPr>
          <w:ins w:id="1533" w:author="Tuan NV" w:date="2026-04-16T22:26:00Z" w16du:dateUtc="2026-04-16T15:26:00Z"/>
          <w:szCs w:val="26"/>
          <w:lang w:val="vi-VN"/>
        </w:rPr>
        <w:pPrChange w:id="1534" w:author="Tuan NV" w:date="2026-04-16T22:26:00Z" w16du:dateUtc="2026-04-16T15:26:00Z">
          <w:pPr>
            <w:pStyle w:val="Heading3"/>
            <w:spacing w:line="312" w:lineRule="auto"/>
            <w:ind w:left="0"/>
          </w:pPr>
        </w:pPrChange>
      </w:pPr>
    </w:p>
    <w:p w14:paraId="78169F31" w14:textId="419DB6DE" w:rsidR="00DD589E" w:rsidRPr="001F04C9" w:rsidRDefault="002D1D8E">
      <w:pPr>
        <w:pStyle w:val="Heading3"/>
        <w:ind w:left="0"/>
        <w:rPr>
          <w:sz w:val="28"/>
          <w:szCs w:val="28"/>
          <w:lang w:val="vi-VN"/>
          <w:rPrChange w:id="1535" w:author="Tuan NV" w:date="2026-04-16T22:35:00Z" w16du:dateUtc="2026-04-16T15:35:00Z">
            <w:rPr/>
          </w:rPrChange>
        </w:rPr>
        <w:pPrChange w:id="1536" w:author="Tuan NV" w:date="2026-04-16T22:26:00Z" w16du:dateUtc="2026-04-16T15:26:00Z">
          <w:pPr>
            <w:pStyle w:val="Heading3"/>
            <w:spacing w:line="312" w:lineRule="auto"/>
            <w:ind w:left="0"/>
          </w:pPr>
        </w:pPrChange>
      </w:pPr>
      <w:bookmarkStart w:id="1537" w:name="_Toc227272655"/>
      <w:r w:rsidRPr="001F04C9">
        <w:rPr>
          <w:sz w:val="28"/>
          <w:szCs w:val="28"/>
          <w:rPrChange w:id="1538" w:author="Tuan NV" w:date="2026-04-16T22:35:00Z" w16du:dateUtc="2026-04-16T15:35:00Z">
            <w:rPr>
              <w:szCs w:val="26"/>
            </w:rPr>
          </w:rPrChange>
        </w:rPr>
        <w:t>1</w:t>
      </w:r>
      <w:r w:rsidRPr="001F04C9">
        <w:rPr>
          <w:sz w:val="28"/>
          <w:szCs w:val="28"/>
          <w:lang w:val="vi-VN"/>
          <w:rPrChange w:id="1539" w:author="Tuan NV" w:date="2026-04-16T22:35:00Z" w16du:dateUtc="2026-04-16T15:35:00Z">
            <w:rPr>
              <w:szCs w:val="26"/>
              <w:lang w:val="vi-VN"/>
            </w:rPr>
          </w:rPrChange>
        </w:rPr>
        <w:t xml:space="preserve">.1.2. </w:t>
      </w:r>
      <w:r w:rsidR="00DD589E" w:rsidRPr="001F04C9">
        <w:rPr>
          <w:sz w:val="28"/>
          <w:szCs w:val="28"/>
          <w:rPrChange w:id="1540" w:author="Tuan NV" w:date="2026-04-16T22:35:00Z" w16du:dateUtc="2026-04-16T15:35:00Z">
            <w:rPr>
              <w:szCs w:val="26"/>
            </w:rPr>
          </w:rPrChange>
        </w:rPr>
        <w:t>Chủ đề 2: Quy trình xuất hàng và bán hàng</w:t>
      </w:r>
      <w:bookmarkEnd w:id="1537"/>
    </w:p>
    <w:tbl>
      <w:tblPr>
        <w:tblStyle w:val="TableGrid"/>
        <w:tblW w:w="9209" w:type="dxa"/>
        <w:tblLook w:val="04A0" w:firstRow="1" w:lastRow="0" w:firstColumn="1" w:lastColumn="0" w:noHBand="0" w:noVBand="1"/>
      </w:tblPr>
      <w:tblGrid>
        <w:gridCol w:w="704"/>
        <w:gridCol w:w="3260"/>
        <w:gridCol w:w="5245"/>
      </w:tblGrid>
      <w:tr w:rsidR="003E0441" w:rsidRPr="001F04C9" w14:paraId="24CB11B6" w14:textId="77777777" w:rsidTr="000755A5">
        <w:tc>
          <w:tcPr>
            <w:tcW w:w="704" w:type="dxa"/>
            <w:vAlign w:val="center"/>
          </w:tcPr>
          <w:p w14:paraId="16E625CC" w14:textId="77777777" w:rsidR="003E0441" w:rsidRPr="001F04C9" w:rsidRDefault="003E0441" w:rsidP="00664455">
            <w:pPr>
              <w:spacing w:line="312" w:lineRule="auto"/>
              <w:jc w:val="center"/>
              <w:rPr>
                <w:sz w:val="26"/>
                <w:szCs w:val="26"/>
              </w:rPr>
            </w:pPr>
            <w:r w:rsidRPr="001F04C9">
              <w:rPr>
                <w:sz w:val="26"/>
                <w:szCs w:val="26"/>
              </w:rPr>
              <w:t>STT</w:t>
            </w:r>
          </w:p>
        </w:tc>
        <w:tc>
          <w:tcPr>
            <w:tcW w:w="3260" w:type="dxa"/>
            <w:vAlign w:val="center"/>
          </w:tcPr>
          <w:p w14:paraId="1644B47D" w14:textId="77777777" w:rsidR="003E0441" w:rsidRPr="001F04C9" w:rsidRDefault="003E0441" w:rsidP="00664455">
            <w:pPr>
              <w:spacing w:line="312" w:lineRule="auto"/>
              <w:jc w:val="center"/>
              <w:rPr>
                <w:sz w:val="26"/>
                <w:szCs w:val="26"/>
              </w:rPr>
            </w:pPr>
            <w:r w:rsidRPr="001F04C9">
              <w:rPr>
                <w:sz w:val="26"/>
                <w:szCs w:val="26"/>
              </w:rPr>
              <w:t>Câu hỏi</w:t>
            </w:r>
          </w:p>
        </w:tc>
        <w:tc>
          <w:tcPr>
            <w:tcW w:w="5245" w:type="dxa"/>
            <w:vAlign w:val="center"/>
          </w:tcPr>
          <w:p w14:paraId="64CCEDC9" w14:textId="77777777" w:rsidR="003E0441" w:rsidRPr="001F04C9" w:rsidRDefault="003E0441" w:rsidP="00664455">
            <w:pPr>
              <w:spacing w:line="312" w:lineRule="auto"/>
              <w:jc w:val="center"/>
              <w:rPr>
                <w:sz w:val="26"/>
                <w:szCs w:val="26"/>
              </w:rPr>
            </w:pPr>
            <w:r w:rsidRPr="001F04C9">
              <w:rPr>
                <w:sz w:val="26"/>
                <w:szCs w:val="26"/>
              </w:rPr>
              <w:t>Trả lời</w:t>
            </w:r>
          </w:p>
        </w:tc>
      </w:tr>
      <w:tr w:rsidR="003E0441" w:rsidRPr="001F04C9" w14:paraId="1A8BB892" w14:textId="77777777" w:rsidTr="000755A5">
        <w:tc>
          <w:tcPr>
            <w:tcW w:w="704" w:type="dxa"/>
            <w:vAlign w:val="center"/>
          </w:tcPr>
          <w:p w14:paraId="1D7336DB" w14:textId="77777777" w:rsidR="003E0441" w:rsidRPr="001F04C9" w:rsidRDefault="003E0441" w:rsidP="00664455">
            <w:pPr>
              <w:spacing w:line="312" w:lineRule="auto"/>
              <w:jc w:val="center"/>
              <w:rPr>
                <w:sz w:val="26"/>
                <w:szCs w:val="26"/>
              </w:rPr>
            </w:pPr>
            <w:r w:rsidRPr="001F04C9">
              <w:rPr>
                <w:sz w:val="26"/>
                <w:szCs w:val="26"/>
              </w:rPr>
              <w:t>1</w:t>
            </w:r>
          </w:p>
        </w:tc>
        <w:tc>
          <w:tcPr>
            <w:tcW w:w="3260" w:type="dxa"/>
            <w:vAlign w:val="center"/>
          </w:tcPr>
          <w:p w14:paraId="680C2AD3" w14:textId="77777777" w:rsidR="003E0441" w:rsidRPr="001F04C9" w:rsidRDefault="003E0441" w:rsidP="00664455">
            <w:pPr>
              <w:spacing w:line="312" w:lineRule="auto"/>
              <w:jc w:val="center"/>
              <w:rPr>
                <w:sz w:val="26"/>
                <w:szCs w:val="26"/>
              </w:rPr>
            </w:pPr>
            <w:r w:rsidRPr="001F04C9">
              <w:rPr>
                <w:sz w:val="26"/>
                <w:szCs w:val="26"/>
              </w:rPr>
              <w:t>Khi có đơn hàng từ khách, quy trình xử lý như thế nào?</w:t>
            </w:r>
          </w:p>
        </w:tc>
        <w:tc>
          <w:tcPr>
            <w:tcW w:w="5245" w:type="dxa"/>
            <w:vAlign w:val="center"/>
          </w:tcPr>
          <w:p w14:paraId="35D3D47E" w14:textId="77777777" w:rsidR="003E0441" w:rsidRPr="001F04C9" w:rsidRDefault="003E0441" w:rsidP="00664455">
            <w:pPr>
              <w:spacing w:line="312" w:lineRule="auto"/>
              <w:jc w:val="center"/>
              <w:rPr>
                <w:sz w:val="26"/>
                <w:szCs w:val="26"/>
              </w:rPr>
            </w:pPr>
            <w:r w:rsidRPr="001F04C9">
              <w:rPr>
                <w:sz w:val="26"/>
                <w:szCs w:val="26"/>
              </w:rPr>
              <w:t>Nhân viên sẽ tạo đơn xuất hàng, nhập thông tin khách hàng và các sản phẩm cần xuất.</w:t>
            </w:r>
          </w:p>
        </w:tc>
      </w:tr>
      <w:tr w:rsidR="003E0441" w:rsidRPr="001F04C9" w14:paraId="1197B410" w14:textId="77777777" w:rsidTr="000755A5">
        <w:tc>
          <w:tcPr>
            <w:tcW w:w="704" w:type="dxa"/>
            <w:vAlign w:val="center"/>
          </w:tcPr>
          <w:p w14:paraId="7D3487DC" w14:textId="77777777" w:rsidR="003E0441" w:rsidRPr="001F04C9" w:rsidRDefault="003E0441" w:rsidP="00664455">
            <w:pPr>
              <w:spacing w:line="312" w:lineRule="auto"/>
              <w:jc w:val="center"/>
              <w:rPr>
                <w:sz w:val="26"/>
                <w:szCs w:val="26"/>
              </w:rPr>
            </w:pPr>
            <w:r w:rsidRPr="001F04C9">
              <w:rPr>
                <w:sz w:val="26"/>
                <w:szCs w:val="26"/>
              </w:rPr>
              <w:t>2</w:t>
            </w:r>
          </w:p>
        </w:tc>
        <w:tc>
          <w:tcPr>
            <w:tcW w:w="3260" w:type="dxa"/>
            <w:vAlign w:val="center"/>
          </w:tcPr>
          <w:p w14:paraId="634D066B" w14:textId="77777777" w:rsidR="003E0441" w:rsidRPr="001F04C9" w:rsidRDefault="003E0441" w:rsidP="00664455">
            <w:pPr>
              <w:spacing w:line="312" w:lineRule="auto"/>
              <w:jc w:val="center"/>
              <w:rPr>
                <w:sz w:val="26"/>
                <w:szCs w:val="26"/>
              </w:rPr>
            </w:pPr>
            <w:r w:rsidRPr="001F04C9">
              <w:rPr>
                <w:sz w:val="26"/>
                <w:szCs w:val="26"/>
              </w:rPr>
              <w:t>Hệ thống có kiểm tra tồn kho trước khi xuất không?</w:t>
            </w:r>
          </w:p>
        </w:tc>
        <w:tc>
          <w:tcPr>
            <w:tcW w:w="5245" w:type="dxa"/>
            <w:vAlign w:val="center"/>
          </w:tcPr>
          <w:p w14:paraId="1CFC2EAF" w14:textId="77777777" w:rsidR="003E0441" w:rsidRPr="001F04C9" w:rsidRDefault="003E0441" w:rsidP="00664455">
            <w:pPr>
              <w:spacing w:line="312" w:lineRule="auto"/>
              <w:jc w:val="center"/>
              <w:rPr>
                <w:sz w:val="26"/>
                <w:szCs w:val="26"/>
              </w:rPr>
            </w:pPr>
            <w:r w:rsidRPr="001F04C9">
              <w:rPr>
                <w:sz w:val="26"/>
                <w:szCs w:val="26"/>
              </w:rPr>
              <w:t>Có, hệ thống sẽ kiểm tra số lượng tồn trước khi xác nhận đơn hàng.</w:t>
            </w:r>
          </w:p>
        </w:tc>
      </w:tr>
      <w:tr w:rsidR="003E0441" w:rsidRPr="001F04C9" w14:paraId="0079A014" w14:textId="77777777" w:rsidTr="000755A5">
        <w:tc>
          <w:tcPr>
            <w:tcW w:w="704" w:type="dxa"/>
            <w:vAlign w:val="center"/>
          </w:tcPr>
          <w:p w14:paraId="03E37E0B" w14:textId="77777777" w:rsidR="003E0441" w:rsidRPr="001F04C9" w:rsidRDefault="003E0441" w:rsidP="00664455">
            <w:pPr>
              <w:spacing w:line="312" w:lineRule="auto"/>
              <w:jc w:val="center"/>
              <w:rPr>
                <w:sz w:val="26"/>
                <w:szCs w:val="26"/>
              </w:rPr>
            </w:pPr>
            <w:r w:rsidRPr="001F04C9">
              <w:rPr>
                <w:sz w:val="26"/>
                <w:szCs w:val="26"/>
              </w:rPr>
              <w:t>3</w:t>
            </w:r>
          </w:p>
        </w:tc>
        <w:tc>
          <w:tcPr>
            <w:tcW w:w="3260" w:type="dxa"/>
            <w:vAlign w:val="center"/>
          </w:tcPr>
          <w:p w14:paraId="49671043" w14:textId="77777777" w:rsidR="003E0441" w:rsidRPr="001F04C9" w:rsidRDefault="003E0441" w:rsidP="00664455">
            <w:pPr>
              <w:spacing w:line="312" w:lineRule="auto"/>
              <w:jc w:val="center"/>
              <w:rPr>
                <w:sz w:val="26"/>
                <w:szCs w:val="26"/>
              </w:rPr>
            </w:pPr>
            <w:r w:rsidRPr="001F04C9">
              <w:rPr>
                <w:sz w:val="26"/>
                <w:szCs w:val="26"/>
              </w:rPr>
              <w:t>Những thông tin nào có trong đơn xuất hàng?</w:t>
            </w:r>
          </w:p>
        </w:tc>
        <w:tc>
          <w:tcPr>
            <w:tcW w:w="5245" w:type="dxa"/>
            <w:vAlign w:val="center"/>
          </w:tcPr>
          <w:p w14:paraId="11E7B0E3" w14:textId="77777777" w:rsidR="003E0441" w:rsidRPr="001F04C9" w:rsidRDefault="003E0441" w:rsidP="00664455">
            <w:pPr>
              <w:spacing w:line="312" w:lineRule="auto"/>
              <w:jc w:val="center"/>
              <w:rPr>
                <w:sz w:val="26"/>
                <w:szCs w:val="26"/>
              </w:rPr>
            </w:pPr>
            <w:r w:rsidRPr="001F04C9">
              <w:rPr>
                <w:sz w:val="26"/>
                <w:szCs w:val="26"/>
              </w:rPr>
              <w:t>Bao gồm: mã đơn, khách hàng, ngày đặt, ngày giao, danh sách sản phẩm, số lượng, đơn giá và tổng giá trị.</w:t>
            </w:r>
          </w:p>
        </w:tc>
      </w:tr>
      <w:tr w:rsidR="003E0441" w:rsidRPr="001F04C9" w14:paraId="4E97D7EB" w14:textId="77777777" w:rsidTr="000755A5">
        <w:tc>
          <w:tcPr>
            <w:tcW w:w="704" w:type="dxa"/>
            <w:vAlign w:val="center"/>
          </w:tcPr>
          <w:p w14:paraId="54FEC7CD" w14:textId="77777777" w:rsidR="003E0441" w:rsidRPr="001F04C9" w:rsidRDefault="003E0441" w:rsidP="00664455">
            <w:pPr>
              <w:spacing w:line="312" w:lineRule="auto"/>
              <w:jc w:val="center"/>
              <w:rPr>
                <w:sz w:val="26"/>
                <w:szCs w:val="26"/>
              </w:rPr>
            </w:pPr>
            <w:r w:rsidRPr="001F04C9">
              <w:rPr>
                <w:sz w:val="26"/>
                <w:szCs w:val="26"/>
              </w:rPr>
              <w:lastRenderedPageBreak/>
              <w:t>4</w:t>
            </w:r>
          </w:p>
        </w:tc>
        <w:tc>
          <w:tcPr>
            <w:tcW w:w="3260" w:type="dxa"/>
            <w:vAlign w:val="center"/>
          </w:tcPr>
          <w:p w14:paraId="4D43E794" w14:textId="77777777" w:rsidR="003E0441" w:rsidRPr="001F04C9" w:rsidRDefault="003E0441" w:rsidP="00664455">
            <w:pPr>
              <w:spacing w:line="312" w:lineRule="auto"/>
              <w:jc w:val="center"/>
              <w:rPr>
                <w:sz w:val="26"/>
                <w:szCs w:val="26"/>
              </w:rPr>
            </w:pPr>
            <w:r w:rsidRPr="001F04C9">
              <w:rPr>
                <w:sz w:val="26"/>
                <w:szCs w:val="26"/>
              </w:rPr>
              <w:t>Sau khi xác nhận đơn, quá trình xuất kho diễn ra như thế nào?</w:t>
            </w:r>
          </w:p>
        </w:tc>
        <w:tc>
          <w:tcPr>
            <w:tcW w:w="5245" w:type="dxa"/>
            <w:vAlign w:val="center"/>
          </w:tcPr>
          <w:p w14:paraId="4117F17B" w14:textId="77777777" w:rsidR="003E0441" w:rsidRPr="001F04C9" w:rsidRDefault="003E0441" w:rsidP="00664455">
            <w:pPr>
              <w:spacing w:line="312" w:lineRule="auto"/>
              <w:jc w:val="center"/>
              <w:rPr>
                <w:sz w:val="26"/>
                <w:szCs w:val="26"/>
              </w:rPr>
            </w:pPr>
            <w:r w:rsidRPr="001F04C9">
              <w:rPr>
                <w:sz w:val="26"/>
                <w:szCs w:val="26"/>
              </w:rPr>
              <w:t>Nhân viên kho thực hiện xuất hàng, ghi nhận số lượng xuất và cập nhật tồn kho.</w:t>
            </w:r>
          </w:p>
        </w:tc>
      </w:tr>
      <w:tr w:rsidR="003E0441" w:rsidRPr="001F04C9" w14:paraId="390D76E8" w14:textId="77777777" w:rsidTr="000755A5">
        <w:tc>
          <w:tcPr>
            <w:tcW w:w="704" w:type="dxa"/>
            <w:vAlign w:val="center"/>
          </w:tcPr>
          <w:p w14:paraId="32434337" w14:textId="77777777" w:rsidR="003E0441" w:rsidRPr="001F04C9" w:rsidRDefault="003E0441" w:rsidP="00664455">
            <w:pPr>
              <w:spacing w:line="312" w:lineRule="auto"/>
              <w:jc w:val="center"/>
              <w:rPr>
                <w:sz w:val="26"/>
                <w:szCs w:val="26"/>
              </w:rPr>
            </w:pPr>
            <w:r w:rsidRPr="001F04C9">
              <w:rPr>
                <w:sz w:val="26"/>
                <w:szCs w:val="26"/>
              </w:rPr>
              <w:t>5</w:t>
            </w:r>
          </w:p>
        </w:tc>
        <w:tc>
          <w:tcPr>
            <w:tcW w:w="3260" w:type="dxa"/>
            <w:vAlign w:val="center"/>
          </w:tcPr>
          <w:p w14:paraId="59765D96" w14:textId="77777777" w:rsidR="003E0441" w:rsidRPr="001F04C9" w:rsidRDefault="003E0441" w:rsidP="00664455">
            <w:pPr>
              <w:spacing w:line="312" w:lineRule="auto"/>
              <w:jc w:val="center"/>
              <w:rPr>
                <w:sz w:val="26"/>
                <w:szCs w:val="26"/>
              </w:rPr>
            </w:pPr>
            <w:r w:rsidRPr="001F04C9">
              <w:rPr>
                <w:sz w:val="26"/>
                <w:szCs w:val="26"/>
              </w:rPr>
              <w:t>Doanh nghiệp có quản lý thông tin khách hàng không?</w:t>
            </w:r>
          </w:p>
        </w:tc>
        <w:tc>
          <w:tcPr>
            <w:tcW w:w="5245" w:type="dxa"/>
            <w:vAlign w:val="center"/>
          </w:tcPr>
          <w:p w14:paraId="2CF11DB5" w14:textId="77777777" w:rsidR="003E0441" w:rsidRPr="001F04C9" w:rsidRDefault="003E0441" w:rsidP="00664455">
            <w:pPr>
              <w:spacing w:line="312" w:lineRule="auto"/>
              <w:jc w:val="center"/>
              <w:rPr>
                <w:sz w:val="26"/>
                <w:szCs w:val="26"/>
              </w:rPr>
            </w:pPr>
            <w:r w:rsidRPr="001F04C9">
              <w:rPr>
                <w:sz w:val="26"/>
                <w:szCs w:val="26"/>
              </w:rPr>
              <w:t>Có, thông tin khách hàng gồm: mã, tên, địa chỉ, số điện thoại, email và loại khách hàng.</w:t>
            </w:r>
          </w:p>
        </w:tc>
      </w:tr>
      <w:tr w:rsidR="003E0441" w:rsidRPr="001F04C9" w14:paraId="78E3D73A" w14:textId="77777777" w:rsidTr="000755A5">
        <w:tc>
          <w:tcPr>
            <w:tcW w:w="704" w:type="dxa"/>
            <w:vAlign w:val="center"/>
          </w:tcPr>
          <w:p w14:paraId="54976711" w14:textId="77777777" w:rsidR="003E0441" w:rsidRPr="001F04C9" w:rsidRDefault="003E0441" w:rsidP="00664455">
            <w:pPr>
              <w:spacing w:line="312" w:lineRule="auto"/>
              <w:jc w:val="center"/>
              <w:rPr>
                <w:sz w:val="26"/>
                <w:szCs w:val="26"/>
              </w:rPr>
            </w:pPr>
            <w:r w:rsidRPr="001F04C9">
              <w:rPr>
                <w:sz w:val="26"/>
                <w:szCs w:val="26"/>
              </w:rPr>
              <w:t>6</w:t>
            </w:r>
          </w:p>
        </w:tc>
        <w:tc>
          <w:tcPr>
            <w:tcW w:w="3260" w:type="dxa"/>
            <w:vAlign w:val="center"/>
          </w:tcPr>
          <w:p w14:paraId="4F59C746" w14:textId="77777777" w:rsidR="003E0441" w:rsidRPr="001F04C9" w:rsidRDefault="003E0441" w:rsidP="00664455">
            <w:pPr>
              <w:spacing w:line="312" w:lineRule="auto"/>
              <w:jc w:val="center"/>
              <w:rPr>
                <w:sz w:val="26"/>
                <w:szCs w:val="26"/>
              </w:rPr>
            </w:pPr>
            <w:r w:rsidRPr="001F04C9">
              <w:rPr>
                <w:sz w:val="26"/>
                <w:szCs w:val="26"/>
              </w:rPr>
              <w:t>Có theo dõi lịch sử đơn hàng không?</w:t>
            </w:r>
          </w:p>
        </w:tc>
        <w:tc>
          <w:tcPr>
            <w:tcW w:w="5245" w:type="dxa"/>
            <w:vAlign w:val="center"/>
          </w:tcPr>
          <w:p w14:paraId="423EA8F0" w14:textId="77777777" w:rsidR="003E0441" w:rsidRPr="001F04C9" w:rsidRDefault="003E0441" w:rsidP="00664455">
            <w:pPr>
              <w:spacing w:line="312" w:lineRule="auto"/>
              <w:jc w:val="center"/>
              <w:rPr>
                <w:sz w:val="26"/>
                <w:szCs w:val="26"/>
              </w:rPr>
            </w:pPr>
            <w:r w:rsidRPr="001F04C9">
              <w:rPr>
                <w:sz w:val="26"/>
                <w:szCs w:val="26"/>
              </w:rPr>
              <w:t>Có, hệ thống lưu lại toàn bộ lịch sử đơn hàng để phục vụ tra cứu và báo cáo.</w:t>
            </w:r>
          </w:p>
        </w:tc>
      </w:tr>
    </w:tbl>
    <w:p w14:paraId="7EB7E518" w14:textId="77777777" w:rsidR="001F04C9" w:rsidRPr="007F602B" w:rsidRDefault="001F04C9">
      <w:pPr>
        <w:rPr>
          <w:ins w:id="1541" w:author="Tuan NV" w:date="2026-04-16T22:27:00Z" w16du:dateUtc="2026-04-16T15:27:00Z"/>
          <w:szCs w:val="26"/>
          <w:lang w:val="vi-VN"/>
        </w:rPr>
        <w:pPrChange w:id="1542" w:author="Tuan NV" w:date="2026-04-16T22:27:00Z" w16du:dateUtc="2026-04-16T15:27:00Z">
          <w:pPr>
            <w:pStyle w:val="Heading3"/>
            <w:spacing w:line="312" w:lineRule="auto"/>
            <w:ind w:left="0"/>
          </w:pPr>
        </w:pPrChange>
      </w:pPr>
    </w:p>
    <w:p w14:paraId="57C4B651" w14:textId="2D786498" w:rsidR="003E0441" w:rsidRPr="001F04C9" w:rsidRDefault="002D1D8E">
      <w:pPr>
        <w:pStyle w:val="Heading3"/>
        <w:ind w:left="0"/>
        <w:rPr>
          <w:sz w:val="28"/>
          <w:szCs w:val="28"/>
          <w:rPrChange w:id="1543" w:author="Tuan NV" w:date="2026-04-16T22:35:00Z" w16du:dateUtc="2026-04-16T15:35:00Z">
            <w:rPr>
              <w:szCs w:val="26"/>
            </w:rPr>
          </w:rPrChange>
        </w:rPr>
        <w:pPrChange w:id="1544" w:author="Tuan NV" w:date="2026-04-16T22:27:00Z" w16du:dateUtc="2026-04-16T15:27:00Z">
          <w:pPr>
            <w:pStyle w:val="Heading3"/>
            <w:spacing w:line="312" w:lineRule="auto"/>
            <w:ind w:left="0"/>
          </w:pPr>
        </w:pPrChange>
      </w:pPr>
      <w:bookmarkStart w:id="1545" w:name="_Toc227272656"/>
      <w:r w:rsidRPr="001F04C9">
        <w:rPr>
          <w:sz w:val="28"/>
          <w:szCs w:val="28"/>
          <w:rPrChange w:id="1546" w:author="Tuan NV" w:date="2026-04-16T22:35:00Z" w16du:dateUtc="2026-04-16T15:35:00Z">
            <w:rPr>
              <w:szCs w:val="26"/>
            </w:rPr>
          </w:rPrChange>
        </w:rPr>
        <w:t>1</w:t>
      </w:r>
      <w:r w:rsidRPr="001F04C9">
        <w:rPr>
          <w:sz w:val="28"/>
          <w:szCs w:val="28"/>
          <w:lang w:val="vi-VN"/>
          <w:rPrChange w:id="1547" w:author="Tuan NV" w:date="2026-04-16T22:35:00Z" w16du:dateUtc="2026-04-16T15:35:00Z">
            <w:rPr>
              <w:szCs w:val="26"/>
              <w:lang w:val="vi-VN"/>
            </w:rPr>
          </w:rPrChange>
        </w:rPr>
        <w:t xml:space="preserve">.1.3. </w:t>
      </w:r>
      <w:r w:rsidR="003E0441" w:rsidRPr="001F04C9">
        <w:rPr>
          <w:sz w:val="28"/>
          <w:szCs w:val="28"/>
          <w:rPrChange w:id="1548" w:author="Tuan NV" w:date="2026-04-16T22:35:00Z" w16du:dateUtc="2026-04-16T15:35:00Z">
            <w:rPr>
              <w:szCs w:val="26"/>
            </w:rPr>
          </w:rPrChange>
        </w:rPr>
        <w:t>Chủ đề 3: Quản lý vận chuyển và giao hàng</w:t>
      </w:r>
      <w:bookmarkEnd w:id="1545"/>
    </w:p>
    <w:tbl>
      <w:tblPr>
        <w:tblStyle w:val="TableGrid"/>
        <w:tblW w:w="9209" w:type="dxa"/>
        <w:tblLook w:val="04A0" w:firstRow="1" w:lastRow="0" w:firstColumn="1" w:lastColumn="0" w:noHBand="0" w:noVBand="1"/>
      </w:tblPr>
      <w:tblGrid>
        <w:gridCol w:w="714"/>
        <w:gridCol w:w="3250"/>
        <w:gridCol w:w="5245"/>
      </w:tblGrid>
      <w:tr w:rsidR="003E0441" w:rsidRPr="001F04C9" w14:paraId="22715F23" w14:textId="77777777" w:rsidTr="000755A5">
        <w:tc>
          <w:tcPr>
            <w:tcW w:w="714" w:type="dxa"/>
            <w:vAlign w:val="center"/>
          </w:tcPr>
          <w:p w14:paraId="30933125" w14:textId="77777777" w:rsidR="003E0441" w:rsidRPr="001F04C9" w:rsidRDefault="003E0441" w:rsidP="00664455">
            <w:pPr>
              <w:spacing w:line="312" w:lineRule="auto"/>
              <w:jc w:val="center"/>
              <w:rPr>
                <w:sz w:val="26"/>
                <w:szCs w:val="26"/>
              </w:rPr>
            </w:pPr>
            <w:r w:rsidRPr="001F04C9">
              <w:rPr>
                <w:sz w:val="26"/>
                <w:szCs w:val="26"/>
              </w:rPr>
              <w:t>STT</w:t>
            </w:r>
          </w:p>
        </w:tc>
        <w:tc>
          <w:tcPr>
            <w:tcW w:w="3250" w:type="dxa"/>
            <w:vAlign w:val="center"/>
          </w:tcPr>
          <w:p w14:paraId="19D12B9D" w14:textId="77777777" w:rsidR="003E0441" w:rsidRPr="001F04C9" w:rsidRDefault="003E0441" w:rsidP="00664455">
            <w:pPr>
              <w:spacing w:line="312" w:lineRule="auto"/>
              <w:jc w:val="center"/>
              <w:rPr>
                <w:sz w:val="26"/>
                <w:szCs w:val="26"/>
              </w:rPr>
            </w:pPr>
            <w:r w:rsidRPr="001F04C9">
              <w:rPr>
                <w:sz w:val="26"/>
                <w:szCs w:val="26"/>
              </w:rPr>
              <w:t>Câu hỏi</w:t>
            </w:r>
          </w:p>
        </w:tc>
        <w:tc>
          <w:tcPr>
            <w:tcW w:w="5245" w:type="dxa"/>
            <w:vAlign w:val="center"/>
          </w:tcPr>
          <w:p w14:paraId="0882F158" w14:textId="77777777" w:rsidR="003E0441" w:rsidRPr="001F04C9" w:rsidRDefault="003E0441" w:rsidP="00664455">
            <w:pPr>
              <w:spacing w:line="312" w:lineRule="auto"/>
              <w:jc w:val="center"/>
              <w:rPr>
                <w:sz w:val="26"/>
                <w:szCs w:val="26"/>
              </w:rPr>
            </w:pPr>
            <w:r w:rsidRPr="001F04C9">
              <w:rPr>
                <w:sz w:val="26"/>
                <w:szCs w:val="26"/>
              </w:rPr>
              <w:t>Trả lời</w:t>
            </w:r>
          </w:p>
        </w:tc>
      </w:tr>
      <w:tr w:rsidR="003E0441" w:rsidRPr="001F04C9" w14:paraId="5F526345" w14:textId="77777777" w:rsidTr="000755A5">
        <w:tc>
          <w:tcPr>
            <w:tcW w:w="714" w:type="dxa"/>
            <w:vAlign w:val="center"/>
          </w:tcPr>
          <w:p w14:paraId="725B94F5" w14:textId="77777777" w:rsidR="003E0441" w:rsidRPr="001F04C9" w:rsidRDefault="003E0441" w:rsidP="00664455">
            <w:pPr>
              <w:spacing w:line="312" w:lineRule="auto"/>
              <w:jc w:val="center"/>
              <w:rPr>
                <w:sz w:val="26"/>
                <w:szCs w:val="26"/>
              </w:rPr>
            </w:pPr>
            <w:r w:rsidRPr="001F04C9">
              <w:rPr>
                <w:sz w:val="26"/>
                <w:szCs w:val="26"/>
              </w:rPr>
              <w:t>1</w:t>
            </w:r>
          </w:p>
        </w:tc>
        <w:tc>
          <w:tcPr>
            <w:tcW w:w="3250" w:type="dxa"/>
            <w:vAlign w:val="center"/>
          </w:tcPr>
          <w:p w14:paraId="3E6E73A4" w14:textId="77777777" w:rsidR="003E0441" w:rsidRPr="001F04C9" w:rsidRDefault="003E0441" w:rsidP="00664455">
            <w:pPr>
              <w:spacing w:line="312" w:lineRule="auto"/>
              <w:jc w:val="center"/>
              <w:rPr>
                <w:sz w:val="26"/>
                <w:szCs w:val="26"/>
              </w:rPr>
            </w:pPr>
            <w:r w:rsidRPr="001F04C9">
              <w:rPr>
                <w:sz w:val="26"/>
                <w:szCs w:val="26"/>
              </w:rPr>
              <w:t>Sau khi xuất hàng, doanh nghiệp có theo dõi vận chuyển không?</w:t>
            </w:r>
          </w:p>
        </w:tc>
        <w:tc>
          <w:tcPr>
            <w:tcW w:w="5245" w:type="dxa"/>
            <w:vAlign w:val="center"/>
          </w:tcPr>
          <w:p w14:paraId="2E571F24" w14:textId="77777777" w:rsidR="003E0441" w:rsidRPr="001F04C9" w:rsidRDefault="003E0441" w:rsidP="00664455">
            <w:pPr>
              <w:spacing w:line="312" w:lineRule="auto"/>
              <w:jc w:val="center"/>
              <w:rPr>
                <w:sz w:val="26"/>
                <w:szCs w:val="26"/>
              </w:rPr>
            </w:pPr>
            <w:r w:rsidRPr="001F04C9">
              <w:rPr>
                <w:sz w:val="26"/>
                <w:szCs w:val="26"/>
              </w:rPr>
              <w:t>Có, mỗi đơn hàng sẽ được gắn với một thông tin vận chuyển.</w:t>
            </w:r>
          </w:p>
        </w:tc>
      </w:tr>
      <w:tr w:rsidR="003E0441" w:rsidRPr="001F04C9" w14:paraId="48DDD6B5" w14:textId="77777777" w:rsidTr="000755A5">
        <w:tc>
          <w:tcPr>
            <w:tcW w:w="714" w:type="dxa"/>
            <w:vAlign w:val="center"/>
          </w:tcPr>
          <w:p w14:paraId="76B73AEF" w14:textId="77777777" w:rsidR="003E0441" w:rsidRPr="001F04C9" w:rsidRDefault="003E0441" w:rsidP="00664455">
            <w:pPr>
              <w:spacing w:line="312" w:lineRule="auto"/>
              <w:jc w:val="center"/>
              <w:rPr>
                <w:sz w:val="26"/>
                <w:szCs w:val="26"/>
              </w:rPr>
            </w:pPr>
            <w:r w:rsidRPr="001F04C9">
              <w:rPr>
                <w:sz w:val="26"/>
                <w:szCs w:val="26"/>
              </w:rPr>
              <w:t>2</w:t>
            </w:r>
          </w:p>
        </w:tc>
        <w:tc>
          <w:tcPr>
            <w:tcW w:w="3250" w:type="dxa"/>
            <w:vAlign w:val="center"/>
          </w:tcPr>
          <w:p w14:paraId="6E5CE01A" w14:textId="77777777" w:rsidR="003E0441" w:rsidRPr="001F04C9" w:rsidRDefault="003E0441" w:rsidP="00664455">
            <w:pPr>
              <w:spacing w:line="312" w:lineRule="auto"/>
              <w:jc w:val="center"/>
              <w:rPr>
                <w:sz w:val="26"/>
                <w:szCs w:val="26"/>
              </w:rPr>
            </w:pPr>
            <w:r w:rsidRPr="001F04C9">
              <w:rPr>
                <w:sz w:val="26"/>
                <w:szCs w:val="26"/>
              </w:rPr>
              <w:t>Những thông tin nào được lưu trong vận chuyển?</w:t>
            </w:r>
          </w:p>
        </w:tc>
        <w:tc>
          <w:tcPr>
            <w:tcW w:w="5245" w:type="dxa"/>
            <w:vAlign w:val="center"/>
          </w:tcPr>
          <w:p w14:paraId="7C0E3A41" w14:textId="77777777" w:rsidR="003E0441" w:rsidRPr="001F04C9" w:rsidRDefault="003E0441" w:rsidP="00664455">
            <w:pPr>
              <w:spacing w:line="312" w:lineRule="auto"/>
              <w:jc w:val="center"/>
              <w:rPr>
                <w:sz w:val="26"/>
                <w:szCs w:val="26"/>
              </w:rPr>
            </w:pPr>
            <w:r w:rsidRPr="001F04C9">
              <w:rPr>
                <w:sz w:val="26"/>
                <w:szCs w:val="26"/>
              </w:rPr>
              <w:t>Bao gồm: mã vận chuyển, mã đơn hàng, mã vận đơn, đơn vị vận chuyển, ngày xuất phát, ngày dự kiến và trạng thái.</w:t>
            </w:r>
          </w:p>
        </w:tc>
      </w:tr>
      <w:tr w:rsidR="003E0441" w:rsidRPr="001F04C9" w14:paraId="3BC1D0FB" w14:textId="77777777" w:rsidTr="000755A5">
        <w:tc>
          <w:tcPr>
            <w:tcW w:w="714" w:type="dxa"/>
            <w:vAlign w:val="center"/>
          </w:tcPr>
          <w:p w14:paraId="0182CAC7" w14:textId="77777777" w:rsidR="003E0441" w:rsidRPr="001F04C9" w:rsidRDefault="003E0441" w:rsidP="00664455">
            <w:pPr>
              <w:spacing w:line="312" w:lineRule="auto"/>
              <w:jc w:val="center"/>
              <w:rPr>
                <w:sz w:val="26"/>
                <w:szCs w:val="26"/>
              </w:rPr>
            </w:pPr>
            <w:r w:rsidRPr="001F04C9">
              <w:rPr>
                <w:sz w:val="26"/>
                <w:szCs w:val="26"/>
              </w:rPr>
              <w:t>3</w:t>
            </w:r>
          </w:p>
        </w:tc>
        <w:tc>
          <w:tcPr>
            <w:tcW w:w="3250" w:type="dxa"/>
            <w:vAlign w:val="center"/>
          </w:tcPr>
          <w:p w14:paraId="11A9F2C9" w14:textId="77777777" w:rsidR="003E0441" w:rsidRPr="001F04C9" w:rsidRDefault="003E0441" w:rsidP="00664455">
            <w:pPr>
              <w:spacing w:line="312" w:lineRule="auto"/>
              <w:jc w:val="center"/>
              <w:rPr>
                <w:sz w:val="26"/>
                <w:szCs w:val="26"/>
              </w:rPr>
            </w:pPr>
            <w:r w:rsidRPr="001F04C9">
              <w:rPr>
                <w:sz w:val="26"/>
                <w:szCs w:val="26"/>
              </w:rPr>
              <w:t>Có theo dõi trạng thái giao hàng không?</w:t>
            </w:r>
          </w:p>
        </w:tc>
        <w:tc>
          <w:tcPr>
            <w:tcW w:w="5245" w:type="dxa"/>
            <w:vAlign w:val="center"/>
          </w:tcPr>
          <w:p w14:paraId="3FD3CF3B" w14:textId="77777777" w:rsidR="003E0441" w:rsidRPr="001F04C9" w:rsidRDefault="003E0441" w:rsidP="00664455">
            <w:pPr>
              <w:spacing w:line="312" w:lineRule="auto"/>
              <w:jc w:val="center"/>
              <w:rPr>
                <w:sz w:val="26"/>
                <w:szCs w:val="26"/>
              </w:rPr>
            </w:pPr>
            <w:r w:rsidRPr="001F04C9">
              <w:rPr>
                <w:sz w:val="26"/>
                <w:szCs w:val="26"/>
              </w:rPr>
              <w:t>Có, trạng thái được cập nhật liên tục như: đang giao, đã giao, chậm, hủy.</w:t>
            </w:r>
          </w:p>
        </w:tc>
      </w:tr>
      <w:tr w:rsidR="003E0441" w:rsidRPr="001F04C9" w14:paraId="3BC90C3B" w14:textId="77777777" w:rsidTr="000755A5">
        <w:tc>
          <w:tcPr>
            <w:tcW w:w="714" w:type="dxa"/>
            <w:vAlign w:val="center"/>
          </w:tcPr>
          <w:p w14:paraId="157AF45E" w14:textId="77777777" w:rsidR="003E0441" w:rsidRPr="001F04C9" w:rsidRDefault="003E0441" w:rsidP="00664455">
            <w:pPr>
              <w:spacing w:line="312" w:lineRule="auto"/>
              <w:jc w:val="center"/>
              <w:rPr>
                <w:sz w:val="26"/>
                <w:szCs w:val="26"/>
              </w:rPr>
            </w:pPr>
            <w:r w:rsidRPr="001F04C9">
              <w:rPr>
                <w:sz w:val="26"/>
                <w:szCs w:val="26"/>
              </w:rPr>
              <w:t>4</w:t>
            </w:r>
          </w:p>
        </w:tc>
        <w:tc>
          <w:tcPr>
            <w:tcW w:w="3250" w:type="dxa"/>
            <w:vAlign w:val="center"/>
          </w:tcPr>
          <w:p w14:paraId="28FD830E" w14:textId="77777777" w:rsidR="003E0441" w:rsidRPr="001F04C9" w:rsidRDefault="003E0441" w:rsidP="00664455">
            <w:pPr>
              <w:spacing w:line="312" w:lineRule="auto"/>
              <w:jc w:val="center"/>
              <w:rPr>
                <w:sz w:val="26"/>
                <w:szCs w:val="26"/>
              </w:rPr>
            </w:pPr>
            <w:r w:rsidRPr="001F04C9">
              <w:rPr>
                <w:sz w:val="26"/>
                <w:szCs w:val="26"/>
              </w:rPr>
              <w:t>Có thể có nhiều lần vận chuyển cho một đơn không?</w:t>
            </w:r>
          </w:p>
        </w:tc>
        <w:tc>
          <w:tcPr>
            <w:tcW w:w="5245" w:type="dxa"/>
            <w:vAlign w:val="center"/>
          </w:tcPr>
          <w:p w14:paraId="20997FD0" w14:textId="77777777" w:rsidR="003E0441" w:rsidRPr="001F04C9" w:rsidRDefault="003E0441" w:rsidP="00664455">
            <w:pPr>
              <w:spacing w:line="312" w:lineRule="auto"/>
              <w:jc w:val="center"/>
              <w:rPr>
                <w:sz w:val="26"/>
                <w:szCs w:val="26"/>
              </w:rPr>
            </w:pPr>
            <w:r w:rsidRPr="001F04C9">
              <w:rPr>
                <w:sz w:val="26"/>
                <w:szCs w:val="26"/>
              </w:rPr>
              <w:t>Có, trong một số trường hợp đơn hàng có thể được chia thành nhiều lần giao.</w:t>
            </w:r>
          </w:p>
        </w:tc>
      </w:tr>
      <w:tr w:rsidR="003E0441" w:rsidRPr="001F04C9" w14:paraId="0AF3690D" w14:textId="77777777" w:rsidTr="000755A5">
        <w:tc>
          <w:tcPr>
            <w:tcW w:w="714" w:type="dxa"/>
            <w:vAlign w:val="center"/>
          </w:tcPr>
          <w:p w14:paraId="2AE6F9B8" w14:textId="77777777" w:rsidR="003E0441" w:rsidRPr="001F04C9" w:rsidRDefault="003E0441" w:rsidP="00664455">
            <w:pPr>
              <w:spacing w:line="312" w:lineRule="auto"/>
              <w:jc w:val="center"/>
              <w:rPr>
                <w:sz w:val="26"/>
                <w:szCs w:val="26"/>
              </w:rPr>
            </w:pPr>
            <w:r w:rsidRPr="001F04C9">
              <w:rPr>
                <w:sz w:val="26"/>
                <w:szCs w:val="26"/>
              </w:rPr>
              <w:t>5</w:t>
            </w:r>
          </w:p>
        </w:tc>
        <w:tc>
          <w:tcPr>
            <w:tcW w:w="3250" w:type="dxa"/>
            <w:vAlign w:val="center"/>
          </w:tcPr>
          <w:p w14:paraId="7A06C9DA" w14:textId="77777777" w:rsidR="003E0441" w:rsidRPr="001F04C9" w:rsidRDefault="003E0441" w:rsidP="00664455">
            <w:pPr>
              <w:spacing w:line="312" w:lineRule="auto"/>
              <w:jc w:val="center"/>
              <w:rPr>
                <w:sz w:val="26"/>
                <w:szCs w:val="26"/>
              </w:rPr>
            </w:pPr>
            <w:r w:rsidRPr="001F04C9">
              <w:rPr>
                <w:sz w:val="26"/>
                <w:szCs w:val="26"/>
              </w:rPr>
              <w:t>Hệ thống có hỗ trợ xử lý sự cố giao hàng không?</w:t>
            </w:r>
          </w:p>
        </w:tc>
        <w:tc>
          <w:tcPr>
            <w:tcW w:w="5245" w:type="dxa"/>
            <w:vAlign w:val="center"/>
          </w:tcPr>
          <w:p w14:paraId="717AB15E" w14:textId="77777777" w:rsidR="003E0441" w:rsidRPr="001F04C9" w:rsidRDefault="003E0441" w:rsidP="00664455">
            <w:pPr>
              <w:spacing w:line="312" w:lineRule="auto"/>
              <w:jc w:val="center"/>
              <w:rPr>
                <w:sz w:val="26"/>
                <w:szCs w:val="26"/>
              </w:rPr>
            </w:pPr>
            <w:r w:rsidRPr="001F04C9">
              <w:rPr>
                <w:sz w:val="26"/>
                <w:szCs w:val="26"/>
              </w:rPr>
              <w:t>Có, hệ thống cho phép cập nhật trạng thái và ghi chú để xử lý các vấn đề phát sinh.</w:t>
            </w:r>
          </w:p>
        </w:tc>
      </w:tr>
    </w:tbl>
    <w:p w14:paraId="09592DFA" w14:textId="77777777" w:rsidR="001F04C9" w:rsidRDefault="001F04C9" w:rsidP="001F04C9">
      <w:pPr>
        <w:rPr>
          <w:ins w:id="1549" w:author="Tuan NV" w:date="2026-04-16T22:36:00Z" w16du:dateUtc="2026-04-16T15:36:00Z"/>
          <w:sz w:val="26"/>
          <w:szCs w:val="26"/>
          <w:lang w:val="vi-VN"/>
        </w:rPr>
      </w:pPr>
    </w:p>
    <w:p w14:paraId="4FA3F0FE" w14:textId="77777777" w:rsidR="000F2D03" w:rsidRPr="001F04C9" w:rsidRDefault="000F2D03" w:rsidP="001F04C9">
      <w:pPr>
        <w:rPr>
          <w:ins w:id="1550" w:author="Tuan NV" w:date="2026-04-16T22:27:00Z" w16du:dateUtc="2026-04-16T15:27:00Z"/>
          <w:sz w:val="26"/>
          <w:szCs w:val="26"/>
          <w:lang w:val="vi-VN"/>
          <w:rPrChange w:id="1551" w:author="Tuan NV" w:date="2026-04-16T22:33:00Z" w16du:dateUtc="2026-04-16T15:33:00Z">
            <w:rPr>
              <w:ins w:id="1552" w:author="Tuan NV" w:date="2026-04-16T22:27:00Z" w16du:dateUtc="2026-04-16T15:27:00Z"/>
              <w:lang w:val="vi-VN"/>
            </w:rPr>
          </w:rPrChange>
        </w:rPr>
      </w:pPr>
    </w:p>
    <w:p w14:paraId="509E95CB" w14:textId="77777777" w:rsidR="001F04C9" w:rsidRPr="007F602B" w:rsidRDefault="001F04C9">
      <w:pPr>
        <w:rPr>
          <w:ins w:id="1553" w:author="Tuan NV" w:date="2026-04-16T22:27:00Z" w16du:dateUtc="2026-04-16T15:27:00Z"/>
          <w:szCs w:val="26"/>
          <w:lang w:val="vi-VN"/>
        </w:rPr>
        <w:pPrChange w:id="1554" w:author="Tuan NV" w:date="2026-04-16T22:27:00Z" w16du:dateUtc="2026-04-16T15:27:00Z">
          <w:pPr>
            <w:pStyle w:val="Heading3"/>
            <w:spacing w:line="312" w:lineRule="auto"/>
            <w:ind w:left="0"/>
          </w:pPr>
        </w:pPrChange>
      </w:pPr>
    </w:p>
    <w:p w14:paraId="3711BB9D" w14:textId="2543A2A0" w:rsidR="003E0441" w:rsidRPr="001F04C9" w:rsidRDefault="002D1D8E" w:rsidP="00664455">
      <w:pPr>
        <w:pStyle w:val="Heading3"/>
        <w:spacing w:line="312" w:lineRule="auto"/>
        <w:ind w:left="0"/>
        <w:rPr>
          <w:sz w:val="28"/>
          <w:szCs w:val="28"/>
          <w:rPrChange w:id="1555" w:author="Tuan NV" w:date="2026-04-16T22:35:00Z" w16du:dateUtc="2026-04-16T15:35:00Z">
            <w:rPr>
              <w:szCs w:val="26"/>
            </w:rPr>
          </w:rPrChange>
        </w:rPr>
      </w:pPr>
      <w:bookmarkStart w:id="1556" w:name="_Toc227272657"/>
      <w:r w:rsidRPr="001F04C9">
        <w:rPr>
          <w:sz w:val="28"/>
          <w:szCs w:val="28"/>
          <w:rPrChange w:id="1557" w:author="Tuan NV" w:date="2026-04-16T22:35:00Z" w16du:dateUtc="2026-04-16T15:35:00Z">
            <w:rPr>
              <w:szCs w:val="26"/>
            </w:rPr>
          </w:rPrChange>
        </w:rPr>
        <w:t>1</w:t>
      </w:r>
      <w:r w:rsidRPr="001F04C9">
        <w:rPr>
          <w:sz w:val="28"/>
          <w:szCs w:val="28"/>
          <w:lang w:val="vi-VN"/>
          <w:rPrChange w:id="1558" w:author="Tuan NV" w:date="2026-04-16T22:35:00Z" w16du:dateUtc="2026-04-16T15:35:00Z">
            <w:rPr>
              <w:szCs w:val="26"/>
              <w:lang w:val="vi-VN"/>
            </w:rPr>
          </w:rPrChange>
        </w:rPr>
        <w:t xml:space="preserve">.1.4. </w:t>
      </w:r>
      <w:r w:rsidR="003E0441" w:rsidRPr="001F04C9">
        <w:rPr>
          <w:sz w:val="28"/>
          <w:szCs w:val="28"/>
          <w:rPrChange w:id="1559" w:author="Tuan NV" w:date="2026-04-16T22:35:00Z" w16du:dateUtc="2026-04-16T15:35:00Z">
            <w:rPr>
              <w:szCs w:val="26"/>
            </w:rPr>
          </w:rPrChange>
        </w:rPr>
        <w:t>Chủ đề 4: Báo cáo và thống kê</w:t>
      </w:r>
      <w:bookmarkEnd w:id="1556"/>
    </w:p>
    <w:tbl>
      <w:tblPr>
        <w:tblStyle w:val="TableGrid"/>
        <w:tblW w:w="9209" w:type="dxa"/>
        <w:tblLook w:val="04A0" w:firstRow="1" w:lastRow="0" w:firstColumn="1" w:lastColumn="0" w:noHBand="0" w:noVBand="1"/>
      </w:tblPr>
      <w:tblGrid>
        <w:gridCol w:w="679"/>
        <w:gridCol w:w="3285"/>
        <w:gridCol w:w="5245"/>
      </w:tblGrid>
      <w:tr w:rsidR="003E0441" w:rsidRPr="001F04C9" w14:paraId="23CDBB96" w14:textId="77777777" w:rsidTr="000755A5">
        <w:tc>
          <w:tcPr>
            <w:tcW w:w="679" w:type="dxa"/>
            <w:vAlign w:val="center"/>
          </w:tcPr>
          <w:p w14:paraId="3E575019" w14:textId="77777777" w:rsidR="003E0441" w:rsidRPr="001F04C9" w:rsidRDefault="003E0441" w:rsidP="00664455">
            <w:pPr>
              <w:spacing w:line="312" w:lineRule="auto"/>
              <w:jc w:val="center"/>
              <w:rPr>
                <w:sz w:val="26"/>
                <w:szCs w:val="26"/>
              </w:rPr>
            </w:pPr>
            <w:r w:rsidRPr="001F04C9">
              <w:rPr>
                <w:sz w:val="26"/>
                <w:szCs w:val="26"/>
              </w:rPr>
              <w:t>STT</w:t>
            </w:r>
          </w:p>
        </w:tc>
        <w:tc>
          <w:tcPr>
            <w:tcW w:w="3285" w:type="dxa"/>
            <w:vAlign w:val="center"/>
          </w:tcPr>
          <w:p w14:paraId="36A8B5A9" w14:textId="77777777" w:rsidR="003E0441" w:rsidRPr="001F04C9" w:rsidRDefault="003E0441" w:rsidP="00664455">
            <w:pPr>
              <w:spacing w:line="312" w:lineRule="auto"/>
              <w:jc w:val="center"/>
              <w:rPr>
                <w:sz w:val="26"/>
                <w:szCs w:val="26"/>
              </w:rPr>
            </w:pPr>
            <w:r w:rsidRPr="001F04C9">
              <w:rPr>
                <w:sz w:val="26"/>
                <w:szCs w:val="26"/>
              </w:rPr>
              <w:t>Câu hỏi</w:t>
            </w:r>
          </w:p>
        </w:tc>
        <w:tc>
          <w:tcPr>
            <w:tcW w:w="5245" w:type="dxa"/>
            <w:vAlign w:val="center"/>
          </w:tcPr>
          <w:p w14:paraId="014DE16D" w14:textId="77777777" w:rsidR="003E0441" w:rsidRPr="001F04C9" w:rsidRDefault="003E0441" w:rsidP="00664455">
            <w:pPr>
              <w:spacing w:line="312" w:lineRule="auto"/>
              <w:jc w:val="center"/>
              <w:rPr>
                <w:sz w:val="26"/>
                <w:szCs w:val="26"/>
              </w:rPr>
            </w:pPr>
            <w:r w:rsidRPr="001F04C9">
              <w:rPr>
                <w:sz w:val="26"/>
                <w:szCs w:val="26"/>
              </w:rPr>
              <w:t>Trả lời</w:t>
            </w:r>
          </w:p>
        </w:tc>
      </w:tr>
      <w:tr w:rsidR="003E0441" w:rsidRPr="001F04C9" w14:paraId="39275FBB" w14:textId="77777777" w:rsidTr="000755A5">
        <w:tc>
          <w:tcPr>
            <w:tcW w:w="679" w:type="dxa"/>
            <w:vAlign w:val="center"/>
          </w:tcPr>
          <w:p w14:paraId="26A22AAF" w14:textId="77777777" w:rsidR="003E0441" w:rsidRPr="001F04C9" w:rsidRDefault="003E0441" w:rsidP="00664455">
            <w:pPr>
              <w:spacing w:line="312" w:lineRule="auto"/>
              <w:jc w:val="center"/>
              <w:rPr>
                <w:sz w:val="26"/>
                <w:szCs w:val="26"/>
              </w:rPr>
            </w:pPr>
            <w:r w:rsidRPr="001F04C9">
              <w:rPr>
                <w:sz w:val="26"/>
                <w:szCs w:val="26"/>
              </w:rPr>
              <w:t>1</w:t>
            </w:r>
          </w:p>
        </w:tc>
        <w:tc>
          <w:tcPr>
            <w:tcW w:w="3285" w:type="dxa"/>
            <w:vAlign w:val="center"/>
          </w:tcPr>
          <w:p w14:paraId="364C3B9A" w14:textId="77777777" w:rsidR="003E0441" w:rsidRPr="001F04C9" w:rsidRDefault="003E0441" w:rsidP="00664455">
            <w:pPr>
              <w:spacing w:line="312" w:lineRule="auto"/>
              <w:jc w:val="center"/>
              <w:rPr>
                <w:sz w:val="26"/>
                <w:szCs w:val="26"/>
              </w:rPr>
            </w:pPr>
            <w:r w:rsidRPr="001F04C9">
              <w:rPr>
                <w:sz w:val="26"/>
                <w:szCs w:val="26"/>
              </w:rPr>
              <w:t>Doanh nghiệp có thực hiện báo cáo nhập – xuất – tồn không?</w:t>
            </w:r>
          </w:p>
        </w:tc>
        <w:tc>
          <w:tcPr>
            <w:tcW w:w="5245" w:type="dxa"/>
            <w:vAlign w:val="center"/>
          </w:tcPr>
          <w:p w14:paraId="259751BC" w14:textId="77777777" w:rsidR="003E0441" w:rsidRPr="001F04C9" w:rsidRDefault="003E0441" w:rsidP="00664455">
            <w:pPr>
              <w:spacing w:line="312" w:lineRule="auto"/>
              <w:jc w:val="center"/>
              <w:rPr>
                <w:sz w:val="26"/>
                <w:szCs w:val="26"/>
              </w:rPr>
            </w:pPr>
            <w:r w:rsidRPr="001F04C9">
              <w:rPr>
                <w:sz w:val="26"/>
                <w:szCs w:val="26"/>
              </w:rPr>
              <w:t>Có, hệ thống cung cấp báo cáo chi tiết về tình trạng nhập, xuất và tồn kho.</w:t>
            </w:r>
          </w:p>
        </w:tc>
      </w:tr>
      <w:tr w:rsidR="003E0441" w:rsidRPr="001F04C9" w14:paraId="32027EB4" w14:textId="77777777" w:rsidTr="000755A5">
        <w:tc>
          <w:tcPr>
            <w:tcW w:w="679" w:type="dxa"/>
            <w:vAlign w:val="center"/>
          </w:tcPr>
          <w:p w14:paraId="369058E2" w14:textId="77777777" w:rsidR="003E0441" w:rsidRPr="001F04C9" w:rsidRDefault="003E0441" w:rsidP="00664455">
            <w:pPr>
              <w:spacing w:line="312" w:lineRule="auto"/>
              <w:jc w:val="center"/>
              <w:rPr>
                <w:sz w:val="26"/>
                <w:szCs w:val="26"/>
              </w:rPr>
            </w:pPr>
            <w:r w:rsidRPr="001F04C9">
              <w:rPr>
                <w:sz w:val="26"/>
                <w:szCs w:val="26"/>
              </w:rPr>
              <w:t>2</w:t>
            </w:r>
          </w:p>
        </w:tc>
        <w:tc>
          <w:tcPr>
            <w:tcW w:w="3285" w:type="dxa"/>
            <w:vAlign w:val="center"/>
          </w:tcPr>
          <w:p w14:paraId="5AAEA8AC" w14:textId="77777777" w:rsidR="003E0441" w:rsidRPr="001F04C9" w:rsidRDefault="003E0441" w:rsidP="00664455">
            <w:pPr>
              <w:spacing w:line="312" w:lineRule="auto"/>
              <w:jc w:val="center"/>
              <w:rPr>
                <w:sz w:val="26"/>
                <w:szCs w:val="26"/>
              </w:rPr>
            </w:pPr>
            <w:r w:rsidRPr="001F04C9">
              <w:rPr>
                <w:sz w:val="26"/>
                <w:szCs w:val="26"/>
              </w:rPr>
              <w:t>Có thống kê đơn hàng không?</w:t>
            </w:r>
          </w:p>
        </w:tc>
        <w:tc>
          <w:tcPr>
            <w:tcW w:w="5245" w:type="dxa"/>
            <w:vAlign w:val="center"/>
          </w:tcPr>
          <w:p w14:paraId="7989AEC4" w14:textId="77777777" w:rsidR="003E0441" w:rsidRPr="001F04C9" w:rsidRDefault="003E0441" w:rsidP="00664455">
            <w:pPr>
              <w:spacing w:line="312" w:lineRule="auto"/>
              <w:jc w:val="center"/>
              <w:rPr>
                <w:sz w:val="26"/>
                <w:szCs w:val="26"/>
              </w:rPr>
            </w:pPr>
            <w:r w:rsidRPr="001F04C9">
              <w:rPr>
                <w:sz w:val="26"/>
                <w:szCs w:val="26"/>
              </w:rPr>
              <w:t>Có, hệ thống thống kê số lượng đơn hàng theo ngày, tháng hoặc năm.</w:t>
            </w:r>
          </w:p>
        </w:tc>
      </w:tr>
      <w:tr w:rsidR="003E0441" w:rsidRPr="001F04C9" w14:paraId="472E37E0" w14:textId="77777777" w:rsidTr="000755A5">
        <w:tc>
          <w:tcPr>
            <w:tcW w:w="679" w:type="dxa"/>
            <w:vAlign w:val="center"/>
          </w:tcPr>
          <w:p w14:paraId="24C38FA4" w14:textId="77777777" w:rsidR="003E0441" w:rsidRPr="001F04C9" w:rsidRDefault="003E0441" w:rsidP="00664455">
            <w:pPr>
              <w:spacing w:line="312" w:lineRule="auto"/>
              <w:jc w:val="center"/>
              <w:rPr>
                <w:sz w:val="26"/>
                <w:szCs w:val="26"/>
              </w:rPr>
            </w:pPr>
            <w:r w:rsidRPr="001F04C9">
              <w:rPr>
                <w:sz w:val="26"/>
                <w:szCs w:val="26"/>
              </w:rPr>
              <w:t>3</w:t>
            </w:r>
          </w:p>
        </w:tc>
        <w:tc>
          <w:tcPr>
            <w:tcW w:w="3285" w:type="dxa"/>
            <w:vAlign w:val="center"/>
          </w:tcPr>
          <w:p w14:paraId="7D6A4EA8" w14:textId="77777777" w:rsidR="003E0441" w:rsidRPr="001F04C9" w:rsidRDefault="003E0441" w:rsidP="00664455">
            <w:pPr>
              <w:spacing w:line="312" w:lineRule="auto"/>
              <w:jc w:val="center"/>
              <w:rPr>
                <w:sz w:val="26"/>
                <w:szCs w:val="26"/>
              </w:rPr>
            </w:pPr>
            <w:r w:rsidRPr="001F04C9">
              <w:rPr>
                <w:sz w:val="26"/>
                <w:szCs w:val="26"/>
              </w:rPr>
              <w:t>Có phân tích hiệu quả hoạt động không?</w:t>
            </w:r>
          </w:p>
        </w:tc>
        <w:tc>
          <w:tcPr>
            <w:tcW w:w="5245" w:type="dxa"/>
            <w:vAlign w:val="center"/>
          </w:tcPr>
          <w:p w14:paraId="72587931" w14:textId="77777777" w:rsidR="003E0441" w:rsidRPr="001F04C9" w:rsidRDefault="003E0441" w:rsidP="00664455">
            <w:pPr>
              <w:spacing w:line="312" w:lineRule="auto"/>
              <w:jc w:val="center"/>
              <w:rPr>
                <w:sz w:val="26"/>
                <w:szCs w:val="26"/>
              </w:rPr>
            </w:pPr>
            <w:r w:rsidRPr="001F04C9">
              <w:rPr>
                <w:sz w:val="26"/>
                <w:szCs w:val="26"/>
              </w:rPr>
              <w:t>Có, hệ thống hỗ trợ phân tích hiệu suất nhập hàng, bán hàng và vận chuyển.</w:t>
            </w:r>
          </w:p>
        </w:tc>
      </w:tr>
      <w:tr w:rsidR="003E0441" w:rsidRPr="001F04C9" w14:paraId="4CDBA5A9" w14:textId="77777777" w:rsidTr="000755A5">
        <w:tc>
          <w:tcPr>
            <w:tcW w:w="679" w:type="dxa"/>
            <w:vAlign w:val="center"/>
          </w:tcPr>
          <w:p w14:paraId="53225594" w14:textId="77777777" w:rsidR="003E0441" w:rsidRPr="001F04C9" w:rsidRDefault="003E0441" w:rsidP="00664455">
            <w:pPr>
              <w:spacing w:line="312" w:lineRule="auto"/>
              <w:jc w:val="center"/>
              <w:rPr>
                <w:sz w:val="26"/>
                <w:szCs w:val="26"/>
              </w:rPr>
            </w:pPr>
            <w:r w:rsidRPr="001F04C9">
              <w:rPr>
                <w:sz w:val="26"/>
                <w:szCs w:val="26"/>
              </w:rPr>
              <w:lastRenderedPageBreak/>
              <w:t>4</w:t>
            </w:r>
          </w:p>
        </w:tc>
        <w:tc>
          <w:tcPr>
            <w:tcW w:w="3285" w:type="dxa"/>
            <w:vAlign w:val="center"/>
          </w:tcPr>
          <w:p w14:paraId="6739FA5C" w14:textId="77777777" w:rsidR="003E0441" w:rsidRPr="001F04C9" w:rsidRDefault="003E0441" w:rsidP="00664455">
            <w:pPr>
              <w:spacing w:line="312" w:lineRule="auto"/>
              <w:jc w:val="center"/>
              <w:rPr>
                <w:sz w:val="26"/>
                <w:szCs w:val="26"/>
              </w:rPr>
            </w:pPr>
            <w:r w:rsidRPr="001F04C9">
              <w:rPr>
                <w:sz w:val="26"/>
                <w:szCs w:val="26"/>
              </w:rPr>
              <w:t>Báo cáo được lập theo chu kỳ nào?</w:t>
            </w:r>
          </w:p>
        </w:tc>
        <w:tc>
          <w:tcPr>
            <w:tcW w:w="5245" w:type="dxa"/>
            <w:vAlign w:val="center"/>
          </w:tcPr>
          <w:p w14:paraId="36469555" w14:textId="77777777" w:rsidR="003E0441" w:rsidRPr="001F04C9" w:rsidRDefault="003E0441" w:rsidP="00664455">
            <w:pPr>
              <w:spacing w:line="312" w:lineRule="auto"/>
              <w:jc w:val="center"/>
              <w:rPr>
                <w:sz w:val="26"/>
                <w:szCs w:val="26"/>
              </w:rPr>
            </w:pPr>
            <w:r w:rsidRPr="001F04C9">
              <w:rPr>
                <w:sz w:val="26"/>
                <w:szCs w:val="26"/>
              </w:rPr>
              <w:t>Báo cáo có thể được lập theo ngày, tháng, quý hoặc năm.</w:t>
            </w:r>
          </w:p>
        </w:tc>
      </w:tr>
      <w:tr w:rsidR="003E0441" w:rsidRPr="001F04C9" w14:paraId="1C3593FE" w14:textId="77777777" w:rsidTr="000755A5">
        <w:tc>
          <w:tcPr>
            <w:tcW w:w="679" w:type="dxa"/>
            <w:vAlign w:val="center"/>
          </w:tcPr>
          <w:p w14:paraId="216F1EAF" w14:textId="77777777" w:rsidR="003E0441" w:rsidRPr="001F04C9" w:rsidRDefault="003E0441" w:rsidP="00664455">
            <w:pPr>
              <w:spacing w:line="312" w:lineRule="auto"/>
              <w:jc w:val="center"/>
              <w:rPr>
                <w:sz w:val="26"/>
                <w:szCs w:val="26"/>
              </w:rPr>
            </w:pPr>
            <w:r w:rsidRPr="001F04C9">
              <w:rPr>
                <w:sz w:val="26"/>
                <w:szCs w:val="26"/>
              </w:rPr>
              <w:t>5</w:t>
            </w:r>
          </w:p>
        </w:tc>
        <w:tc>
          <w:tcPr>
            <w:tcW w:w="3285" w:type="dxa"/>
            <w:vAlign w:val="center"/>
          </w:tcPr>
          <w:p w14:paraId="3EF8F4B1" w14:textId="77777777" w:rsidR="003E0441" w:rsidRPr="001F04C9" w:rsidRDefault="003E0441" w:rsidP="00664455">
            <w:pPr>
              <w:spacing w:line="312" w:lineRule="auto"/>
              <w:jc w:val="center"/>
              <w:rPr>
                <w:sz w:val="26"/>
                <w:szCs w:val="26"/>
              </w:rPr>
            </w:pPr>
            <w:r w:rsidRPr="001F04C9">
              <w:rPr>
                <w:sz w:val="26"/>
                <w:szCs w:val="26"/>
              </w:rPr>
              <w:t>Mục đích của báo cáo là gì?</w:t>
            </w:r>
          </w:p>
        </w:tc>
        <w:tc>
          <w:tcPr>
            <w:tcW w:w="5245" w:type="dxa"/>
            <w:vAlign w:val="center"/>
          </w:tcPr>
          <w:p w14:paraId="6FD01153" w14:textId="77777777" w:rsidR="003E0441" w:rsidRPr="001F04C9" w:rsidRDefault="003E0441" w:rsidP="00664455">
            <w:pPr>
              <w:spacing w:line="312" w:lineRule="auto"/>
              <w:jc w:val="center"/>
              <w:rPr>
                <w:sz w:val="26"/>
                <w:szCs w:val="26"/>
              </w:rPr>
            </w:pPr>
            <w:r w:rsidRPr="001F04C9">
              <w:rPr>
                <w:sz w:val="26"/>
                <w:szCs w:val="26"/>
              </w:rPr>
              <w:t>Giúp doanh nghiệp theo dõi hoạt động, đưa ra quyết định và tối ưu quy trình.</w:t>
            </w:r>
          </w:p>
        </w:tc>
      </w:tr>
    </w:tbl>
    <w:p w14:paraId="4E7B2E0C" w14:textId="1BBF5255" w:rsidR="003E0441" w:rsidRPr="001F04C9" w:rsidRDefault="002D1D8E" w:rsidP="00664455">
      <w:pPr>
        <w:pStyle w:val="Heading2"/>
        <w:spacing w:line="312" w:lineRule="auto"/>
        <w:rPr>
          <w:sz w:val="28"/>
          <w:szCs w:val="28"/>
          <w:rPrChange w:id="1560" w:author="Tuan NV" w:date="2026-04-16T22:35:00Z" w16du:dateUtc="2026-04-16T15:35:00Z">
            <w:rPr/>
          </w:rPrChange>
        </w:rPr>
      </w:pPr>
      <w:bookmarkStart w:id="1561" w:name="_Toc227272658"/>
      <w:r w:rsidRPr="001F04C9">
        <w:rPr>
          <w:sz w:val="28"/>
          <w:szCs w:val="28"/>
          <w:rPrChange w:id="1562" w:author="Tuan NV" w:date="2026-04-16T22:35:00Z" w16du:dateUtc="2026-04-16T15:35:00Z">
            <w:rPr/>
          </w:rPrChange>
        </w:rPr>
        <w:t>1</w:t>
      </w:r>
      <w:r w:rsidRPr="001F04C9">
        <w:rPr>
          <w:sz w:val="28"/>
          <w:szCs w:val="28"/>
          <w:lang w:val="vi-VN"/>
          <w:rPrChange w:id="1563" w:author="Tuan NV" w:date="2026-04-16T22:35:00Z" w16du:dateUtc="2026-04-16T15:35:00Z">
            <w:rPr>
              <w:lang w:val="vi-VN"/>
            </w:rPr>
          </w:rPrChange>
        </w:rPr>
        <w:t xml:space="preserve">.2. </w:t>
      </w:r>
      <w:r w:rsidR="000755A5" w:rsidRPr="001F04C9">
        <w:rPr>
          <w:sz w:val="28"/>
          <w:szCs w:val="28"/>
          <w:rPrChange w:id="1564" w:author="Tuan NV" w:date="2026-04-16T22:35:00Z" w16du:dateUtc="2026-04-16T15:35:00Z">
            <w:rPr/>
          </w:rPrChange>
        </w:rPr>
        <w:t>Mô tả hệ thống quản lý</w:t>
      </w:r>
      <w:bookmarkEnd w:id="1561"/>
      <w:r w:rsidR="000755A5" w:rsidRPr="001F04C9">
        <w:rPr>
          <w:sz w:val="28"/>
          <w:szCs w:val="28"/>
          <w:rPrChange w:id="1565" w:author="Tuan NV" w:date="2026-04-16T22:35:00Z" w16du:dateUtc="2026-04-16T15:35:00Z">
            <w:rPr/>
          </w:rPrChange>
        </w:rPr>
        <w:t xml:space="preserve"> </w:t>
      </w:r>
    </w:p>
    <w:p w14:paraId="66A253BB" w14:textId="6FEAB312" w:rsidR="00C51C79" w:rsidRPr="001F04C9" w:rsidRDefault="002D1D8E" w:rsidP="00664455">
      <w:pPr>
        <w:pStyle w:val="Heading3"/>
        <w:spacing w:line="312" w:lineRule="auto"/>
        <w:ind w:left="0"/>
        <w:rPr>
          <w:sz w:val="28"/>
          <w:szCs w:val="28"/>
          <w:rPrChange w:id="1566" w:author="Tuan NV" w:date="2026-04-16T22:35:00Z" w16du:dateUtc="2026-04-16T15:35:00Z">
            <w:rPr>
              <w:szCs w:val="26"/>
            </w:rPr>
          </w:rPrChange>
        </w:rPr>
      </w:pPr>
      <w:bookmarkStart w:id="1567" w:name="_Toc227272659"/>
      <w:r w:rsidRPr="001F04C9">
        <w:rPr>
          <w:rStyle w:val="Strong"/>
          <w:b/>
          <w:bCs w:val="0"/>
          <w:sz w:val="28"/>
          <w:szCs w:val="28"/>
          <w:lang w:val="vi-VN"/>
          <w:rPrChange w:id="1568" w:author="Tuan NV" w:date="2026-04-16T22:35:00Z" w16du:dateUtc="2026-04-16T15:35:00Z">
            <w:rPr>
              <w:rStyle w:val="Strong"/>
              <w:b/>
              <w:bCs w:val="0"/>
              <w:szCs w:val="26"/>
              <w:lang w:val="vi-VN"/>
            </w:rPr>
          </w:rPrChange>
        </w:rPr>
        <w:t xml:space="preserve">1.2.1. </w:t>
      </w:r>
      <w:r w:rsidR="00C51C79" w:rsidRPr="001F04C9">
        <w:rPr>
          <w:rStyle w:val="Strong"/>
          <w:b/>
          <w:bCs w:val="0"/>
          <w:sz w:val="28"/>
          <w:szCs w:val="28"/>
          <w:rPrChange w:id="1569" w:author="Tuan NV" w:date="2026-04-16T22:35:00Z" w16du:dateUtc="2026-04-16T15:35:00Z">
            <w:rPr>
              <w:rStyle w:val="Strong"/>
              <w:b/>
              <w:bCs w:val="0"/>
              <w:szCs w:val="26"/>
            </w:rPr>
          </w:rPrChange>
        </w:rPr>
        <w:t>Mô tả hệ thống quản lý chuỗi cung ứng</w:t>
      </w:r>
      <w:bookmarkEnd w:id="1567"/>
    </w:p>
    <w:p w14:paraId="7C7310CF" w14:textId="41BB5CD6" w:rsidR="00C51C79" w:rsidRPr="001F04C9" w:rsidRDefault="00C51C79" w:rsidP="00664455">
      <w:pPr>
        <w:pStyle w:val="NormalWeb"/>
        <w:spacing w:before="120" w:beforeAutospacing="0" w:after="120" w:afterAutospacing="0" w:line="312" w:lineRule="auto"/>
        <w:ind w:firstLine="357"/>
        <w:jc w:val="both"/>
        <w:rPr>
          <w:sz w:val="26"/>
          <w:szCs w:val="26"/>
        </w:rPr>
      </w:pPr>
      <w:r w:rsidRPr="001F04C9">
        <w:rPr>
          <w:sz w:val="26"/>
          <w:szCs w:val="26"/>
        </w:rPr>
        <w:t xml:space="preserve">Hệ thống quản lý chuỗi cung ứng thực phẩm được xây dựng nhằm hỗ trợ doanh nghiệp quản lý toàn bộ quá trình từ nhập nguyên vật liệu, lưu trữ trong kho, đến xuất hàng và vận chuyển đến khách hàng một cách hiệu quả, chính xác và đồng bộ. Hệ thống được thiết kế theo mô hình cơ sở dữ liệu quan hệ, trong đó các </w:t>
      </w:r>
      <w:r w:rsidR="00182EC1" w:rsidRPr="001F04C9">
        <w:rPr>
          <w:sz w:val="26"/>
          <w:szCs w:val="26"/>
        </w:rPr>
        <w:t>Bảng</w:t>
      </w:r>
      <w:del w:id="1570" w:author="Tuan NV" w:date="2026-04-16T22:30:00Z" w16du:dateUtc="2026-04-16T15:30:00Z">
        <w:r w:rsidR="00182EC1" w:rsidRPr="001F04C9" w:rsidDel="001F04C9">
          <w:rPr>
            <w:sz w:val="26"/>
            <w:szCs w:val="26"/>
          </w:rPr>
          <w:delText xml:space="preserve"> </w:delText>
        </w:r>
      </w:del>
      <w:r w:rsidRPr="001F04C9">
        <w:rPr>
          <w:sz w:val="26"/>
          <w:szCs w:val="26"/>
        </w:rPr>
        <w:t xml:space="preserve"> dữ liệu và mối quan hệ giữa chúng phản ánh đầy đủ hoạt động của chuỗi cung ứng.</w:t>
      </w:r>
    </w:p>
    <w:p w14:paraId="6558DA45" w14:textId="77777777" w:rsidR="00C51C79" w:rsidRPr="001F04C9" w:rsidRDefault="00C51C79" w:rsidP="00664455">
      <w:pPr>
        <w:pStyle w:val="NormalWeb"/>
        <w:spacing w:before="120" w:beforeAutospacing="0" w:after="120" w:afterAutospacing="0" w:line="312" w:lineRule="auto"/>
        <w:ind w:firstLine="360"/>
        <w:jc w:val="both"/>
        <w:rPr>
          <w:sz w:val="26"/>
          <w:szCs w:val="26"/>
        </w:rPr>
      </w:pPr>
      <w:r w:rsidRPr="001F04C9">
        <w:rPr>
          <w:sz w:val="26"/>
          <w:szCs w:val="26"/>
        </w:rPr>
        <w:t>Hệ thống bao gồm các thành phần chính như: nhà cung cấp, nguyên vật liệu, kho, khách hàng, đơn đặt hàng, nhập kho, xuất kho, tồn kho và vận chuyển. Các thành phần này liên kết chặt chẽ thông qua khóa chính và khóa ngoại, đảm bảo tính toàn vẹn và nhất quán của dữ liệu.</w:t>
      </w:r>
    </w:p>
    <w:p w14:paraId="1CBA79B0" w14:textId="77777777" w:rsidR="00C51C79" w:rsidRPr="001F04C9" w:rsidRDefault="00C51C79" w:rsidP="00664455">
      <w:pPr>
        <w:pStyle w:val="NormalWeb"/>
        <w:spacing w:before="120" w:beforeAutospacing="0" w:after="120" w:afterAutospacing="0" w:line="312" w:lineRule="auto"/>
        <w:ind w:firstLine="360"/>
        <w:jc w:val="both"/>
        <w:rPr>
          <w:sz w:val="26"/>
          <w:szCs w:val="26"/>
        </w:rPr>
      </w:pPr>
      <w:r w:rsidRPr="001F04C9">
        <w:rPr>
          <w:sz w:val="26"/>
          <w:szCs w:val="26"/>
        </w:rPr>
        <w:t>Ở đầu vào, hệ thống quản lý thông tin nhà cung cấp và các đơn đặt hàng nguyên vật liệu. Khi doanh nghiệp có nhu cầu, đơn đặt hàng sẽ được tạo và lưu trữ kèm theo các chi tiết như số lượng, đơn giá và thời gian giao hàng. Sau khi hàng được giao, hệ thống ghi nhận quá trình nhập kho và cập nhật tồn kho.</w:t>
      </w:r>
    </w:p>
    <w:p w14:paraId="38DB08A4" w14:textId="77777777" w:rsidR="00C51C79" w:rsidRPr="001F04C9" w:rsidRDefault="00C51C79" w:rsidP="00664455">
      <w:pPr>
        <w:pStyle w:val="NormalWeb"/>
        <w:spacing w:before="120" w:beforeAutospacing="0" w:after="120" w:afterAutospacing="0" w:line="312" w:lineRule="auto"/>
        <w:ind w:firstLine="360"/>
        <w:jc w:val="both"/>
        <w:rPr>
          <w:sz w:val="26"/>
          <w:szCs w:val="26"/>
        </w:rPr>
      </w:pPr>
      <w:r w:rsidRPr="001F04C9">
        <w:rPr>
          <w:sz w:val="26"/>
          <w:szCs w:val="26"/>
        </w:rPr>
        <w:t>Trong quá trình lưu trữ, hệ thống quản lý tồn kho theo từng kho và từng loại nguyên vật liệu, giúp doanh nghiệp dễ dàng kiểm soát số lượng hàng hóa và đưa ra quyết định nhập hàng hợp lý.</w:t>
      </w:r>
    </w:p>
    <w:p w14:paraId="45E73BCB" w14:textId="77777777" w:rsidR="00C51C79" w:rsidRPr="001F04C9" w:rsidRDefault="00C51C79" w:rsidP="00664455">
      <w:pPr>
        <w:pStyle w:val="NormalWeb"/>
        <w:spacing w:before="120" w:beforeAutospacing="0" w:after="120" w:afterAutospacing="0" w:line="312" w:lineRule="auto"/>
        <w:ind w:firstLine="360"/>
        <w:jc w:val="both"/>
        <w:rPr>
          <w:sz w:val="26"/>
          <w:szCs w:val="26"/>
        </w:rPr>
      </w:pPr>
      <w:r w:rsidRPr="001F04C9">
        <w:rPr>
          <w:sz w:val="26"/>
          <w:szCs w:val="26"/>
        </w:rPr>
        <w:t>Ở đầu ra, hệ thống quản lý thông tin khách hàng và các đơn xuất hàng. Khi phát sinh nhu cầu từ khách hàng, hệ thống tạo đơn xuất, kiểm tra tồn kho và thực hiện xuất hàng. Đồng thời, hệ thống ghi nhận quá trình vận chuyển, theo dõi trạng thái giao hàng từ khi xuất kho đến khi hoàn tất.</w:t>
      </w:r>
    </w:p>
    <w:p w14:paraId="52EDA7C6" w14:textId="77777777" w:rsidR="00C51C79" w:rsidRPr="001F04C9" w:rsidRDefault="00C51C79" w:rsidP="00664455">
      <w:pPr>
        <w:pStyle w:val="NormalWeb"/>
        <w:spacing w:before="120" w:beforeAutospacing="0" w:after="120" w:afterAutospacing="0" w:line="312" w:lineRule="auto"/>
        <w:ind w:firstLine="360"/>
        <w:jc w:val="both"/>
        <w:rPr>
          <w:sz w:val="26"/>
          <w:szCs w:val="26"/>
        </w:rPr>
      </w:pPr>
      <w:r w:rsidRPr="001F04C9">
        <w:rPr>
          <w:sz w:val="26"/>
          <w:szCs w:val="26"/>
        </w:rPr>
        <w:t>Nhờ sự liên kết chặt chẽ giữa các thành phần, hệ thống giúp doanh nghiệp quản lý hiệu quả chuỗi cung ứng, giảm thiểu sai sót và nâng cao hiệu suất vận hành.</w:t>
      </w:r>
    </w:p>
    <w:p w14:paraId="024A2648" w14:textId="455B95C0" w:rsidR="00C51C79" w:rsidRPr="001F04C9" w:rsidRDefault="002D1D8E" w:rsidP="00664455">
      <w:pPr>
        <w:pStyle w:val="Heading3"/>
        <w:spacing w:line="312" w:lineRule="auto"/>
        <w:ind w:left="0"/>
        <w:rPr>
          <w:sz w:val="28"/>
          <w:szCs w:val="28"/>
          <w:rPrChange w:id="1571" w:author="Tuan NV" w:date="2026-04-16T22:35:00Z" w16du:dateUtc="2026-04-16T15:35:00Z">
            <w:rPr>
              <w:szCs w:val="26"/>
            </w:rPr>
          </w:rPrChange>
        </w:rPr>
      </w:pPr>
      <w:bookmarkStart w:id="1572" w:name="_Toc227272660"/>
      <w:r w:rsidRPr="001F04C9">
        <w:rPr>
          <w:rStyle w:val="Strong"/>
          <w:b/>
          <w:bCs w:val="0"/>
          <w:sz w:val="28"/>
          <w:szCs w:val="28"/>
          <w:rPrChange w:id="1573" w:author="Tuan NV" w:date="2026-04-16T22:35:00Z" w16du:dateUtc="2026-04-16T15:35:00Z">
            <w:rPr>
              <w:rStyle w:val="Strong"/>
              <w:b/>
              <w:bCs w:val="0"/>
              <w:szCs w:val="26"/>
            </w:rPr>
          </w:rPrChange>
        </w:rPr>
        <w:t>1</w:t>
      </w:r>
      <w:r w:rsidRPr="001F04C9">
        <w:rPr>
          <w:rStyle w:val="Strong"/>
          <w:b/>
          <w:bCs w:val="0"/>
          <w:sz w:val="28"/>
          <w:szCs w:val="28"/>
          <w:lang w:val="vi-VN"/>
          <w:rPrChange w:id="1574" w:author="Tuan NV" w:date="2026-04-16T22:35:00Z" w16du:dateUtc="2026-04-16T15:35:00Z">
            <w:rPr>
              <w:rStyle w:val="Strong"/>
              <w:b/>
              <w:bCs w:val="0"/>
              <w:szCs w:val="26"/>
              <w:lang w:val="vi-VN"/>
            </w:rPr>
          </w:rPrChange>
        </w:rPr>
        <w:t xml:space="preserve">.2.2. </w:t>
      </w:r>
      <w:r w:rsidR="00C51C79" w:rsidRPr="001F04C9">
        <w:rPr>
          <w:rStyle w:val="Strong"/>
          <w:b/>
          <w:bCs w:val="0"/>
          <w:sz w:val="28"/>
          <w:szCs w:val="28"/>
          <w:rPrChange w:id="1575" w:author="Tuan NV" w:date="2026-04-16T22:35:00Z" w16du:dateUtc="2026-04-16T15:35:00Z">
            <w:rPr>
              <w:rStyle w:val="Strong"/>
              <w:b/>
              <w:bCs w:val="0"/>
              <w:szCs w:val="26"/>
            </w:rPr>
          </w:rPrChange>
        </w:rPr>
        <w:t>Luồng hoạt động của hệ thống</w:t>
      </w:r>
      <w:bookmarkEnd w:id="1572"/>
      <w:r w:rsidR="00C51C79" w:rsidRPr="001F04C9">
        <w:rPr>
          <w:rStyle w:val="Strong"/>
          <w:b/>
          <w:bCs w:val="0"/>
          <w:sz w:val="28"/>
          <w:szCs w:val="28"/>
          <w:rPrChange w:id="1576" w:author="Tuan NV" w:date="2026-04-16T22:35:00Z" w16du:dateUtc="2026-04-16T15:35:00Z">
            <w:rPr>
              <w:rStyle w:val="Strong"/>
              <w:b/>
              <w:bCs w:val="0"/>
              <w:szCs w:val="26"/>
            </w:rPr>
          </w:rPrChange>
        </w:rPr>
        <w:t xml:space="preserve"> </w:t>
      </w:r>
    </w:p>
    <w:p w14:paraId="71AB5957" w14:textId="77777777" w:rsidR="00C51C79" w:rsidRPr="001F04C9" w:rsidRDefault="00C51C79" w:rsidP="00664455">
      <w:pPr>
        <w:pStyle w:val="NormalWeb"/>
        <w:spacing w:before="120" w:beforeAutospacing="0" w:after="120" w:afterAutospacing="0" w:line="312" w:lineRule="auto"/>
        <w:ind w:firstLine="360"/>
        <w:jc w:val="both"/>
        <w:rPr>
          <w:sz w:val="26"/>
          <w:szCs w:val="26"/>
        </w:rPr>
      </w:pPr>
      <w:r w:rsidRPr="001F04C9">
        <w:rPr>
          <w:sz w:val="26"/>
          <w:szCs w:val="26"/>
        </w:rPr>
        <w:t>Hệ thống hoạt động theo một quy trình khép kín gồm các bước chính sau:</w:t>
      </w:r>
    </w:p>
    <w:p w14:paraId="558F5FDC" w14:textId="77777777" w:rsidR="00C51C79" w:rsidRPr="001F04C9" w:rsidRDefault="00C51C79" w:rsidP="00664455">
      <w:pPr>
        <w:spacing w:before="120" w:after="120" w:line="312" w:lineRule="auto"/>
        <w:ind w:left="360"/>
        <w:jc w:val="both"/>
        <w:rPr>
          <w:rStyle w:val="Strong"/>
          <w:rFonts w:cs="Times New Roman"/>
          <w:b w:val="0"/>
          <w:bCs w:val="0"/>
          <w:sz w:val="26"/>
          <w:szCs w:val="26"/>
        </w:rPr>
      </w:pPr>
      <w:r w:rsidRPr="001F04C9">
        <w:rPr>
          <w:rStyle w:val="Strong"/>
          <w:rFonts w:cs="Times New Roman"/>
          <w:b w:val="0"/>
          <w:bCs w:val="0"/>
          <w:sz w:val="26"/>
          <w:szCs w:val="26"/>
        </w:rPr>
        <w:t>Bước 1: Xác định nhu cầu và đặt hàng</w:t>
      </w:r>
    </w:p>
    <w:p w14:paraId="785D520F" w14:textId="77777777" w:rsidR="00C51C79" w:rsidRPr="001F04C9" w:rsidRDefault="00C51C79" w:rsidP="00664455">
      <w:pPr>
        <w:pStyle w:val="ListParagraph"/>
        <w:numPr>
          <w:ilvl w:val="0"/>
          <w:numId w:val="2"/>
        </w:numPr>
        <w:spacing w:before="120" w:after="120" w:line="312" w:lineRule="auto"/>
        <w:ind w:left="1080"/>
        <w:contextualSpacing w:val="0"/>
        <w:jc w:val="both"/>
        <w:rPr>
          <w:rFonts w:cs="Times New Roman"/>
          <w:sz w:val="26"/>
          <w:szCs w:val="26"/>
        </w:rPr>
      </w:pPr>
      <w:r w:rsidRPr="001F04C9">
        <w:rPr>
          <w:rFonts w:cs="Times New Roman"/>
          <w:sz w:val="26"/>
          <w:szCs w:val="26"/>
        </w:rPr>
        <w:t>Kiểm tra tồn kho</w:t>
      </w:r>
    </w:p>
    <w:p w14:paraId="2F22132B" w14:textId="77777777" w:rsidR="00C51C79" w:rsidRPr="001F04C9" w:rsidRDefault="00C51C79" w:rsidP="00664455">
      <w:pPr>
        <w:pStyle w:val="ListParagraph"/>
        <w:numPr>
          <w:ilvl w:val="0"/>
          <w:numId w:val="2"/>
        </w:numPr>
        <w:spacing w:before="120" w:after="120" w:line="312" w:lineRule="auto"/>
        <w:ind w:left="1080"/>
        <w:contextualSpacing w:val="0"/>
        <w:jc w:val="both"/>
        <w:rPr>
          <w:rFonts w:cs="Times New Roman"/>
          <w:sz w:val="26"/>
          <w:szCs w:val="26"/>
        </w:rPr>
      </w:pPr>
      <w:r w:rsidRPr="001F04C9">
        <w:rPr>
          <w:rFonts w:cs="Times New Roman"/>
          <w:sz w:val="26"/>
          <w:szCs w:val="26"/>
        </w:rPr>
        <w:lastRenderedPageBreak/>
        <w:t xml:space="preserve">Nếu thiếu </w:t>
      </w:r>
      <m:oMath>
        <m:r>
          <w:rPr>
            <w:rFonts w:ascii="Cambria Math" w:hAnsi="Cambria Math" w:cs="Times New Roman"/>
            <w:sz w:val="26"/>
            <w:szCs w:val="26"/>
          </w:rPr>
          <m:t>→</m:t>
        </m:r>
      </m:oMath>
      <w:r w:rsidRPr="001F04C9">
        <w:rPr>
          <w:rFonts w:eastAsiaTheme="minorEastAsia" w:cs="Times New Roman"/>
          <w:sz w:val="26"/>
          <w:szCs w:val="26"/>
        </w:rPr>
        <w:t xml:space="preserve"> tạo đơn đặt hàng nhà cung cấp</w:t>
      </w:r>
    </w:p>
    <w:p w14:paraId="49462D11" w14:textId="77777777" w:rsidR="00C51C79" w:rsidRPr="001F04C9" w:rsidRDefault="00C51C79" w:rsidP="00664455">
      <w:pPr>
        <w:pStyle w:val="ListParagraph"/>
        <w:numPr>
          <w:ilvl w:val="0"/>
          <w:numId w:val="2"/>
        </w:numPr>
        <w:spacing w:before="120" w:after="120" w:line="312" w:lineRule="auto"/>
        <w:ind w:left="1080"/>
        <w:contextualSpacing w:val="0"/>
        <w:jc w:val="both"/>
        <w:rPr>
          <w:rFonts w:cs="Times New Roman"/>
          <w:sz w:val="26"/>
          <w:szCs w:val="26"/>
        </w:rPr>
      </w:pPr>
      <w:r w:rsidRPr="001F04C9">
        <w:rPr>
          <w:rFonts w:cs="Times New Roman"/>
          <w:sz w:val="26"/>
          <w:szCs w:val="26"/>
        </w:rPr>
        <w:t>Thêm chi tiết nguyên vật liệu vào đơn</w:t>
      </w:r>
    </w:p>
    <w:p w14:paraId="243BB3DA" w14:textId="77777777" w:rsidR="00C51C79" w:rsidRPr="001F04C9" w:rsidRDefault="00C51C79" w:rsidP="00664455">
      <w:pPr>
        <w:spacing w:before="120" w:after="120" w:line="312" w:lineRule="auto"/>
        <w:ind w:left="360"/>
        <w:jc w:val="both"/>
        <w:rPr>
          <w:rFonts w:cs="Times New Roman"/>
          <w:sz w:val="26"/>
          <w:szCs w:val="26"/>
        </w:rPr>
      </w:pPr>
      <w:r w:rsidRPr="001F04C9">
        <w:rPr>
          <w:rStyle w:val="Strong"/>
          <w:rFonts w:cs="Times New Roman"/>
          <w:b w:val="0"/>
          <w:bCs w:val="0"/>
          <w:sz w:val="26"/>
          <w:szCs w:val="26"/>
        </w:rPr>
        <w:t>Bước 2: Nhận hàng và nhập kho</w:t>
      </w:r>
    </w:p>
    <w:p w14:paraId="216F8166" w14:textId="77777777" w:rsidR="00C51C79" w:rsidRPr="001F04C9" w:rsidRDefault="00C51C79" w:rsidP="00664455">
      <w:pPr>
        <w:pStyle w:val="ListParagraph"/>
        <w:numPr>
          <w:ilvl w:val="0"/>
          <w:numId w:val="1"/>
        </w:numPr>
        <w:spacing w:before="120" w:after="120" w:line="312" w:lineRule="auto"/>
        <w:ind w:left="1080"/>
        <w:contextualSpacing w:val="0"/>
        <w:jc w:val="both"/>
        <w:rPr>
          <w:rFonts w:cs="Times New Roman"/>
          <w:sz w:val="26"/>
          <w:szCs w:val="26"/>
        </w:rPr>
      </w:pPr>
      <w:r w:rsidRPr="001F04C9">
        <w:rPr>
          <w:rFonts w:cs="Times New Roman"/>
          <w:sz w:val="26"/>
          <w:szCs w:val="26"/>
        </w:rPr>
        <w:t xml:space="preserve">Nhận hàng từ nhà cung cấp </w:t>
      </w:r>
    </w:p>
    <w:p w14:paraId="4DC3D94E" w14:textId="77777777" w:rsidR="00C51C79" w:rsidRPr="001F04C9" w:rsidRDefault="00C51C79" w:rsidP="00664455">
      <w:pPr>
        <w:pStyle w:val="ListParagraph"/>
        <w:numPr>
          <w:ilvl w:val="0"/>
          <w:numId w:val="1"/>
        </w:numPr>
        <w:spacing w:before="120" w:after="120" w:line="312" w:lineRule="auto"/>
        <w:ind w:left="1080"/>
        <w:contextualSpacing w:val="0"/>
        <w:jc w:val="both"/>
        <w:rPr>
          <w:rFonts w:cs="Times New Roman"/>
          <w:sz w:val="26"/>
          <w:szCs w:val="26"/>
        </w:rPr>
      </w:pPr>
      <w:r w:rsidRPr="001F04C9">
        <w:rPr>
          <w:rFonts w:cs="Times New Roman"/>
          <w:sz w:val="26"/>
          <w:szCs w:val="26"/>
        </w:rPr>
        <w:t xml:space="preserve">Tạo phiếu nhập kho </w:t>
      </w:r>
    </w:p>
    <w:p w14:paraId="6D746877" w14:textId="77777777" w:rsidR="00C51C79" w:rsidRPr="001F04C9" w:rsidRDefault="00C51C79" w:rsidP="00664455">
      <w:pPr>
        <w:pStyle w:val="ListParagraph"/>
        <w:numPr>
          <w:ilvl w:val="0"/>
          <w:numId w:val="1"/>
        </w:numPr>
        <w:spacing w:before="120" w:after="120" w:line="312" w:lineRule="auto"/>
        <w:ind w:left="1080"/>
        <w:contextualSpacing w:val="0"/>
        <w:jc w:val="both"/>
        <w:rPr>
          <w:rFonts w:cs="Times New Roman"/>
          <w:sz w:val="26"/>
          <w:szCs w:val="26"/>
        </w:rPr>
      </w:pPr>
      <w:r w:rsidRPr="001F04C9">
        <w:rPr>
          <w:rFonts w:cs="Times New Roman"/>
          <w:sz w:val="26"/>
          <w:szCs w:val="26"/>
        </w:rPr>
        <w:t xml:space="preserve">Cập nhật số lượng vào tồn kho </w:t>
      </w:r>
    </w:p>
    <w:p w14:paraId="25D882FC" w14:textId="77777777" w:rsidR="00C51C79" w:rsidRPr="001F04C9" w:rsidRDefault="00C51C79" w:rsidP="00664455">
      <w:pPr>
        <w:spacing w:before="120" w:after="120" w:line="312" w:lineRule="auto"/>
        <w:ind w:left="360"/>
        <w:jc w:val="both"/>
        <w:rPr>
          <w:rFonts w:cs="Times New Roman"/>
          <w:sz w:val="26"/>
          <w:szCs w:val="26"/>
        </w:rPr>
      </w:pPr>
      <w:r w:rsidRPr="001F04C9">
        <w:rPr>
          <w:rStyle w:val="Strong"/>
          <w:rFonts w:cs="Times New Roman"/>
          <w:b w:val="0"/>
          <w:bCs w:val="0"/>
          <w:sz w:val="26"/>
          <w:szCs w:val="26"/>
        </w:rPr>
        <w:t>Bước 3: Quản lý tồn kho</w:t>
      </w:r>
    </w:p>
    <w:p w14:paraId="7E25CACB" w14:textId="77777777" w:rsidR="00C51C79" w:rsidRPr="001F04C9" w:rsidRDefault="00C51C79" w:rsidP="00664455">
      <w:pPr>
        <w:pStyle w:val="ListParagraph"/>
        <w:numPr>
          <w:ilvl w:val="0"/>
          <w:numId w:val="3"/>
        </w:numPr>
        <w:spacing w:before="120" w:after="120" w:line="312" w:lineRule="auto"/>
        <w:ind w:left="1440"/>
        <w:contextualSpacing w:val="0"/>
        <w:jc w:val="both"/>
        <w:rPr>
          <w:rFonts w:cs="Times New Roman"/>
          <w:sz w:val="26"/>
          <w:szCs w:val="26"/>
        </w:rPr>
      </w:pPr>
      <w:r w:rsidRPr="001F04C9">
        <w:rPr>
          <w:rFonts w:cs="Times New Roman"/>
          <w:sz w:val="26"/>
          <w:szCs w:val="26"/>
        </w:rPr>
        <w:t xml:space="preserve">Theo dõi số lượng tồn theo từng kho </w:t>
      </w:r>
    </w:p>
    <w:p w14:paraId="0AE1D85E" w14:textId="77777777" w:rsidR="00C51C79" w:rsidRPr="001F04C9" w:rsidRDefault="00C51C79" w:rsidP="00664455">
      <w:pPr>
        <w:pStyle w:val="ListParagraph"/>
        <w:numPr>
          <w:ilvl w:val="0"/>
          <w:numId w:val="3"/>
        </w:numPr>
        <w:spacing w:before="120" w:after="120" w:line="312" w:lineRule="auto"/>
        <w:ind w:left="1440"/>
        <w:contextualSpacing w:val="0"/>
        <w:jc w:val="both"/>
        <w:rPr>
          <w:rFonts w:cs="Times New Roman"/>
          <w:sz w:val="26"/>
          <w:szCs w:val="26"/>
        </w:rPr>
      </w:pPr>
      <w:r w:rsidRPr="001F04C9">
        <w:rPr>
          <w:rFonts w:cs="Times New Roman"/>
          <w:sz w:val="26"/>
          <w:szCs w:val="26"/>
        </w:rPr>
        <w:t xml:space="preserve">Cập nhật sau mỗi lần nhập/xuất </w:t>
      </w:r>
    </w:p>
    <w:p w14:paraId="15364320" w14:textId="77777777" w:rsidR="00C51C79" w:rsidRPr="001F04C9" w:rsidRDefault="00C51C79" w:rsidP="00664455">
      <w:pPr>
        <w:pStyle w:val="ListParagraph"/>
        <w:numPr>
          <w:ilvl w:val="0"/>
          <w:numId w:val="3"/>
        </w:numPr>
        <w:spacing w:before="120" w:after="120" w:line="312" w:lineRule="auto"/>
        <w:ind w:left="1440"/>
        <w:contextualSpacing w:val="0"/>
        <w:jc w:val="both"/>
        <w:rPr>
          <w:rFonts w:cs="Times New Roman"/>
          <w:sz w:val="26"/>
          <w:szCs w:val="26"/>
        </w:rPr>
      </w:pPr>
      <w:r w:rsidRPr="001F04C9">
        <w:rPr>
          <w:rFonts w:cs="Times New Roman"/>
          <w:sz w:val="26"/>
          <w:szCs w:val="26"/>
        </w:rPr>
        <w:t xml:space="preserve">Cảnh báo khi tồn kho thấp </w:t>
      </w:r>
    </w:p>
    <w:p w14:paraId="5DB9E635" w14:textId="77777777" w:rsidR="00C51C79" w:rsidRPr="001F04C9" w:rsidRDefault="00C51C79" w:rsidP="00664455">
      <w:pPr>
        <w:spacing w:before="120" w:after="120" w:line="312" w:lineRule="auto"/>
        <w:ind w:left="360"/>
        <w:jc w:val="both"/>
        <w:rPr>
          <w:rFonts w:cs="Times New Roman"/>
          <w:sz w:val="26"/>
          <w:szCs w:val="26"/>
        </w:rPr>
      </w:pPr>
      <w:r w:rsidRPr="001F04C9">
        <w:rPr>
          <w:rStyle w:val="Strong"/>
          <w:rFonts w:cs="Times New Roman"/>
          <w:b w:val="0"/>
          <w:bCs w:val="0"/>
          <w:sz w:val="26"/>
          <w:szCs w:val="26"/>
        </w:rPr>
        <w:t>Bước 4: Tiếp nhận đơn hàng khách</w:t>
      </w:r>
    </w:p>
    <w:p w14:paraId="3FC17950" w14:textId="77777777" w:rsidR="00C51C79" w:rsidRPr="001F04C9" w:rsidRDefault="00C51C79" w:rsidP="00664455">
      <w:pPr>
        <w:pStyle w:val="ListParagraph"/>
        <w:numPr>
          <w:ilvl w:val="0"/>
          <w:numId w:val="6"/>
        </w:numPr>
        <w:spacing w:before="120" w:after="120" w:line="312" w:lineRule="auto"/>
        <w:ind w:left="1440"/>
        <w:contextualSpacing w:val="0"/>
        <w:jc w:val="both"/>
        <w:rPr>
          <w:rFonts w:cs="Times New Roman"/>
          <w:sz w:val="26"/>
          <w:szCs w:val="26"/>
        </w:rPr>
      </w:pPr>
      <w:r w:rsidRPr="001F04C9">
        <w:rPr>
          <w:rFonts w:cs="Times New Roman"/>
          <w:sz w:val="26"/>
          <w:szCs w:val="26"/>
        </w:rPr>
        <w:t xml:space="preserve">Nhập thông tin khách hàng </w:t>
      </w:r>
    </w:p>
    <w:p w14:paraId="7C57C7C7" w14:textId="77777777" w:rsidR="00C51C79" w:rsidRPr="001F04C9" w:rsidRDefault="00C51C79" w:rsidP="00664455">
      <w:pPr>
        <w:pStyle w:val="ListParagraph"/>
        <w:numPr>
          <w:ilvl w:val="0"/>
          <w:numId w:val="6"/>
        </w:numPr>
        <w:spacing w:before="120" w:after="120" w:line="312" w:lineRule="auto"/>
        <w:ind w:left="1440"/>
        <w:contextualSpacing w:val="0"/>
        <w:jc w:val="both"/>
        <w:rPr>
          <w:rFonts w:cs="Times New Roman"/>
          <w:sz w:val="26"/>
          <w:szCs w:val="26"/>
        </w:rPr>
      </w:pPr>
      <w:r w:rsidRPr="001F04C9">
        <w:rPr>
          <w:rFonts w:cs="Times New Roman"/>
          <w:sz w:val="26"/>
          <w:szCs w:val="26"/>
        </w:rPr>
        <w:t xml:space="preserve">Tạo đơn xuất hàng </w:t>
      </w:r>
    </w:p>
    <w:p w14:paraId="4E9815B4" w14:textId="77777777" w:rsidR="00C51C79" w:rsidRPr="001F04C9" w:rsidRDefault="00C51C79" w:rsidP="00664455">
      <w:pPr>
        <w:pStyle w:val="ListParagraph"/>
        <w:numPr>
          <w:ilvl w:val="0"/>
          <w:numId w:val="6"/>
        </w:numPr>
        <w:spacing w:before="120" w:after="120" w:line="312" w:lineRule="auto"/>
        <w:ind w:left="1440"/>
        <w:contextualSpacing w:val="0"/>
        <w:jc w:val="both"/>
        <w:rPr>
          <w:rFonts w:cs="Times New Roman"/>
          <w:sz w:val="26"/>
          <w:szCs w:val="26"/>
        </w:rPr>
      </w:pPr>
      <w:r w:rsidRPr="001F04C9">
        <w:rPr>
          <w:rFonts w:cs="Times New Roman"/>
          <w:sz w:val="26"/>
          <w:szCs w:val="26"/>
        </w:rPr>
        <w:t xml:space="preserve">Thêm chi tiết sản phẩm </w:t>
      </w:r>
    </w:p>
    <w:p w14:paraId="3B857055" w14:textId="77777777" w:rsidR="00C51C79" w:rsidRPr="001F04C9" w:rsidRDefault="00C51C79" w:rsidP="00664455">
      <w:pPr>
        <w:spacing w:before="120" w:after="120" w:line="312" w:lineRule="auto"/>
        <w:ind w:left="360"/>
        <w:jc w:val="both"/>
        <w:rPr>
          <w:rFonts w:cs="Times New Roman"/>
          <w:sz w:val="26"/>
          <w:szCs w:val="26"/>
        </w:rPr>
      </w:pPr>
      <w:r w:rsidRPr="001F04C9">
        <w:rPr>
          <w:rStyle w:val="Strong"/>
          <w:rFonts w:cs="Times New Roman"/>
          <w:b w:val="0"/>
          <w:bCs w:val="0"/>
          <w:sz w:val="26"/>
          <w:szCs w:val="26"/>
        </w:rPr>
        <w:t>Bước 5: Kiểm tra và xử lý đơn</w:t>
      </w:r>
    </w:p>
    <w:p w14:paraId="093353D6" w14:textId="77777777" w:rsidR="00C51C79" w:rsidRPr="001F04C9" w:rsidRDefault="00C51C79" w:rsidP="00664455">
      <w:pPr>
        <w:pStyle w:val="ListParagraph"/>
        <w:numPr>
          <w:ilvl w:val="0"/>
          <w:numId w:val="6"/>
        </w:numPr>
        <w:spacing w:before="120" w:after="120" w:line="312" w:lineRule="auto"/>
        <w:ind w:left="1440"/>
        <w:contextualSpacing w:val="0"/>
        <w:jc w:val="both"/>
        <w:rPr>
          <w:rFonts w:cs="Times New Roman"/>
          <w:sz w:val="26"/>
          <w:szCs w:val="26"/>
        </w:rPr>
      </w:pPr>
      <w:r w:rsidRPr="001F04C9">
        <w:rPr>
          <w:rFonts w:cs="Times New Roman"/>
          <w:sz w:val="26"/>
          <w:szCs w:val="26"/>
        </w:rPr>
        <w:t xml:space="preserve">Kiểm tra tồn kho </w:t>
      </w:r>
    </w:p>
    <w:p w14:paraId="1123DBE3" w14:textId="77777777" w:rsidR="00C51C79" w:rsidRPr="001F04C9" w:rsidRDefault="00C51C79" w:rsidP="00664455">
      <w:pPr>
        <w:pStyle w:val="ListParagraph"/>
        <w:numPr>
          <w:ilvl w:val="0"/>
          <w:numId w:val="6"/>
        </w:numPr>
        <w:spacing w:before="120" w:after="120" w:line="312" w:lineRule="auto"/>
        <w:ind w:left="1440"/>
        <w:contextualSpacing w:val="0"/>
        <w:jc w:val="both"/>
        <w:rPr>
          <w:rFonts w:cs="Times New Roman"/>
          <w:sz w:val="26"/>
          <w:szCs w:val="26"/>
        </w:rPr>
      </w:pPr>
      <w:r w:rsidRPr="001F04C9">
        <w:rPr>
          <w:rFonts w:cs="Times New Roman"/>
          <w:sz w:val="26"/>
          <w:szCs w:val="26"/>
        </w:rPr>
        <w:t xml:space="preserve">Nếu đủ → xác nhận đơn </w:t>
      </w:r>
    </w:p>
    <w:p w14:paraId="27B74E36" w14:textId="77777777" w:rsidR="00C51C79" w:rsidRPr="001F04C9" w:rsidRDefault="00C51C79" w:rsidP="00664455">
      <w:pPr>
        <w:pStyle w:val="ListParagraph"/>
        <w:numPr>
          <w:ilvl w:val="0"/>
          <w:numId w:val="6"/>
        </w:numPr>
        <w:spacing w:before="120" w:after="120" w:line="312" w:lineRule="auto"/>
        <w:ind w:left="1440"/>
        <w:contextualSpacing w:val="0"/>
        <w:jc w:val="both"/>
        <w:rPr>
          <w:rFonts w:cs="Times New Roman"/>
          <w:sz w:val="26"/>
          <w:szCs w:val="26"/>
        </w:rPr>
      </w:pPr>
      <w:r w:rsidRPr="001F04C9">
        <w:rPr>
          <w:rFonts w:cs="Times New Roman"/>
          <w:sz w:val="26"/>
          <w:szCs w:val="26"/>
        </w:rPr>
        <w:t xml:space="preserve">Nếu thiếu → thông báo và xử lý bổ sung </w:t>
      </w:r>
    </w:p>
    <w:p w14:paraId="3E4030AE" w14:textId="77777777" w:rsidR="00C51C79" w:rsidRPr="001F04C9" w:rsidRDefault="00C51C79" w:rsidP="00664455">
      <w:pPr>
        <w:spacing w:before="120" w:after="120" w:line="312" w:lineRule="auto"/>
        <w:ind w:left="360"/>
        <w:jc w:val="both"/>
        <w:rPr>
          <w:rFonts w:cs="Times New Roman"/>
          <w:sz w:val="26"/>
          <w:szCs w:val="26"/>
        </w:rPr>
      </w:pPr>
      <w:r w:rsidRPr="001F04C9">
        <w:rPr>
          <w:rStyle w:val="Strong"/>
          <w:rFonts w:cs="Times New Roman"/>
          <w:b w:val="0"/>
          <w:bCs w:val="0"/>
          <w:sz w:val="26"/>
          <w:szCs w:val="26"/>
        </w:rPr>
        <w:t>Bước 6: Xuất kho</w:t>
      </w:r>
    </w:p>
    <w:p w14:paraId="3F984C7E" w14:textId="77777777" w:rsidR="00C51C79" w:rsidRPr="001F04C9" w:rsidRDefault="00C51C79" w:rsidP="00664455">
      <w:pPr>
        <w:pStyle w:val="ListParagraph"/>
        <w:numPr>
          <w:ilvl w:val="0"/>
          <w:numId w:val="6"/>
        </w:numPr>
        <w:spacing w:before="120" w:after="120" w:line="312" w:lineRule="auto"/>
        <w:ind w:left="1440"/>
        <w:contextualSpacing w:val="0"/>
        <w:jc w:val="both"/>
        <w:rPr>
          <w:rFonts w:cs="Times New Roman"/>
          <w:sz w:val="26"/>
          <w:szCs w:val="26"/>
        </w:rPr>
      </w:pPr>
      <w:r w:rsidRPr="001F04C9">
        <w:rPr>
          <w:rFonts w:cs="Times New Roman"/>
          <w:sz w:val="26"/>
          <w:szCs w:val="26"/>
        </w:rPr>
        <w:t xml:space="preserve">Tạo phiếu xuất kho </w:t>
      </w:r>
    </w:p>
    <w:p w14:paraId="50BB49FA" w14:textId="77777777" w:rsidR="00C51C79" w:rsidRPr="001F04C9" w:rsidRDefault="00C51C79" w:rsidP="00664455">
      <w:pPr>
        <w:pStyle w:val="ListParagraph"/>
        <w:numPr>
          <w:ilvl w:val="0"/>
          <w:numId w:val="6"/>
        </w:numPr>
        <w:spacing w:before="120" w:after="120" w:line="312" w:lineRule="auto"/>
        <w:ind w:left="1440"/>
        <w:contextualSpacing w:val="0"/>
        <w:jc w:val="both"/>
        <w:rPr>
          <w:rFonts w:cs="Times New Roman"/>
          <w:sz w:val="26"/>
          <w:szCs w:val="26"/>
        </w:rPr>
      </w:pPr>
      <w:r w:rsidRPr="001F04C9">
        <w:rPr>
          <w:rFonts w:cs="Times New Roman"/>
          <w:sz w:val="26"/>
          <w:szCs w:val="26"/>
        </w:rPr>
        <w:t xml:space="preserve">Ghi nhận thông tin xuất </w:t>
      </w:r>
    </w:p>
    <w:p w14:paraId="3C11CB3F" w14:textId="77777777" w:rsidR="00C51C79" w:rsidRPr="001F04C9" w:rsidRDefault="00C51C79" w:rsidP="00664455">
      <w:pPr>
        <w:pStyle w:val="ListParagraph"/>
        <w:numPr>
          <w:ilvl w:val="0"/>
          <w:numId w:val="6"/>
        </w:numPr>
        <w:spacing w:before="120" w:after="120" w:line="312" w:lineRule="auto"/>
        <w:ind w:left="1440"/>
        <w:contextualSpacing w:val="0"/>
        <w:jc w:val="both"/>
        <w:rPr>
          <w:rFonts w:cs="Times New Roman"/>
          <w:sz w:val="26"/>
          <w:szCs w:val="26"/>
        </w:rPr>
      </w:pPr>
      <w:r w:rsidRPr="001F04C9">
        <w:rPr>
          <w:rFonts w:cs="Times New Roman"/>
          <w:sz w:val="26"/>
          <w:szCs w:val="26"/>
        </w:rPr>
        <w:t xml:space="preserve">Cập nhật giảm tồn kho </w:t>
      </w:r>
    </w:p>
    <w:p w14:paraId="11AEF80C" w14:textId="77777777" w:rsidR="00C51C79" w:rsidRPr="001F04C9" w:rsidRDefault="00C51C79" w:rsidP="00664455">
      <w:pPr>
        <w:spacing w:before="120" w:after="120" w:line="312" w:lineRule="auto"/>
        <w:ind w:left="360"/>
        <w:jc w:val="both"/>
        <w:rPr>
          <w:rFonts w:cs="Times New Roman"/>
          <w:sz w:val="26"/>
          <w:szCs w:val="26"/>
        </w:rPr>
      </w:pPr>
      <w:r w:rsidRPr="001F04C9">
        <w:rPr>
          <w:rStyle w:val="Strong"/>
          <w:rFonts w:cs="Times New Roman"/>
          <w:b w:val="0"/>
          <w:bCs w:val="0"/>
          <w:sz w:val="26"/>
          <w:szCs w:val="26"/>
        </w:rPr>
        <w:t>Bước 7: Vận chuyển</w:t>
      </w:r>
    </w:p>
    <w:p w14:paraId="006E94C4" w14:textId="77777777" w:rsidR="00C51C79" w:rsidRPr="001F04C9" w:rsidRDefault="00C51C79" w:rsidP="00664455">
      <w:pPr>
        <w:pStyle w:val="ListParagraph"/>
        <w:numPr>
          <w:ilvl w:val="0"/>
          <w:numId w:val="5"/>
        </w:numPr>
        <w:spacing w:before="120" w:after="120" w:line="312" w:lineRule="auto"/>
        <w:ind w:left="1440"/>
        <w:contextualSpacing w:val="0"/>
        <w:jc w:val="both"/>
        <w:rPr>
          <w:rFonts w:cs="Times New Roman"/>
          <w:sz w:val="26"/>
          <w:szCs w:val="26"/>
        </w:rPr>
      </w:pPr>
      <w:r w:rsidRPr="001F04C9">
        <w:rPr>
          <w:rFonts w:cs="Times New Roman"/>
          <w:sz w:val="26"/>
          <w:szCs w:val="26"/>
        </w:rPr>
        <w:t xml:space="preserve">Tạo thông tin vận chuyển </w:t>
      </w:r>
    </w:p>
    <w:p w14:paraId="2D4DE3B8" w14:textId="77777777" w:rsidR="00C51C79" w:rsidRPr="001F04C9" w:rsidRDefault="00C51C79" w:rsidP="00664455">
      <w:pPr>
        <w:pStyle w:val="ListParagraph"/>
        <w:numPr>
          <w:ilvl w:val="0"/>
          <w:numId w:val="5"/>
        </w:numPr>
        <w:spacing w:before="120" w:after="120" w:line="312" w:lineRule="auto"/>
        <w:ind w:left="1440"/>
        <w:contextualSpacing w:val="0"/>
        <w:jc w:val="both"/>
        <w:rPr>
          <w:rFonts w:cs="Times New Roman"/>
          <w:sz w:val="26"/>
          <w:szCs w:val="26"/>
        </w:rPr>
      </w:pPr>
      <w:r w:rsidRPr="001F04C9">
        <w:rPr>
          <w:rFonts w:cs="Times New Roman"/>
          <w:sz w:val="26"/>
          <w:szCs w:val="26"/>
        </w:rPr>
        <w:t xml:space="preserve">Theo dõi trạng thái giao hàng </w:t>
      </w:r>
    </w:p>
    <w:p w14:paraId="2025CC62" w14:textId="77777777" w:rsidR="00C51C79" w:rsidRPr="001F04C9" w:rsidRDefault="00C51C79" w:rsidP="00664455">
      <w:pPr>
        <w:pStyle w:val="ListParagraph"/>
        <w:numPr>
          <w:ilvl w:val="0"/>
          <w:numId w:val="5"/>
        </w:numPr>
        <w:spacing w:before="120" w:after="120" w:line="312" w:lineRule="auto"/>
        <w:ind w:left="1440"/>
        <w:contextualSpacing w:val="0"/>
        <w:jc w:val="both"/>
        <w:rPr>
          <w:rFonts w:cs="Times New Roman"/>
          <w:sz w:val="26"/>
          <w:szCs w:val="26"/>
        </w:rPr>
      </w:pPr>
      <w:r w:rsidRPr="001F04C9">
        <w:rPr>
          <w:rFonts w:cs="Times New Roman"/>
          <w:sz w:val="26"/>
          <w:szCs w:val="26"/>
        </w:rPr>
        <w:t xml:space="preserve">Cập nhật tiến trình </w:t>
      </w:r>
    </w:p>
    <w:p w14:paraId="651E95F7" w14:textId="77777777" w:rsidR="00C51C79" w:rsidRPr="001F04C9" w:rsidRDefault="00C51C79" w:rsidP="00664455">
      <w:pPr>
        <w:spacing w:before="120" w:after="120" w:line="312" w:lineRule="auto"/>
        <w:ind w:left="360"/>
        <w:jc w:val="both"/>
        <w:rPr>
          <w:rFonts w:cs="Times New Roman"/>
          <w:sz w:val="26"/>
          <w:szCs w:val="26"/>
        </w:rPr>
      </w:pPr>
      <w:r w:rsidRPr="001F04C9">
        <w:rPr>
          <w:rStyle w:val="Strong"/>
          <w:rFonts w:cs="Times New Roman"/>
          <w:b w:val="0"/>
          <w:bCs w:val="0"/>
          <w:sz w:val="26"/>
          <w:szCs w:val="26"/>
        </w:rPr>
        <w:t>Bước 8: Hoàn tất</w:t>
      </w:r>
    </w:p>
    <w:p w14:paraId="616C1C6D" w14:textId="77777777" w:rsidR="00C51C79" w:rsidRPr="001F04C9" w:rsidRDefault="00C51C79" w:rsidP="00664455">
      <w:pPr>
        <w:pStyle w:val="ListParagraph"/>
        <w:numPr>
          <w:ilvl w:val="0"/>
          <w:numId w:val="4"/>
        </w:numPr>
        <w:spacing w:before="120" w:after="120" w:line="312" w:lineRule="auto"/>
        <w:ind w:left="1440"/>
        <w:contextualSpacing w:val="0"/>
        <w:jc w:val="both"/>
        <w:rPr>
          <w:rFonts w:cs="Times New Roman"/>
          <w:sz w:val="26"/>
          <w:szCs w:val="26"/>
        </w:rPr>
      </w:pPr>
      <w:r w:rsidRPr="001F04C9">
        <w:rPr>
          <w:rFonts w:cs="Times New Roman"/>
          <w:sz w:val="26"/>
          <w:szCs w:val="26"/>
        </w:rPr>
        <w:t xml:space="preserve">Giao hàng thành công </w:t>
      </w:r>
    </w:p>
    <w:p w14:paraId="0B8B7524" w14:textId="77777777" w:rsidR="00C51C79" w:rsidRPr="001F04C9" w:rsidRDefault="00C51C79" w:rsidP="00664455">
      <w:pPr>
        <w:pStyle w:val="ListParagraph"/>
        <w:numPr>
          <w:ilvl w:val="0"/>
          <w:numId w:val="4"/>
        </w:numPr>
        <w:spacing w:before="120" w:after="120" w:line="312" w:lineRule="auto"/>
        <w:ind w:left="1440"/>
        <w:contextualSpacing w:val="0"/>
        <w:jc w:val="both"/>
        <w:rPr>
          <w:rFonts w:cs="Times New Roman"/>
          <w:sz w:val="26"/>
          <w:szCs w:val="26"/>
        </w:rPr>
      </w:pPr>
      <w:r w:rsidRPr="001F04C9">
        <w:rPr>
          <w:rFonts w:cs="Times New Roman"/>
          <w:sz w:val="26"/>
          <w:szCs w:val="26"/>
        </w:rPr>
        <w:lastRenderedPageBreak/>
        <w:t xml:space="preserve">Cập nhật trạng thái đơn hàng </w:t>
      </w:r>
    </w:p>
    <w:p w14:paraId="00199D01" w14:textId="77777777" w:rsidR="00C51C79" w:rsidRPr="001F04C9" w:rsidRDefault="00C51C79" w:rsidP="00664455">
      <w:pPr>
        <w:pStyle w:val="ListParagraph"/>
        <w:numPr>
          <w:ilvl w:val="0"/>
          <w:numId w:val="4"/>
        </w:numPr>
        <w:spacing w:before="120" w:after="120" w:line="312" w:lineRule="auto"/>
        <w:ind w:left="1440"/>
        <w:contextualSpacing w:val="0"/>
        <w:jc w:val="both"/>
        <w:rPr>
          <w:rFonts w:cs="Times New Roman"/>
          <w:sz w:val="26"/>
          <w:szCs w:val="26"/>
        </w:rPr>
      </w:pPr>
      <w:r w:rsidRPr="001F04C9">
        <w:rPr>
          <w:rFonts w:cs="Times New Roman"/>
          <w:sz w:val="26"/>
          <w:szCs w:val="26"/>
        </w:rPr>
        <w:t xml:space="preserve">Lưu dữ liệu phục vụ báo cáo </w:t>
      </w:r>
    </w:p>
    <w:p w14:paraId="71A8E84E" w14:textId="77777777" w:rsidR="00C51C79" w:rsidRPr="001F04C9" w:rsidRDefault="00535788" w:rsidP="00664455">
      <w:pPr>
        <w:pStyle w:val="NormalWeb"/>
        <w:spacing w:before="120" w:beforeAutospacing="0" w:after="120" w:afterAutospacing="0" w:line="312" w:lineRule="auto"/>
        <w:ind w:firstLine="284"/>
        <w:rPr>
          <w:sz w:val="26"/>
          <w:szCs w:val="26"/>
        </w:rPr>
      </w:pPr>
      <w:r w:rsidRPr="001F04C9">
        <w:rPr>
          <w:sz w:val="26"/>
          <w:szCs w:val="26"/>
        </w:rPr>
        <w:t xml:space="preserve">Tóm </w:t>
      </w:r>
      <w:r w:rsidR="00C51C79" w:rsidRPr="001F04C9">
        <w:rPr>
          <w:sz w:val="26"/>
          <w:szCs w:val="26"/>
        </w:rPr>
        <w:t>tắt luồng:</w:t>
      </w:r>
      <w:r w:rsidR="00C51C79" w:rsidRPr="001F04C9">
        <w:rPr>
          <w:sz w:val="26"/>
          <w:szCs w:val="26"/>
        </w:rPr>
        <w:br/>
      </w:r>
      <w:r w:rsidR="00C51C79" w:rsidRPr="001F04C9">
        <w:rPr>
          <w:rStyle w:val="Strong"/>
          <w:b w:val="0"/>
          <w:sz w:val="26"/>
          <w:szCs w:val="26"/>
        </w:rPr>
        <w:t>Nhập hàng → Tồn kho → Đơn khách → Xuất kho → Vận chuyển → Hoàn tất</w:t>
      </w:r>
    </w:p>
    <w:p w14:paraId="77E4FA56" w14:textId="1D6608B2" w:rsidR="00C51C79" w:rsidRPr="001F04C9" w:rsidRDefault="002D1D8E" w:rsidP="00664455">
      <w:pPr>
        <w:pStyle w:val="Heading2"/>
        <w:spacing w:line="312" w:lineRule="auto"/>
        <w:rPr>
          <w:rStyle w:val="Strong"/>
          <w:b/>
          <w:bCs w:val="0"/>
          <w:sz w:val="28"/>
          <w:szCs w:val="28"/>
          <w:rPrChange w:id="1577" w:author="Tuan NV" w:date="2026-04-16T22:35:00Z" w16du:dateUtc="2026-04-16T15:35:00Z">
            <w:rPr>
              <w:rStyle w:val="Strong"/>
              <w:rFonts w:cs="Times New Roman"/>
              <w:b/>
              <w:bCs w:val="0"/>
              <w:sz w:val="24"/>
              <w:szCs w:val="24"/>
            </w:rPr>
          </w:rPrChange>
        </w:rPr>
      </w:pPr>
      <w:bookmarkStart w:id="1578" w:name="_Toc227272661"/>
      <w:r w:rsidRPr="001F04C9">
        <w:rPr>
          <w:rStyle w:val="Strong"/>
          <w:b/>
          <w:bCs w:val="0"/>
          <w:sz w:val="28"/>
          <w:szCs w:val="28"/>
          <w:highlight w:val="lightGray"/>
          <w:lang w:val="vi-VN"/>
          <w:rPrChange w:id="1579" w:author="Tuan NV" w:date="2026-04-16T22:35:00Z" w16du:dateUtc="2026-04-16T15:35:00Z">
            <w:rPr>
              <w:rStyle w:val="Strong"/>
              <w:b/>
              <w:bCs w:val="0"/>
              <w:highlight w:val="lightGray"/>
              <w:lang w:val="vi-VN"/>
            </w:rPr>
          </w:rPrChange>
        </w:rPr>
        <w:t>1</w:t>
      </w:r>
      <w:r w:rsidRPr="001F04C9">
        <w:rPr>
          <w:rStyle w:val="Strong"/>
          <w:b/>
          <w:bCs w:val="0"/>
          <w:sz w:val="28"/>
          <w:szCs w:val="28"/>
          <w:lang w:val="vi-VN"/>
          <w:rPrChange w:id="1580" w:author="Tuan NV" w:date="2026-04-16T22:35:00Z" w16du:dateUtc="2026-04-16T15:35:00Z">
            <w:rPr>
              <w:rStyle w:val="Strong"/>
              <w:b/>
              <w:bCs w:val="0"/>
              <w:lang w:val="vi-VN"/>
            </w:rPr>
          </w:rPrChange>
        </w:rPr>
        <w:t xml:space="preserve">.3. </w:t>
      </w:r>
      <w:r w:rsidR="0065545C" w:rsidRPr="001F04C9">
        <w:rPr>
          <w:rStyle w:val="Strong"/>
          <w:b/>
          <w:bCs w:val="0"/>
          <w:sz w:val="28"/>
          <w:szCs w:val="28"/>
          <w:rPrChange w:id="1581" w:author="Tuan NV" w:date="2026-04-16T22:35:00Z" w16du:dateUtc="2026-04-16T15:35:00Z">
            <w:rPr>
              <w:rStyle w:val="Strong"/>
              <w:b/>
              <w:bCs w:val="0"/>
            </w:rPr>
          </w:rPrChange>
        </w:rPr>
        <w:t>Các nghiệp vụ cơ bản của hệ thống</w:t>
      </w:r>
      <w:bookmarkEnd w:id="1578"/>
    </w:p>
    <w:p w14:paraId="2664A26A" w14:textId="77777777" w:rsidR="0065545C" w:rsidRPr="001F04C9" w:rsidRDefault="0065545C" w:rsidP="00664455">
      <w:pPr>
        <w:spacing w:line="312" w:lineRule="auto"/>
        <w:ind w:firstLine="408"/>
        <w:jc w:val="both"/>
        <w:rPr>
          <w:sz w:val="26"/>
          <w:szCs w:val="26"/>
        </w:rPr>
      </w:pPr>
      <w:r w:rsidRPr="001F04C9">
        <w:rPr>
          <w:sz w:val="26"/>
          <w:szCs w:val="26"/>
        </w:rPr>
        <w:t>Hệ thống quản lý chuỗi cung ứng bao gồm các nghiệp vụ chính nhằm đảm bảo quá trình vận hành từ nhập hàng đến phân phối được thực hiện một cách liên tục, chính xác và hiệu quả. Các nghiệp vụ cơ bản như sau:</w:t>
      </w:r>
    </w:p>
    <w:p w14:paraId="7DB78902" w14:textId="342EAFD8" w:rsidR="0065545C" w:rsidRPr="001F04C9" w:rsidRDefault="002D1D8E" w:rsidP="00664455">
      <w:pPr>
        <w:pStyle w:val="Heading3"/>
        <w:spacing w:line="312" w:lineRule="auto"/>
        <w:ind w:left="0"/>
        <w:rPr>
          <w:sz w:val="28"/>
          <w:szCs w:val="28"/>
          <w:rPrChange w:id="1582" w:author="Tuan NV" w:date="2026-04-16T22:35:00Z" w16du:dateUtc="2026-04-16T15:35:00Z">
            <w:rPr>
              <w:szCs w:val="26"/>
            </w:rPr>
          </w:rPrChange>
        </w:rPr>
      </w:pPr>
      <w:bookmarkStart w:id="1583" w:name="_Toc227272662"/>
      <w:r w:rsidRPr="001F04C9">
        <w:rPr>
          <w:sz w:val="28"/>
          <w:szCs w:val="28"/>
          <w:rPrChange w:id="1584" w:author="Tuan NV" w:date="2026-04-16T22:35:00Z" w16du:dateUtc="2026-04-16T15:35:00Z">
            <w:rPr>
              <w:szCs w:val="26"/>
            </w:rPr>
          </w:rPrChange>
        </w:rPr>
        <w:t>1</w:t>
      </w:r>
      <w:r w:rsidRPr="001F04C9">
        <w:rPr>
          <w:sz w:val="28"/>
          <w:szCs w:val="28"/>
          <w:lang w:val="vi-VN"/>
          <w:rPrChange w:id="1585" w:author="Tuan NV" w:date="2026-04-16T22:35:00Z" w16du:dateUtc="2026-04-16T15:35:00Z">
            <w:rPr>
              <w:szCs w:val="26"/>
              <w:lang w:val="vi-VN"/>
            </w:rPr>
          </w:rPrChange>
        </w:rPr>
        <w:t xml:space="preserve">.3.1. </w:t>
      </w:r>
      <w:r w:rsidR="0065545C" w:rsidRPr="001F04C9">
        <w:rPr>
          <w:sz w:val="28"/>
          <w:szCs w:val="28"/>
          <w:rPrChange w:id="1586" w:author="Tuan NV" w:date="2026-04-16T22:35:00Z" w16du:dateUtc="2026-04-16T15:35:00Z">
            <w:rPr>
              <w:szCs w:val="26"/>
            </w:rPr>
          </w:rPrChange>
        </w:rPr>
        <w:t>Nghiệp vụ quản lý nhà cung cấp</w:t>
      </w:r>
      <w:bookmarkEnd w:id="1583"/>
    </w:p>
    <w:p w14:paraId="050FFD07" w14:textId="77777777" w:rsidR="0065545C" w:rsidRPr="001F04C9" w:rsidRDefault="0065545C" w:rsidP="00664455">
      <w:pPr>
        <w:pStyle w:val="ListParagraph"/>
        <w:numPr>
          <w:ilvl w:val="0"/>
          <w:numId w:val="8"/>
        </w:numPr>
        <w:spacing w:after="0" w:line="312" w:lineRule="auto"/>
        <w:jc w:val="both"/>
        <w:rPr>
          <w:rFonts w:eastAsia="Times New Roman" w:cs="Times New Roman"/>
          <w:color w:val="auto"/>
          <w:sz w:val="26"/>
          <w:szCs w:val="26"/>
        </w:rPr>
      </w:pPr>
      <w:r w:rsidRPr="001F04C9">
        <w:rPr>
          <w:rFonts w:eastAsia="Times New Roman" w:cs="Times New Roman"/>
          <w:color w:val="auto"/>
          <w:sz w:val="26"/>
          <w:szCs w:val="26"/>
        </w:rPr>
        <w:t xml:space="preserve">Thêm, cập nhật, xóa thông tin nhà cung cấp </w:t>
      </w:r>
    </w:p>
    <w:p w14:paraId="516AAD37" w14:textId="77777777" w:rsidR="0065545C" w:rsidRPr="001F04C9" w:rsidRDefault="0065545C" w:rsidP="00664455">
      <w:pPr>
        <w:pStyle w:val="ListParagraph"/>
        <w:numPr>
          <w:ilvl w:val="0"/>
          <w:numId w:val="8"/>
        </w:numPr>
        <w:spacing w:after="0" w:line="312" w:lineRule="auto"/>
        <w:jc w:val="both"/>
        <w:rPr>
          <w:rFonts w:eastAsia="Times New Roman" w:cs="Times New Roman"/>
          <w:color w:val="auto"/>
          <w:sz w:val="26"/>
          <w:szCs w:val="26"/>
        </w:rPr>
      </w:pPr>
      <w:r w:rsidRPr="001F04C9">
        <w:rPr>
          <w:rFonts w:eastAsia="Times New Roman" w:cs="Times New Roman"/>
          <w:color w:val="auto"/>
          <w:sz w:val="26"/>
          <w:szCs w:val="26"/>
        </w:rPr>
        <w:t xml:space="preserve">Lưu trữ thông tin: tên, địa chỉ, số điện thoại, email </w:t>
      </w:r>
    </w:p>
    <w:p w14:paraId="0483EF40" w14:textId="77777777" w:rsidR="0065545C" w:rsidRPr="001F04C9" w:rsidRDefault="0065545C" w:rsidP="00664455">
      <w:pPr>
        <w:pStyle w:val="ListParagraph"/>
        <w:numPr>
          <w:ilvl w:val="0"/>
          <w:numId w:val="8"/>
        </w:numPr>
        <w:spacing w:after="0" w:line="312" w:lineRule="auto"/>
        <w:jc w:val="both"/>
        <w:rPr>
          <w:rFonts w:eastAsia="Times New Roman" w:cs="Times New Roman"/>
          <w:color w:val="auto"/>
          <w:sz w:val="26"/>
          <w:szCs w:val="26"/>
        </w:rPr>
      </w:pPr>
      <w:r w:rsidRPr="001F04C9">
        <w:rPr>
          <w:rFonts w:eastAsia="Times New Roman" w:cs="Times New Roman"/>
          <w:color w:val="auto"/>
          <w:sz w:val="26"/>
          <w:szCs w:val="26"/>
        </w:rPr>
        <w:t xml:space="preserve">Theo dõi trạng thái hoạt động của nhà cung cấp </w:t>
      </w:r>
    </w:p>
    <w:p w14:paraId="547E1CAD" w14:textId="77777777" w:rsidR="0065545C" w:rsidRPr="001F04C9" w:rsidRDefault="0065545C" w:rsidP="00664455">
      <w:pPr>
        <w:pStyle w:val="ListParagraph"/>
        <w:numPr>
          <w:ilvl w:val="0"/>
          <w:numId w:val="8"/>
        </w:numPr>
        <w:spacing w:line="312" w:lineRule="auto"/>
        <w:jc w:val="both"/>
        <w:rPr>
          <w:sz w:val="26"/>
          <w:szCs w:val="26"/>
        </w:rPr>
      </w:pPr>
      <w:r w:rsidRPr="001F04C9">
        <w:rPr>
          <w:rFonts w:eastAsia="Times New Roman" w:cs="Times New Roman"/>
          <w:color w:val="auto"/>
          <w:sz w:val="26"/>
          <w:szCs w:val="26"/>
        </w:rPr>
        <w:t>Lựa chọn nhà cung cấp phù hợp khi tạo đơn đặt hàng</w:t>
      </w:r>
    </w:p>
    <w:p w14:paraId="051EFC0E" w14:textId="3DF29CC7" w:rsidR="0065545C" w:rsidRPr="001F04C9" w:rsidRDefault="002D1D8E" w:rsidP="00664455">
      <w:pPr>
        <w:pStyle w:val="Heading3"/>
        <w:spacing w:line="312" w:lineRule="auto"/>
        <w:ind w:left="0"/>
        <w:rPr>
          <w:sz w:val="28"/>
          <w:szCs w:val="28"/>
          <w:rPrChange w:id="1587" w:author="Tuan NV" w:date="2026-04-16T22:35:00Z" w16du:dateUtc="2026-04-16T15:35:00Z">
            <w:rPr>
              <w:szCs w:val="26"/>
            </w:rPr>
          </w:rPrChange>
        </w:rPr>
      </w:pPr>
      <w:bookmarkStart w:id="1588" w:name="_Toc227272663"/>
      <w:r w:rsidRPr="001F04C9">
        <w:rPr>
          <w:sz w:val="28"/>
          <w:szCs w:val="28"/>
          <w:rPrChange w:id="1589" w:author="Tuan NV" w:date="2026-04-16T22:35:00Z" w16du:dateUtc="2026-04-16T15:35:00Z">
            <w:rPr>
              <w:szCs w:val="26"/>
            </w:rPr>
          </w:rPrChange>
        </w:rPr>
        <w:t>1</w:t>
      </w:r>
      <w:r w:rsidRPr="001F04C9">
        <w:rPr>
          <w:sz w:val="28"/>
          <w:szCs w:val="28"/>
          <w:lang w:val="vi-VN"/>
          <w:rPrChange w:id="1590" w:author="Tuan NV" w:date="2026-04-16T22:35:00Z" w16du:dateUtc="2026-04-16T15:35:00Z">
            <w:rPr>
              <w:szCs w:val="26"/>
              <w:lang w:val="vi-VN"/>
            </w:rPr>
          </w:rPrChange>
        </w:rPr>
        <w:t xml:space="preserve">.3.2. </w:t>
      </w:r>
      <w:r w:rsidR="0065545C" w:rsidRPr="001F04C9">
        <w:rPr>
          <w:sz w:val="28"/>
          <w:szCs w:val="28"/>
          <w:rPrChange w:id="1591" w:author="Tuan NV" w:date="2026-04-16T22:35:00Z" w16du:dateUtc="2026-04-16T15:35:00Z">
            <w:rPr>
              <w:szCs w:val="26"/>
            </w:rPr>
          </w:rPrChange>
        </w:rPr>
        <w:t>Nghiệp vụ quản lý nguyên vật liệu</w:t>
      </w:r>
      <w:bookmarkEnd w:id="1588"/>
    </w:p>
    <w:p w14:paraId="10B86B72" w14:textId="77777777" w:rsidR="0065545C" w:rsidRPr="001F04C9" w:rsidRDefault="0065545C" w:rsidP="00664455">
      <w:pPr>
        <w:pStyle w:val="ListParagraph"/>
        <w:numPr>
          <w:ilvl w:val="0"/>
          <w:numId w:val="9"/>
        </w:numPr>
        <w:spacing w:after="0" w:line="312" w:lineRule="auto"/>
        <w:jc w:val="both"/>
        <w:rPr>
          <w:rFonts w:eastAsia="Times New Roman" w:cs="Times New Roman"/>
          <w:color w:val="auto"/>
          <w:sz w:val="26"/>
          <w:szCs w:val="26"/>
        </w:rPr>
      </w:pPr>
      <w:r w:rsidRPr="001F04C9">
        <w:rPr>
          <w:rFonts w:eastAsia="Times New Roman" w:cs="Times New Roman"/>
          <w:color w:val="auto"/>
          <w:sz w:val="26"/>
          <w:szCs w:val="26"/>
        </w:rPr>
        <w:t xml:space="preserve">Thêm, cập nhật thông tin nguyên vật liệu </w:t>
      </w:r>
    </w:p>
    <w:p w14:paraId="0DFEBD66" w14:textId="77777777" w:rsidR="0065545C" w:rsidRPr="001F04C9" w:rsidRDefault="0065545C" w:rsidP="00664455">
      <w:pPr>
        <w:pStyle w:val="ListParagraph"/>
        <w:numPr>
          <w:ilvl w:val="0"/>
          <w:numId w:val="9"/>
        </w:numPr>
        <w:spacing w:after="0" w:line="312" w:lineRule="auto"/>
        <w:jc w:val="both"/>
        <w:rPr>
          <w:rFonts w:eastAsia="Times New Roman" w:cs="Times New Roman"/>
          <w:color w:val="auto"/>
          <w:sz w:val="26"/>
          <w:szCs w:val="26"/>
        </w:rPr>
      </w:pPr>
      <w:r w:rsidRPr="001F04C9">
        <w:rPr>
          <w:rFonts w:eastAsia="Times New Roman" w:cs="Times New Roman"/>
          <w:color w:val="auto"/>
          <w:sz w:val="26"/>
          <w:szCs w:val="26"/>
        </w:rPr>
        <w:t xml:space="preserve">Quản lý đơn vị tính, giá nhập </w:t>
      </w:r>
    </w:p>
    <w:p w14:paraId="00B4A263" w14:textId="77777777" w:rsidR="0065545C" w:rsidRPr="001F04C9" w:rsidRDefault="0065545C" w:rsidP="00664455">
      <w:pPr>
        <w:pStyle w:val="ListParagraph"/>
        <w:numPr>
          <w:ilvl w:val="0"/>
          <w:numId w:val="9"/>
        </w:numPr>
        <w:spacing w:after="0" w:line="312" w:lineRule="auto"/>
        <w:jc w:val="both"/>
        <w:rPr>
          <w:rFonts w:eastAsia="Times New Roman" w:cs="Times New Roman"/>
          <w:color w:val="auto"/>
          <w:sz w:val="26"/>
          <w:szCs w:val="26"/>
        </w:rPr>
      </w:pPr>
      <w:r w:rsidRPr="001F04C9">
        <w:rPr>
          <w:rFonts w:eastAsia="Times New Roman" w:cs="Times New Roman"/>
          <w:color w:val="auto"/>
          <w:sz w:val="26"/>
          <w:szCs w:val="26"/>
        </w:rPr>
        <w:t xml:space="preserve">Theo dõi số lượng tồn kho và mức tồn tối thiểu </w:t>
      </w:r>
    </w:p>
    <w:p w14:paraId="2CC66983" w14:textId="77777777" w:rsidR="0065545C" w:rsidRPr="001F04C9" w:rsidRDefault="0065545C" w:rsidP="00664455">
      <w:pPr>
        <w:pStyle w:val="ListParagraph"/>
        <w:numPr>
          <w:ilvl w:val="0"/>
          <w:numId w:val="9"/>
        </w:numPr>
        <w:spacing w:line="312" w:lineRule="auto"/>
        <w:jc w:val="both"/>
        <w:rPr>
          <w:sz w:val="26"/>
          <w:szCs w:val="26"/>
        </w:rPr>
      </w:pPr>
      <w:r w:rsidRPr="001F04C9">
        <w:rPr>
          <w:rFonts w:eastAsia="Times New Roman" w:cs="Times New Roman"/>
          <w:color w:val="auto"/>
          <w:sz w:val="26"/>
          <w:szCs w:val="26"/>
        </w:rPr>
        <w:t>Phân loại nguyên vật liệu</w:t>
      </w:r>
    </w:p>
    <w:p w14:paraId="52CA8D3F" w14:textId="33A70F8A" w:rsidR="0065545C" w:rsidRPr="001F04C9" w:rsidRDefault="002D1D8E" w:rsidP="00664455">
      <w:pPr>
        <w:pStyle w:val="Heading3"/>
        <w:spacing w:line="312" w:lineRule="auto"/>
        <w:ind w:left="0"/>
        <w:jc w:val="both"/>
        <w:rPr>
          <w:sz w:val="28"/>
          <w:szCs w:val="28"/>
          <w:rPrChange w:id="1592" w:author="Tuan NV" w:date="2026-04-16T22:35:00Z" w16du:dateUtc="2026-04-16T15:35:00Z">
            <w:rPr>
              <w:szCs w:val="26"/>
            </w:rPr>
          </w:rPrChange>
        </w:rPr>
      </w:pPr>
      <w:bookmarkStart w:id="1593" w:name="_Toc227272664"/>
      <w:r w:rsidRPr="001F04C9">
        <w:rPr>
          <w:sz w:val="28"/>
          <w:szCs w:val="28"/>
          <w:rPrChange w:id="1594" w:author="Tuan NV" w:date="2026-04-16T22:35:00Z" w16du:dateUtc="2026-04-16T15:35:00Z">
            <w:rPr>
              <w:szCs w:val="26"/>
            </w:rPr>
          </w:rPrChange>
        </w:rPr>
        <w:t>1</w:t>
      </w:r>
      <w:r w:rsidRPr="001F04C9">
        <w:rPr>
          <w:sz w:val="28"/>
          <w:szCs w:val="28"/>
          <w:lang w:val="vi-VN"/>
          <w:rPrChange w:id="1595" w:author="Tuan NV" w:date="2026-04-16T22:35:00Z" w16du:dateUtc="2026-04-16T15:35:00Z">
            <w:rPr>
              <w:szCs w:val="26"/>
              <w:lang w:val="vi-VN"/>
            </w:rPr>
          </w:rPrChange>
        </w:rPr>
        <w:t xml:space="preserve">.3.3. </w:t>
      </w:r>
      <w:r w:rsidR="0065545C" w:rsidRPr="001F04C9">
        <w:rPr>
          <w:sz w:val="28"/>
          <w:szCs w:val="28"/>
          <w:rPrChange w:id="1596" w:author="Tuan NV" w:date="2026-04-16T22:35:00Z" w16du:dateUtc="2026-04-16T15:35:00Z">
            <w:rPr>
              <w:szCs w:val="26"/>
            </w:rPr>
          </w:rPrChange>
        </w:rPr>
        <w:t>Nghiệp vụ đặt hàng nhà cung cấp</w:t>
      </w:r>
      <w:bookmarkEnd w:id="1593"/>
    </w:p>
    <w:p w14:paraId="3F999A3E" w14:textId="77777777" w:rsidR="0065545C" w:rsidRPr="001F04C9" w:rsidRDefault="0065545C" w:rsidP="00664455">
      <w:pPr>
        <w:pStyle w:val="ListParagraph"/>
        <w:numPr>
          <w:ilvl w:val="0"/>
          <w:numId w:val="10"/>
        </w:numPr>
        <w:spacing w:after="0" w:line="312" w:lineRule="auto"/>
        <w:jc w:val="both"/>
        <w:rPr>
          <w:rFonts w:eastAsia="Times New Roman" w:cs="Times New Roman"/>
          <w:color w:val="auto"/>
          <w:sz w:val="26"/>
          <w:szCs w:val="26"/>
        </w:rPr>
      </w:pPr>
      <w:r w:rsidRPr="001F04C9">
        <w:rPr>
          <w:rFonts w:eastAsia="Times New Roman" w:cs="Times New Roman"/>
          <w:color w:val="auto"/>
          <w:sz w:val="26"/>
          <w:szCs w:val="26"/>
        </w:rPr>
        <w:t xml:space="preserve">Tạo đơn đặt hàng </w:t>
      </w:r>
    </w:p>
    <w:p w14:paraId="02BF1159" w14:textId="77777777" w:rsidR="0065545C" w:rsidRPr="001F04C9" w:rsidRDefault="0065545C" w:rsidP="00664455">
      <w:pPr>
        <w:pStyle w:val="ListParagraph"/>
        <w:numPr>
          <w:ilvl w:val="0"/>
          <w:numId w:val="10"/>
        </w:numPr>
        <w:spacing w:after="0" w:line="312" w:lineRule="auto"/>
        <w:jc w:val="both"/>
        <w:rPr>
          <w:rFonts w:eastAsia="Times New Roman" w:cs="Times New Roman"/>
          <w:color w:val="auto"/>
          <w:sz w:val="26"/>
          <w:szCs w:val="26"/>
        </w:rPr>
      </w:pPr>
      <w:r w:rsidRPr="001F04C9">
        <w:rPr>
          <w:rFonts w:eastAsia="Times New Roman" w:cs="Times New Roman"/>
          <w:color w:val="auto"/>
          <w:sz w:val="26"/>
          <w:szCs w:val="26"/>
        </w:rPr>
        <w:t xml:space="preserve">Thêm chi tiết các nguyên vật liệu cần mua </w:t>
      </w:r>
    </w:p>
    <w:p w14:paraId="7709281E" w14:textId="77777777" w:rsidR="0065545C" w:rsidRPr="001F04C9" w:rsidRDefault="0065545C" w:rsidP="00664455">
      <w:pPr>
        <w:pStyle w:val="ListParagraph"/>
        <w:numPr>
          <w:ilvl w:val="0"/>
          <w:numId w:val="10"/>
        </w:numPr>
        <w:spacing w:after="0" w:line="312" w:lineRule="auto"/>
        <w:jc w:val="both"/>
        <w:rPr>
          <w:rFonts w:eastAsia="Times New Roman" w:cs="Times New Roman"/>
          <w:color w:val="auto"/>
          <w:sz w:val="26"/>
          <w:szCs w:val="26"/>
        </w:rPr>
      </w:pPr>
      <w:r w:rsidRPr="001F04C9">
        <w:rPr>
          <w:rFonts w:eastAsia="Times New Roman" w:cs="Times New Roman"/>
          <w:color w:val="auto"/>
          <w:sz w:val="26"/>
          <w:szCs w:val="26"/>
        </w:rPr>
        <w:t xml:space="preserve">Cập nhật trạng thái đơn hàng (đang đặt, đã nhận, hủy) </w:t>
      </w:r>
    </w:p>
    <w:p w14:paraId="35550E39" w14:textId="77777777" w:rsidR="0065545C" w:rsidRPr="001F04C9" w:rsidRDefault="0065545C" w:rsidP="00664455">
      <w:pPr>
        <w:pStyle w:val="ListParagraph"/>
        <w:numPr>
          <w:ilvl w:val="0"/>
          <w:numId w:val="10"/>
        </w:numPr>
        <w:spacing w:line="312" w:lineRule="auto"/>
        <w:jc w:val="both"/>
        <w:rPr>
          <w:sz w:val="26"/>
          <w:szCs w:val="26"/>
        </w:rPr>
      </w:pPr>
      <w:r w:rsidRPr="001F04C9">
        <w:rPr>
          <w:rFonts w:eastAsia="Times New Roman" w:cs="Times New Roman"/>
          <w:color w:val="auto"/>
          <w:sz w:val="26"/>
          <w:szCs w:val="26"/>
        </w:rPr>
        <w:t>Theo dõi thời gian đặt và giao hàng</w:t>
      </w:r>
    </w:p>
    <w:p w14:paraId="1B0F6CE9" w14:textId="1C16DD77" w:rsidR="0065545C" w:rsidRPr="001F04C9" w:rsidRDefault="002D1D8E" w:rsidP="00664455">
      <w:pPr>
        <w:pStyle w:val="Heading3"/>
        <w:spacing w:line="312" w:lineRule="auto"/>
        <w:ind w:left="0"/>
        <w:rPr>
          <w:sz w:val="28"/>
          <w:szCs w:val="28"/>
          <w:rPrChange w:id="1597" w:author="Tuan NV" w:date="2026-04-16T22:36:00Z" w16du:dateUtc="2026-04-16T15:36:00Z">
            <w:rPr>
              <w:szCs w:val="26"/>
            </w:rPr>
          </w:rPrChange>
        </w:rPr>
      </w:pPr>
      <w:bookmarkStart w:id="1598" w:name="_Toc227272665"/>
      <w:r w:rsidRPr="001F04C9">
        <w:rPr>
          <w:sz w:val="28"/>
          <w:szCs w:val="28"/>
          <w:rPrChange w:id="1599" w:author="Tuan NV" w:date="2026-04-16T22:36:00Z" w16du:dateUtc="2026-04-16T15:36:00Z">
            <w:rPr>
              <w:szCs w:val="26"/>
            </w:rPr>
          </w:rPrChange>
        </w:rPr>
        <w:t>1</w:t>
      </w:r>
      <w:r w:rsidRPr="001F04C9">
        <w:rPr>
          <w:sz w:val="28"/>
          <w:szCs w:val="28"/>
          <w:lang w:val="vi-VN"/>
          <w:rPrChange w:id="1600" w:author="Tuan NV" w:date="2026-04-16T22:36:00Z" w16du:dateUtc="2026-04-16T15:36:00Z">
            <w:rPr>
              <w:szCs w:val="26"/>
              <w:lang w:val="vi-VN"/>
            </w:rPr>
          </w:rPrChange>
        </w:rPr>
        <w:t xml:space="preserve">.3.4. </w:t>
      </w:r>
      <w:r w:rsidR="0065545C" w:rsidRPr="001F04C9">
        <w:rPr>
          <w:sz w:val="28"/>
          <w:szCs w:val="28"/>
          <w:rPrChange w:id="1601" w:author="Tuan NV" w:date="2026-04-16T22:36:00Z" w16du:dateUtc="2026-04-16T15:36:00Z">
            <w:rPr>
              <w:szCs w:val="26"/>
            </w:rPr>
          </w:rPrChange>
        </w:rPr>
        <w:t>Nghiệp vụ nhập kho</w:t>
      </w:r>
      <w:bookmarkEnd w:id="1598"/>
    </w:p>
    <w:p w14:paraId="39D1F612" w14:textId="77777777" w:rsidR="0065545C" w:rsidRPr="001F04C9" w:rsidRDefault="0065545C" w:rsidP="00664455">
      <w:pPr>
        <w:pStyle w:val="ListParagraph"/>
        <w:numPr>
          <w:ilvl w:val="0"/>
          <w:numId w:val="11"/>
        </w:numPr>
        <w:spacing w:after="0" w:line="312" w:lineRule="auto"/>
        <w:jc w:val="both"/>
        <w:rPr>
          <w:rFonts w:eastAsia="Times New Roman" w:cs="Times New Roman"/>
          <w:color w:val="auto"/>
          <w:sz w:val="26"/>
          <w:szCs w:val="26"/>
        </w:rPr>
      </w:pPr>
      <w:r w:rsidRPr="001F04C9">
        <w:rPr>
          <w:rFonts w:eastAsia="Times New Roman" w:cs="Times New Roman"/>
          <w:color w:val="auto"/>
          <w:sz w:val="26"/>
          <w:szCs w:val="26"/>
        </w:rPr>
        <w:t xml:space="preserve">Tạo phiếu nhập kho từ đơn đặt hàng </w:t>
      </w:r>
    </w:p>
    <w:p w14:paraId="46D9D8B2" w14:textId="77777777" w:rsidR="0065545C" w:rsidRPr="001F04C9" w:rsidRDefault="0065545C" w:rsidP="00664455">
      <w:pPr>
        <w:pStyle w:val="ListParagraph"/>
        <w:numPr>
          <w:ilvl w:val="0"/>
          <w:numId w:val="11"/>
        </w:numPr>
        <w:spacing w:after="0" w:line="312" w:lineRule="auto"/>
        <w:jc w:val="both"/>
        <w:rPr>
          <w:rFonts w:eastAsia="Times New Roman" w:cs="Times New Roman"/>
          <w:color w:val="auto"/>
          <w:sz w:val="26"/>
          <w:szCs w:val="26"/>
        </w:rPr>
      </w:pPr>
      <w:r w:rsidRPr="001F04C9">
        <w:rPr>
          <w:rFonts w:eastAsia="Times New Roman" w:cs="Times New Roman"/>
          <w:color w:val="auto"/>
          <w:sz w:val="26"/>
          <w:szCs w:val="26"/>
        </w:rPr>
        <w:t xml:space="preserve">Kiểm tra số lượng và chất lượng hàng </w:t>
      </w:r>
    </w:p>
    <w:p w14:paraId="2E5AFB6F" w14:textId="77777777" w:rsidR="0065545C" w:rsidRPr="001F04C9" w:rsidRDefault="0065545C" w:rsidP="00664455">
      <w:pPr>
        <w:pStyle w:val="ListParagraph"/>
        <w:numPr>
          <w:ilvl w:val="0"/>
          <w:numId w:val="11"/>
        </w:numPr>
        <w:spacing w:after="0" w:line="312" w:lineRule="auto"/>
        <w:jc w:val="both"/>
        <w:rPr>
          <w:rFonts w:eastAsia="Times New Roman" w:cs="Times New Roman"/>
          <w:color w:val="auto"/>
          <w:sz w:val="26"/>
          <w:szCs w:val="26"/>
        </w:rPr>
      </w:pPr>
      <w:r w:rsidRPr="001F04C9">
        <w:rPr>
          <w:rFonts w:eastAsia="Times New Roman" w:cs="Times New Roman"/>
          <w:color w:val="auto"/>
          <w:sz w:val="26"/>
          <w:szCs w:val="26"/>
        </w:rPr>
        <w:t xml:space="preserve">Ghi nhận thông tin nhập kho (ngày nhập, người nhập) </w:t>
      </w:r>
    </w:p>
    <w:p w14:paraId="736C91D6" w14:textId="77777777" w:rsidR="0065545C" w:rsidRPr="001F04C9" w:rsidRDefault="0065545C" w:rsidP="00664455">
      <w:pPr>
        <w:pStyle w:val="ListParagraph"/>
        <w:numPr>
          <w:ilvl w:val="0"/>
          <w:numId w:val="11"/>
        </w:numPr>
        <w:spacing w:line="312" w:lineRule="auto"/>
        <w:jc w:val="both"/>
        <w:rPr>
          <w:sz w:val="26"/>
          <w:szCs w:val="26"/>
        </w:rPr>
      </w:pPr>
      <w:r w:rsidRPr="001F04C9">
        <w:rPr>
          <w:rFonts w:eastAsia="Times New Roman" w:cs="Times New Roman"/>
          <w:color w:val="auto"/>
          <w:sz w:val="26"/>
          <w:szCs w:val="26"/>
        </w:rPr>
        <w:t>Cập nhật tăng số lượng tồn kho</w:t>
      </w:r>
    </w:p>
    <w:p w14:paraId="2723A7A5" w14:textId="1B8EB79B" w:rsidR="0065545C" w:rsidRPr="001F04C9" w:rsidRDefault="002D1D8E" w:rsidP="00664455">
      <w:pPr>
        <w:pStyle w:val="Heading3"/>
        <w:spacing w:line="312" w:lineRule="auto"/>
        <w:ind w:left="0"/>
        <w:rPr>
          <w:sz w:val="28"/>
          <w:szCs w:val="28"/>
          <w:rPrChange w:id="1602" w:author="Tuan NV" w:date="2026-04-16T22:36:00Z" w16du:dateUtc="2026-04-16T15:36:00Z">
            <w:rPr>
              <w:szCs w:val="26"/>
            </w:rPr>
          </w:rPrChange>
        </w:rPr>
      </w:pPr>
      <w:bookmarkStart w:id="1603" w:name="_Toc227272666"/>
      <w:r w:rsidRPr="001F04C9">
        <w:rPr>
          <w:sz w:val="28"/>
          <w:szCs w:val="28"/>
          <w:rPrChange w:id="1604" w:author="Tuan NV" w:date="2026-04-16T22:36:00Z" w16du:dateUtc="2026-04-16T15:36:00Z">
            <w:rPr>
              <w:szCs w:val="26"/>
            </w:rPr>
          </w:rPrChange>
        </w:rPr>
        <w:t>1</w:t>
      </w:r>
      <w:r w:rsidRPr="001F04C9">
        <w:rPr>
          <w:sz w:val="28"/>
          <w:szCs w:val="28"/>
          <w:lang w:val="vi-VN"/>
          <w:rPrChange w:id="1605" w:author="Tuan NV" w:date="2026-04-16T22:36:00Z" w16du:dateUtc="2026-04-16T15:36:00Z">
            <w:rPr>
              <w:szCs w:val="26"/>
              <w:lang w:val="vi-VN"/>
            </w:rPr>
          </w:rPrChange>
        </w:rPr>
        <w:t xml:space="preserve">.3.5. </w:t>
      </w:r>
      <w:r w:rsidR="0065545C" w:rsidRPr="001F04C9">
        <w:rPr>
          <w:sz w:val="28"/>
          <w:szCs w:val="28"/>
          <w:rPrChange w:id="1606" w:author="Tuan NV" w:date="2026-04-16T22:36:00Z" w16du:dateUtc="2026-04-16T15:36:00Z">
            <w:rPr>
              <w:szCs w:val="26"/>
            </w:rPr>
          </w:rPrChange>
        </w:rPr>
        <w:t>Nghiệp vụ quản lý kho và tồn kho</w:t>
      </w:r>
      <w:bookmarkEnd w:id="1603"/>
    </w:p>
    <w:p w14:paraId="1DE323CF" w14:textId="77777777" w:rsidR="0065545C" w:rsidRPr="001F04C9" w:rsidRDefault="0065545C" w:rsidP="00664455">
      <w:pPr>
        <w:pStyle w:val="ListParagraph"/>
        <w:numPr>
          <w:ilvl w:val="0"/>
          <w:numId w:val="12"/>
        </w:numPr>
        <w:spacing w:after="0" w:line="312" w:lineRule="auto"/>
        <w:jc w:val="both"/>
        <w:rPr>
          <w:rFonts w:eastAsia="Times New Roman" w:cs="Times New Roman"/>
          <w:color w:val="auto"/>
          <w:sz w:val="26"/>
          <w:szCs w:val="26"/>
        </w:rPr>
      </w:pPr>
      <w:r w:rsidRPr="001F04C9">
        <w:rPr>
          <w:rFonts w:eastAsia="Times New Roman" w:cs="Times New Roman"/>
          <w:color w:val="auto"/>
          <w:sz w:val="26"/>
          <w:szCs w:val="26"/>
        </w:rPr>
        <w:t xml:space="preserve">Quản lý danh sách kho (tên kho, địa chỉ, sức chứa) </w:t>
      </w:r>
    </w:p>
    <w:p w14:paraId="2DE17EE3" w14:textId="77777777" w:rsidR="0065545C" w:rsidRPr="001F04C9" w:rsidRDefault="0065545C" w:rsidP="00664455">
      <w:pPr>
        <w:pStyle w:val="ListParagraph"/>
        <w:numPr>
          <w:ilvl w:val="0"/>
          <w:numId w:val="12"/>
        </w:numPr>
        <w:spacing w:after="0" w:line="312" w:lineRule="auto"/>
        <w:jc w:val="both"/>
        <w:rPr>
          <w:rFonts w:eastAsia="Times New Roman" w:cs="Times New Roman"/>
          <w:color w:val="auto"/>
          <w:sz w:val="26"/>
          <w:szCs w:val="26"/>
        </w:rPr>
      </w:pPr>
      <w:r w:rsidRPr="001F04C9">
        <w:rPr>
          <w:rFonts w:eastAsia="Times New Roman" w:cs="Times New Roman"/>
          <w:color w:val="auto"/>
          <w:sz w:val="26"/>
          <w:szCs w:val="26"/>
        </w:rPr>
        <w:t xml:space="preserve">Theo dõi tồn kho theo từng kho và từng nguyên vật liệu </w:t>
      </w:r>
    </w:p>
    <w:p w14:paraId="3ECD9744" w14:textId="77777777" w:rsidR="0065545C" w:rsidRPr="001F04C9" w:rsidRDefault="0065545C" w:rsidP="00664455">
      <w:pPr>
        <w:pStyle w:val="ListParagraph"/>
        <w:numPr>
          <w:ilvl w:val="0"/>
          <w:numId w:val="12"/>
        </w:numPr>
        <w:spacing w:after="0" w:line="312" w:lineRule="auto"/>
        <w:jc w:val="both"/>
        <w:rPr>
          <w:rFonts w:eastAsia="Times New Roman" w:cs="Times New Roman"/>
          <w:color w:val="auto"/>
          <w:sz w:val="26"/>
          <w:szCs w:val="26"/>
        </w:rPr>
      </w:pPr>
      <w:r w:rsidRPr="001F04C9">
        <w:rPr>
          <w:rFonts w:eastAsia="Times New Roman" w:cs="Times New Roman"/>
          <w:color w:val="auto"/>
          <w:sz w:val="26"/>
          <w:szCs w:val="26"/>
        </w:rPr>
        <w:t xml:space="preserve">Cập nhật tồn kho theo thời gian thực </w:t>
      </w:r>
    </w:p>
    <w:p w14:paraId="7030EC82" w14:textId="77777777" w:rsidR="0065545C" w:rsidRPr="001F04C9" w:rsidRDefault="0065545C" w:rsidP="00664455">
      <w:pPr>
        <w:pStyle w:val="ListParagraph"/>
        <w:numPr>
          <w:ilvl w:val="0"/>
          <w:numId w:val="12"/>
        </w:numPr>
        <w:spacing w:line="312" w:lineRule="auto"/>
        <w:jc w:val="both"/>
        <w:rPr>
          <w:sz w:val="26"/>
          <w:szCs w:val="26"/>
        </w:rPr>
      </w:pPr>
      <w:r w:rsidRPr="001F04C9">
        <w:rPr>
          <w:rFonts w:eastAsia="Times New Roman" w:cs="Times New Roman"/>
          <w:color w:val="auto"/>
          <w:sz w:val="26"/>
          <w:szCs w:val="26"/>
        </w:rPr>
        <w:t>Cảnh báo khi tồn kho dưới mức tối thiểu</w:t>
      </w:r>
    </w:p>
    <w:p w14:paraId="1FEE2B25" w14:textId="6640F9B9" w:rsidR="0065545C" w:rsidRPr="001F04C9" w:rsidRDefault="002D1D8E" w:rsidP="00664455">
      <w:pPr>
        <w:pStyle w:val="Heading3"/>
        <w:spacing w:line="312" w:lineRule="auto"/>
        <w:ind w:left="0"/>
        <w:rPr>
          <w:sz w:val="28"/>
          <w:szCs w:val="28"/>
          <w:rPrChange w:id="1607" w:author="Tuan NV" w:date="2026-04-16T22:36:00Z" w16du:dateUtc="2026-04-16T15:36:00Z">
            <w:rPr>
              <w:szCs w:val="26"/>
            </w:rPr>
          </w:rPrChange>
        </w:rPr>
      </w:pPr>
      <w:bookmarkStart w:id="1608" w:name="_Toc227272667"/>
      <w:r w:rsidRPr="001F04C9">
        <w:rPr>
          <w:sz w:val="28"/>
          <w:szCs w:val="28"/>
          <w:rPrChange w:id="1609" w:author="Tuan NV" w:date="2026-04-16T22:36:00Z" w16du:dateUtc="2026-04-16T15:36:00Z">
            <w:rPr>
              <w:szCs w:val="26"/>
            </w:rPr>
          </w:rPrChange>
        </w:rPr>
        <w:lastRenderedPageBreak/>
        <w:t>1</w:t>
      </w:r>
      <w:r w:rsidRPr="001F04C9">
        <w:rPr>
          <w:sz w:val="28"/>
          <w:szCs w:val="28"/>
          <w:lang w:val="vi-VN"/>
          <w:rPrChange w:id="1610" w:author="Tuan NV" w:date="2026-04-16T22:36:00Z" w16du:dateUtc="2026-04-16T15:36:00Z">
            <w:rPr>
              <w:szCs w:val="26"/>
              <w:lang w:val="vi-VN"/>
            </w:rPr>
          </w:rPrChange>
        </w:rPr>
        <w:t xml:space="preserve">.3.6. </w:t>
      </w:r>
      <w:r w:rsidR="0065545C" w:rsidRPr="001F04C9">
        <w:rPr>
          <w:sz w:val="28"/>
          <w:szCs w:val="28"/>
          <w:rPrChange w:id="1611" w:author="Tuan NV" w:date="2026-04-16T22:36:00Z" w16du:dateUtc="2026-04-16T15:36:00Z">
            <w:rPr>
              <w:szCs w:val="26"/>
            </w:rPr>
          </w:rPrChange>
        </w:rPr>
        <w:t>Nghiệp vụ quản lý khách hàng</w:t>
      </w:r>
      <w:bookmarkEnd w:id="1608"/>
    </w:p>
    <w:p w14:paraId="0EF9DDEC" w14:textId="77777777" w:rsidR="0065545C" w:rsidRPr="001F04C9" w:rsidRDefault="0065545C" w:rsidP="00664455">
      <w:pPr>
        <w:pStyle w:val="ListParagraph"/>
        <w:numPr>
          <w:ilvl w:val="0"/>
          <w:numId w:val="13"/>
        </w:numPr>
        <w:spacing w:after="0" w:line="312" w:lineRule="auto"/>
        <w:jc w:val="both"/>
        <w:rPr>
          <w:rFonts w:eastAsia="Times New Roman" w:cs="Times New Roman"/>
          <w:color w:val="auto"/>
          <w:sz w:val="26"/>
          <w:szCs w:val="26"/>
        </w:rPr>
      </w:pPr>
      <w:r w:rsidRPr="001F04C9">
        <w:rPr>
          <w:rFonts w:eastAsia="Times New Roman" w:cs="Times New Roman"/>
          <w:color w:val="auto"/>
          <w:sz w:val="26"/>
          <w:szCs w:val="26"/>
        </w:rPr>
        <w:t xml:space="preserve">Thêm, cập nhật, xóa thông tin khách hàng </w:t>
      </w:r>
    </w:p>
    <w:p w14:paraId="22C3520C" w14:textId="77777777" w:rsidR="0065545C" w:rsidRPr="001F04C9" w:rsidRDefault="0065545C" w:rsidP="00664455">
      <w:pPr>
        <w:pStyle w:val="ListParagraph"/>
        <w:numPr>
          <w:ilvl w:val="0"/>
          <w:numId w:val="13"/>
        </w:numPr>
        <w:spacing w:after="0" w:line="312" w:lineRule="auto"/>
        <w:jc w:val="both"/>
        <w:rPr>
          <w:rFonts w:eastAsia="Times New Roman" w:cs="Times New Roman"/>
          <w:color w:val="auto"/>
          <w:sz w:val="26"/>
          <w:szCs w:val="26"/>
        </w:rPr>
      </w:pPr>
      <w:r w:rsidRPr="001F04C9">
        <w:rPr>
          <w:rFonts w:eastAsia="Times New Roman" w:cs="Times New Roman"/>
          <w:color w:val="auto"/>
          <w:sz w:val="26"/>
          <w:szCs w:val="26"/>
        </w:rPr>
        <w:t xml:space="preserve">Lưu trữ thông tin liên hệ </w:t>
      </w:r>
    </w:p>
    <w:p w14:paraId="3A2F4963" w14:textId="77777777" w:rsidR="0065545C" w:rsidRPr="001F04C9" w:rsidRDefault="0065545C" w:rsidP="00664455">
      <w:pPr>
        <w:pStyle w:val="ListParagraph"/>
        <w:numPr>
          <w:ilvl w:val="0"/>
          <w:numId w:val="13"/>
        </w:numPr>
        <w:spacing w:after="0" w:line="312" w:lineRule="auto"/>
        <w:jc w:val="both"/>
        <w:rPr>
          <w:rFonts w:eastAsia="Times New Roman" w:cs="Times New Roman"/>
          <w:color w:val="auto"/>
          <w:sz w:val="26"/>
          <w:szCs w:val="26"/>
        </w:rPr>
      </w:pPr>
      <w:r w:rsidRPr="001F04C9">
        <w:rPr>
          <w:rFonts w:eastAsia="Times New Roman" w:cs="Times New Roman"/>
          <w:color w:val="auto"/>
          <w:sz w:val="26"/>
          <w:szCs w:val="26"/>
        </w:rPr>
        <w:t xml:space="preserve">Phân loại khách hàng </w:t>
      </w:r>
    </w:p>
    <w:p w14:paraId="431F2931" w14:textId="77777777" w:rsidR="0065545C" w:rsidRPr="001F04C9" w:rsidRDefault="0065545C" w:rsidP="00664455">
      <w:pPr>
        <w:pStyle w:val="ListParagraph"/>
        <w:numPr>
          <w:ilvl w:val="0"/>
          <w:numId w:val="13"/>
        </w:numPr>
        <w:spacing w:line="312" w:lineRule="auto"/>
        <w:jc w:val="both"/>
        <w:rPr>
          <w:sz w:val="26"/>
          <w:szCs w:val="26"/>
        </w:rPr>
      </w:pPr>
      <w:r w:rsidRPr="001F04C9">
        <w:rPr>
          <w:rFonts w:eastAsia="Times New Roman" w:cs="Times New Roman"/>
          <w:color w:val="auto"/>
          <w:sz w:val="26"/>
          <w:szCs w:val="26"/>
        </w:rPr>
        <w:t>Theo dõi lịch sử giao dịch</w:t>
      </w:r>
    </w:p>
    <w:p w14:paraId="1D7C088E" w14:textId="6FAC7DB0" w:rsidR="0065545C" w:rsidRPr="001F04C9" w:rsidRDefault="002D1D8E" w:rsidP="00664455">
      <w:pPr>
        <w:pStyle w:val="Heading3"/>
        <w:spacing w:line="312" w:lineRule="auto"/>
        <w:ind w:left="0"/>
        <w:rPr>
          <w:sz w:val="28"/>
          <w:szCs w:val="28"/>
          <w:rPrChange w:id="1612" w:author="Tuan NV" w:date="2026-04-16T22:36:00Z" w16du:dateUtc="2026-04-16T15:36:00Z">
            <w:rPr>
              <w:szCs w:val="26"/>
            </w:rPr>
          </w:rPrChange>
        </w:rPr>
      </w:pPr>
      <w:bookmarkStart w:id="1613" w:name="_Toc227272668"/>
      <w:r w:rsidRPr="001F04C9">
        <w:rPr>
          <w:sz w:val="28"/>
          <w:szCs w:val="28"/>
          <w:rPrChange w:id="1614" w:author="Tuan NV" w:date="2026-04-16T22:36:00Z" w16du:dateUtc="2026-04-16T15:36:00Z">
            <w:rPr>
              <w:szCs w:val="26"/>
            </w:rPr>
          </w:rPrChange>
        </w:rPr>
        <w:t>1</w:t>
      </w:r>
      <w:r w:rsidRPr="001F04C9">
        <w:rPr>
          <w:sz w:val="28"/>
          <w:szCs w:val="28"/>
          <w:lang w:val="vi-VN"/>
          <w:rPrChange w:id="1615" w:author="Tuan NV" w:date="2026-04-16T22:36:00Z" w16du:dateUtc="2026-04-16T15:36:00Z">
            <w:rPr>
              <w:szCs w:val="26"/>
              <w:lang w:val="vi-VN"/>
            </w:rPr>
          </w:rPrChange>
        </w:rPr>
        <w:t xml:space="preserve">.3.7. </w:t>
      </w:r>
      <w:r w:rsidR="0065545C" w:rsidRPr="001F04C9">
        <w:rPr>
          <w:sz w:val="28"/>
          <w:szCs w:val="28"/>
          <w:rPrChange w:id="1616" w:author="Tuan NV" w:date="2026-04-16T22:36:00Z" w16du:dateUtc="2026-04-16T15:36:00Z">
            <w:rPr>
              <w:szCs w:val="26"/>
            </w:rPr>
          </w:rPrChange>
        </w:rPr>
        <w:t>Nghiệp vụ tạo đơn xuất hàng</w:t>
      </w:r>
      <w:bookmarkEnd w:id="1613"/>
    </w:p>
    <w:p w14:paraId="3A60FB90" w14:textId="77777777" w:rsidR="0065545C" w:rsidRPr="001F04C9" w:rsidRDefault="0065545C" w:rsidP="00664455">
      <w:pPr>
        <w:pStyle w:val="ListParagraph"/>
        <w:numPr>
          <w:ilvl w:val="0"/>
          <w:numId w:val="14"/>
        </w:numPr>
        <w:spacing w:after="0" w:line="312" w:lineRule="auto"/>
        <w:jc w:val="both"/>
        <w:rPr>
          <w:rFonts w:eastAsia="Times New Roman" w:cs="Times New Roman"/>
          <w:color w:val="auto"/>
          <w:sz w:val="26"/>
          <w:szCs w:val="26"/>
        </w:rPr>
      </w:pPr>
      <w:r w:rsidRPr="001F04C9">
        <w:rPr>
          <w:rFonts w:eastAsia="Times New Roman" w:cs="Times New Roman"/>
          <w:color w:val="auto"/>
          <w:sz w:val="26"/>
          <w:szCs w:val="26"/>
        </w:rPr>
        <w:t xml:space="preserve">Tạo đơn xuất hàng cho khách </w:t>
      </w:r>
    </w:p>
    <w:p w14:paraId="359FA432" w14:textId="77777777" w:rsidR="0065545C" w:rsidRPr="001F04C9" w:rsidRDefault="0065545C" w:rsidP="00664455">
      <w:pPr>
        <w:pStyle w:val="ListParagraph"/>
        <w:numPr>
          <w:ilvl w:val="0"/>
          <w:numId w:val="14"/>
        </w:numPr>
        <w:spacing w:after="0" w:line="312" w:lineRule="auto"/>
        <w:jc w:val="both"/>
        <w:rPr>
          <w:rFonts w:eastAsia="Times New Roman" w:cs="Times New Roman"/>
          <w:color w:val="auto"/>
          <w:sz w:val="26"/>
          <w:szCs w:val="26"/>
        </w:rPr>
      </w:pPr>
      <w:r w:rsidRPr="001F04C9">
        <w:rPr>
          <w:rFonts w:eastAsia="Times New Roman" w:cs="Times New Roman"/>
          <w:color w:val="auto"/>
          <w:sz w:val="26"/>
          <w:szCs w:val="26"/>
        </w:rPr>
        <w:t xml:space="preserve">Thêm chi tiết sản phẩm cần xuất </w:t>
      </w:r>
    </w:p>
    <w:p w14:paraId="486AE6AF" w14:textId="77777777" w:rsidR="0065545C" w:rsidRPr="001F04C9" w:rsidRDefault="0065545C" w:rsidP="00664455">
      <w:pPr>
        <w:pStyle w:val="ListParagraph"/>
        <w:numPr>
          <w:ilvl w:val="0"/>
          <w:numId w:val="14"/>
        </w:numPr>
        <w:spacing w:after="0" w:line="312" w:lineRule="auto"/>
        <w:jc w:val="both"/>
        <w:rPr>
          <w:rFonts w:eastAsia="Times New Roman" w:cs="Times New Roman"/>
          <w:color w:val="auto"/>
          <w:sz w:val="26"/>
          <w:szCs w:val="26"/>
        </w:rPr>
      </w:pPr>
      <w:r w:rsidRPr="001F04C9">
        <w:rPr>
          <w:rFonts w:eastAsia="Times New Roman" w:cs="Times New Roman"/>
          <w:color w:val="auto"/>
          <w:sz w:val="26"/>
          <w:szCs w:val="26"/>
        </w:rPr>
        <w:t xml:space="preserve">Kiểm tra tồn kho trước khi xác nhận </w:t>
      </w:r>
    </w:p>
    <w:p w14:paraId="48209D38" w14:textId="77777777" w:rsidR="0065545C" w:rsidRPr="001F04C9" w:rsidRDefault="0065545C" w:rsidP="00664455">
      <w:pPr>
        <w:pStyle w:val="ListParagraph"/>
        <w:numPr>
          <w:ilvl w:val="0"/>
          <w:numId w:val="14"/>
        </w:numPr>
        <w:spacing w:line="312" w:lineRule="auto"/>
        <w:jc w:val="both"/>
        <w:rPr>
          <w:sz w:val="26"/>
          <w:szCs w:val="26"/>
        </w:rPr>
      </w:pPr>
      <w:r w:rsidRPr="001F04C9">
        <w:rPr>
          <w:rFonts w:eastAsia="Times New Roman" w:cs="Times New Roman"/>
          <w:color w:val="auto"/>
          <w:sz w:val="26"/>
          <w:szCs w:val="26"/>
        </w:rPr>
        <w:t>Tính tổng giá trị đơn hàng</w:t>
      </w:r>
    </w:p>
    <w:p w14:paraId="263C386C" w14:textId="26B387D4" w:rsidR="0065545C" w:rsidRPr="001F04C9" w:rsidRDefault="002D1D8E" w:rsidP="00664455">
      <w:pPr>
        <w:pStyle w:val="Heading3"/>
        <w:spacing w:line="312" w:lineRule="auto"/>
        <w:ind w:left="0"/>
        <w:rPr>
          <w:sz w:val="28"/>
          <w:szCs w:val="28"/>
          <w:rPrChange w:id="1617" w:author="Tuan NV" w:date="2026-04-16T22:36:00Z" w16du:dateUtc="2026-04-16T15:36:00Z">
            <w:rPr>
              <w:szCs w:val="26"/>
            </w:rPr>
          </w:rPrChange>
        </w:rPr>
      </w:pPr>
      <w:bookmarkStart w:id="1618" w:name="_Toc227272669"/>
      <w:r w:rsidRPr="001F04C9">
        <w:rPr>
          <w:sz w:val="28"/>
          <w:szCs w:val="28"/>
          <w:rPrChange w:id="1619" w:author="Tuan NV" w:date="2026-04-16T22:36:00Z" w16du:dateUtc="2026-04-16T15:36:00Z">
            <w:rPr>
              <w:szCs w:val="26"/>
            </w:rPr>
          </w:rPrChange>
        </w:rPr>
        <w:t>1</w:t>
      </w:r>
      <w:r w:rsidRPr="001F04C9">
        <w:rPr>
          <w:sz w:val="28"/>
          <w:szCs w:val="28"/>
          <w:lang w:val="vi-VN"/>
          <w:rPrChange w:id="1620" w:author="Tuan NV" w:date="2026-04-16T22:36:00Z" w16du:dateUtc="2026-04-16T15:36:00Z">
            <w:rPr>
              <w:szCs w:val="26"/>
              <w:lang w:val="vi-VN"/>
            </w:rPr>
          </w:rPrChange>
        </w:rPr>
        <w:t xml:space="preserve">.3.8. </w:t>
      </w:r>
      <w:r w:rsidR="0065545C" w:rsidRPr="001F04C9">
        <w:rPr>
          <w:sz w:val="28"/>
          <w:szCs w:val="28"/>
          <w:rPrChange w:id="1621" w:author="Tuan NV" w:date="2026-04-16T22:36:00Z" w16du:dateUtc="2026-04-16T15:36:00Z">
            <w:rPr>
              <w:szCs w:val="26"/>
            </w:rPr>
          </w:rPrChange>
        </w:rPr>
        <w:t>Nghiệp vụ xuất kho</w:t>
      </w:r>
      <w:bookmarkEnd w:id="1618"/>
    </w:p>
    <w:p w14:paraId="6F4D6138" w14:textId="77777777" w:rsidR="0065545C" w:rsidRPr="001F04C9" w:rsidRDefault="0065545C" w:rsidP="00664455">
      <w:pPr>
        <w:pStyle w:val="ListParagraph"/>
        <w:numPr>
          <w:ilvl w:val="0"/>
          <w:numId w:val="15"/>
        </w:numPr>
        <w:spacing w:after="0" w:line="312" w:lineRule="auto"/>
        <w:jc w:val="both"/>
        <w:rPr>
          <w:rFonts w:eastAsia="Times New Roman" w:cs="Times New Roman"/>
          <w:color w:val="auto"/>
          <w:sz w:val="26"/>
          <w:szCs w:val="26"/>
        </w:rPr>
      </w:pPr>
      <w:r w:rsidRPr="001F04C9">
        <w:rPr>
          <w:rFonts w:eastAsia="Times New Roman" w:cs="Times New Roman"/>
          <w:color w:val="auto"/>
          <w:sz w:val="26"/>
          <w:szCs w:val="26"/>
        </w:rPr>
        <w:t xml:space="preserve">Tạo phiếu xuất kho </w:t>
      </w:r>
    </w:p>
    <w:p w14:paraId="0697A752" w14:textId="77777777" w:rsidR="0065545C" w:rsidRPr="001F04C9" w:rsidRDefault="0065545C" w:rsidP="00664455">
      <w:pPr>
        <w:pStyle w:val="ListParagraph"/>
        <w:numPr>
          <w:ilvl w:val="0"/>
          <w:numId w:val="15"/>
        </w:numPr>
        <w:spacing w:after="0" w:line="312" w:lineRule="auto"/>
        <w:jc w:val="both"/>
        <w:rPr>
          <w:rFonts w:eastAsia="Times New Roman" w:cs="Times New Roman"/>
          <w:color w:val="auto"/>
          <w:sz w:val="26"/>
          <w:szCs w:val="26"/>
        </w:rPr>
      </w:pPr>
      <w:r w:rsidRPr="001F04C9">
        <w:rPr>
          <w:rFonts w:eastAsia="Times New Roman" w:cs="Times New Roman"/>
          <w:color w:val="auto"/>
          <w:sz w:val="26"/>
          <w:szCs w:val="26"/>
        </w:rPr>
        <w:t xml:space="preserve">Ghi nhận thông tin xuất (ngày xuất, người xuất) </w:t>
      </w:r>
    </w:p>
    <w:p w14:paraId="02FA9F94" w14:textId="77777777" w:rsidR="0065545C" w:rsidRPr="001F04C9" w:rsidRDefault="0065545C" w:rsidP="00664455">
      <w:pPr>
        <w:pStyle w:val="ListParagraph"/>
        <w:numPr>
          <w:ilvl w:val="0"/>
          <w:numId w:val="15"/>
        </w:numPr>
        <w:spacing w:after="0" w:line="312" w:lineRule="auto"/>
        <w:jc w:val="both"/>
        <w:rPr>
          <w:rFonts w:eastAsia="Times New Roman" w:cs="Times New Roman"/>
          <w:color w:val="auto"/>
          <w:sz w:val="26"/>
          <w:szCs w:val="26"/>
        </w:rPr>
      </w:pPr>
      <w:r w:rsidRPr="001F04C9">
        <w:rPr>
          <w:rFonts w:eastAsia="Times New Roman" w:cs="Times New Roman"/>
          <w:color w:val="auto"/>
          <w:sz w:val="26"/>
          <w:szCs w:val="26"/>
        </w:rPr>
        <w:t xml:space="preserve">Cập nhật giảm số lượng tồn kho </w:t>
      </w:r>
    </w:p>
    <w:p w14:paraId="63C89960" w14:textId="77777777" w:rsidR="0065545C" w:rsidRPr="001F04C9" w:rsidRDefault="0065545C" w:rsidP="00664455">
      <w:pPr>
        <w:pStyle w:val="ListParagraph"/>
        <w:numPr>
          <w:ilvl w:val="0"/>
          <w:numId w:val="15"/>
        </w:numPr>
        <w:spacing w:line="312" w:lineRule="auto"/>
        <w:jc w:val="both"/>
        <w:rPr>
          <w:sz w:val="26"/>
          <w:szCs w:val="26"/>
        </w:rPr>
      </w:pPr>
      <w:r w:rsidRPr="001F04C9">
        <w:rPr>
          <w:rFonts w:eastAsia="Times New Roman" w:cs="Times New Roman"/>
          <w:color w:val="auto"/>
          <w:sz w:val="26"/>
          <w:szCs w:val="26"/>
        </w:rPr>
        <w:t>Đảm bảo tính chính xác giữa đơn hàng và hàng thực tế</w:t>
      </w:r>
    </w:p>
    <w:p w14:paraId="21B0E2F4" w14:textId="28C366BC" w:rsidR="0065545C" w:rsidRPr="001F04C9" w:rsidRDefault="002D1D8E" w:rsidP="00664455">
      <w:pPr>
        <w:pStyle w:val="Heading3"/>
        <w:spacing w:line="312" w:lineRule="auto"/>
        <w:ind w:left="0"/>
        <w:rPr>
          <w:sz w:val="28"/>
          <w:szCs w:val="28"/>
          <w:rPrChange w:id="1622" w:author="Tuan NV" w:date="2026-04-16T22:36:00Z" w16du:dateUtc="2026-04-16T15:36:00Z">
            <w:rPr>
              <w:szCs w:val="26"/>
            </w:rPr>
          </w:rPrChange>
        </w:rPr>
      </w:pPr>
      <w:bookmarkStart w:id="1623" w:name="_Toc227272670"/>
      <w:r w:rsidRPr="001F04C9">
        <w:rPr>
          <w:sz w:val="28"/>
          <w:szCs w:val="28"/>
          <w:lang w:val="vi-VN"/>
          <w:rPrChange w:id="1624" w:author="Tuan NV" w:date="2026-04-16T22:36:00Z" w16du:dateUtc="2026-04-16T15:36:00Z">
            <w:rPr>
              <w:szCs w:val="26"/>
              <w:lang w:val="vi-VN"/>
            </w:rPr>
          </w:rPrChange>
        </w:rPr>
        <w:t xml:space="preserve">1.3.9. </w:t>
      </w:r>
      <w:r w:rsidR="0065545C" w:rsidRPr="001F04C9">
        <w:rPr>
          <w:sz w:val="28"/>
          <w:szCs w:val="28"/>
          <w:rPrChange w:id="1625" w:author="Tuan NV" w:date="2026-04-16T22:36:00Z" w16du:dateUtc="2026-04-16T15:36:00Z">
            <w:rPr>
              <w:szCs w:val="26"/>
            </w:rPr>
          </w:rPrChange>
        </w:rPr>
        <w:t>Nghiệp vụ vận chuyển</w:t>
      </w:r>
      <w:bookmarkEnd w:id="1623"/>
    </w:p>
    <w:p w14:paraId="19FF646A" w14:textId="77777777" w:rsidR="0065545C" w:rsidRPr="001F04C9" w:rsidRDefault="0065545C" w:rsidP="00664455">
      <w:pPr>
        <w:pStyle w:val="ListParagraph"/>
        <w:numPr>
          <w:ilvl w:val="0"/>
          <w:numId w:val="16"/>
        </w:numPr>
        <w:spacing w:after="0" w:line="312" w:lineRule="auto"/>
        <w:jc w:val="both"/>
        <w:rPr>
          <w:rFonts w:eastAsia="Times New Roman" w:cs="Times New Roman"/>
          <w:color w:val="auto"/>
          <w:sz w:val="26"/>
          <w:szCs w:val="26"/>
        </w:rPr>
      </w:pPr>
      <w:r w:rsidRPr="001F04C9">
        <w:rPr>
          <w:rFonts w:eastAsia="Times New Roman" w:cs="Times New Roman"/>
          <w:color w:val="auto"/>
          <w:sz w:val="26"/>
          <w:szCs w:val="26"/>
        </w:rPr>
        <w:t xml:space="preserve">Tạo thông tin vận chuyển cho đơn hàng </w:t>
      </w:r>
    </w:p>
    <w:p w14:paraId="75BBEBB4" w14:textId="77777777" w:rsidR="0065545C" w:rsidRPr="001F04C9" w:rsidRDefault="0065545C" w:rsidP="00664455">
      <w:pPr>
        <w:pStyle w:val="ListParagraph"/>
        <w:numPr>
          <w:ilvl w:val="0"/>
          <w:numId w:val="16"/>
        </w:numPr>
        <w:spacing w:after="0" w:line="312" w:lineRule="auto"/>
        <w:jc w:val="both"/>
        <w:rPr>
          <w:rFonts w:eastAsia="Times New Roman" w:cs="Times New Roman"/>
          <w:color w:val="auto"/>
          <w:sz w:val="26"/>
          <w:szCs w:val="26"/>
        </w:rPr>
      </w:pPr>
      <w:r w:rsidRPr="001F04C9">
        <w:rPr>
          <w:rFonts w:eastAsia="Times New Roman" w:cs="Times New Roman"/>
          <w:color w:val="auto"/>
          <w:sz w:val="26"/>
          <w:szCs w:val="26"/>
        </w:rPr>
        <w:t xml:space="preserve">Ghi nhận mã vận đơn, đơn vị vận chuyển </w:t>
      </w:r>
    </w:p>
    <w:p w14:paraId="454E573F" w14:textId="77777777" w:rsidR="0065545C" w:rsidRPr="001F04C9" w:rsidRDefault="0065545C" w:rsidP="00664455">
      <w:pPr>
        <w:pStyle w:val="ListParagraph"/>
        <w:numPr>
          <w:ilvl w:val="0"/>
          <w:numId w:val="16"/>
        </w:numPr>
        <w:spacing w:after="0" w:line="312" w:lineRule="auto"/>
        <w:jc w:val="both"/>
        <w:rPr>
          <w:rFonts w:eastAsia="Times New Roman" w:cs="Times New Roman"/>
          <w:color w:val="auto"/>
          <w:sz w:val="26"/>
          <w:szCs w:val="26"/>
        </w:rPr>
      </w:pPr>
      <w:r w:rsidRPr="001F04C9">
        <w:rPr>
          <w:rFonts w:eastAsia="Times New Roman" w:cs="Times New Roman"/>
          <w:color w:val="auto"/>
          <w:sz w:val="26"/>
          <w:szCs w:val="26"/>
        </w:rPr>
        <w:t xml:space="preserve">Theo dõi trạng thái giao hàng </w:t>
      </w:r>
    </w:p>
    <w:p w14:paraId="6975D34B" w14:textId="77777777" w:rsidR="0065545C" w:rsidRPr="001F04C9" w:rsidRDefault="0065545C" w:rsidP="00664455">
      <w:pPr>
        <w:pStyle w:val="ListParagraph"/>
        <w:numPr>
          <w:ilvl w:val="0"/>
          <w:numId w:val="16"/>
        </w:numPr>
        <w:spacing w:line="312" w:lineRule="auto"/>
        <w:jc w:val="both"/>
        <w:rPr>
          <w:sz w:val="26"/>
          <w:szCs w:val="26"/>
          <w:rPrChange w:id="1626" w:author="Tuan NV" w:date="2026-04-16T22:33:00Z" w16du:dateUtc="2026-04-16T15:33:00Z">
            <w:rPr/>
          </w:rPrChange>
        </w:rPr>
      </w:pPr>
      <w:r w:rsidRPr="001F04C9">
        <w:rPr>
          <w:rFonts w:eastAsia="Times New Roman" w:cs="Times New Roman"/>
          <w:color w:val="auto"/>
          <w:sz w:val="26"/>
          <w:szCs w:val="26"/>
        </w:rPr>
        <w:t>Cập nhật tiến trình vận chuyển</w:t>
      </w:r>
    </w:p>
    <w:p w14:paraId="6837C20E" w14:textId="1C4FD2C3" w:rsidR="0065545C" w:rsidRPr="001F04C9" w:rsidRDefault="002D1D8E" w:rsidP="00664455">
      <w:pPr>
        <w:pStyle w:val="Heading3"/>
        <w:spacing w:line="312" w:lineRule="auto"/>
        <w:ind w:left="0"/>
        <w:rPr>
          <w:sz w:val="28"/>
          <w:szCs w:val="28"/>
          <w:rPrChange w:id="1627" w:author="Tuan NV" w:date="2026-04-16T22:36:00Z" w16du:dateUtc="2026-04-16T15:36:00Z">
            <w:rPr>
              <w:szCs w:val="26"/>
            </w:rPr>
          </w:rPrChange>
        </w:rPr>
      </w:pPr>
      <w:bookmarkStart w:id="1628" w:name="_Toc227272671"/>
      <w:r w:rsidRPr="001F04C9">
        <w:rPr>
          <w:sz w:val="28"/>
          <w:szCs w:val="28"/>
          <w:rPrChange w:id="1629" w:author="Tuan NV" w:date="2026-04-16T22:36:00Z" w16du:dateUtc="2026-04-16T15:36:00Z">
            <w:rPr>
              <w:szCs w:val="26"/>
            </w:rPr>
          </w:rPrChange>
        </w:rPr>
        <w:t>1</w:t>
      </w:r>
      <w:r w:rsidRPr="001F04C9">
        <w:rPr>
          <w:sz w:val="28"/>
          <w:szCs w:val="28"/>
          <w:lang w:val="vi-VN"/>
          <w:rPrChange w:id="1630" w:author="Tuan NV" w:date="2026-04-16T22:36:00Z" w16du:dateUtc="2026-04-16T15:36:00Z">
            <w:rPr>
              <w:szCs w:val="26"/>
              <w:lang w:val="vi-VN"/>
            </w:rPr>
          </w:rPrChange>
        </w:rPr>
        <w:t xml:space="preserve">.3.10. </w:t>
      </w:r>
      <w:r w:rsidR="0065545C" w:rsidRPr="001F04C9">
        <w:rPr>
          <w:sz w:val="28"/>
          <w:szCs w:val="28"/>
          <w:rPrChange w:id="1631" w:author="Tuan NV" w:date="2026-04-16T22:36:00Z" w16du:dateUtc="2026-04-16T15:36:00Z">
            <w:rPr>
              <w:szCs w:val="26"/>
            </w:rPr>
          </w:rPrChange>
        </w:rPr>
        <w:t>Nghiệp vụ báo cáo và thống kê</w:t>
      </w:r>
      <w:bookmarkEnd w:id="1628"/>
    </w:p>
    <w:p w14:paraId="3E1C7CCF" w14:textId="77777777" w:rsidR="0065545C" w:rsidRPr="001F04C9" w:rsidRDefault="0065545C" w:rsidP="00664455">
      <w:pPr>
        <w:pStyle w:val="ListParagraph"/>
        <w:numPr>
          <w:ilvl w:val="0"/>
          <w:numId w:val="16"/>
        </w:numPr>
        <w:spacing w:after="0" w:line="312" w:lineRule="auto"/>
        <w:jc w:val="both"/>
        <w:rPr>
          <w:rFonts w:eastAsia="Times New Roman" w:cs="Times New Roman"/>
          <w:color w:val="auto"/>
          <w:sz w:val="26"/>
          <w:szCs w:val="26"/>
        </w:rPr>
      </w:pPr>
      <w:r w:rsidRPr="001F04C9">
        <w:rPr>
          <w:rFonts w:eastAsia="Times New Roman" w:cs="Times New Roman"/>
          <w:color w:val="auto"/>
          <w:sz w:val="26"/>
          <w:szCs w:val="26"/>
        </w:rPr>
        <w:t xml:space="preserve">Báo cáo nhập – xuất – tồn </w:t>
      </w:r>
    </w:p>
    <w:p w14:paraId="65ECF65A" w14:textId="77777777" w:rsidR="0065545C" w:rsidRPr="001F04C9" w:rsidRDefault="0065545C" w:rsidP="00664455">
      <w:pPr>
        <w:pStyle w:val="ListParagraph"/>
        <w:numPr>
          <w:ilvl w:val="0"/>
          <w:numId w:val="16"/>
        </w:numPr>
        <w:spacing w:after="0" w:line="312" w:lineRule="auto"/>
        <w:jc w:val="both"/>
        <w:rPr>
          <w:rFonts w:eastAsia="Times New Roman" w:cs="Times New Roman"/>
          <w:color w:val="auto"/>
          <w:sz w:val="26"/>
          <w:szCs w:val="26"/>
        </w:rPr>
      </w:pPr>
      <w:r w:rsidRPr="001F04C9">
        <w:rPr>
          <w:rFonts w:eastAsia="Times New Roman" w:cs="Times New Roman"/>
          <w:color w:val="auto"/>
          <w:sz w:val="26"/>
          <w:szCs w:val="26"/>
        </w:rPr>
        <w:t xml:space="preserve">Thống kê đơn hàng theo thời gian </w:t>
      </w:r>
    </w:p>
    <w:p w14:paraId="4EB3BCC7" w14:textId="77777777" w:rsidR="0065545C" w:rsidRPr="001F04C9" w:rsidRDefault="0065545C" w:rsidP="00664455">
      <w:pPr>
        <w:pStyle w:val="ListParagraph"/>
        <w:numPr>
          <w:ilvl w:val="0"/>
          <w:numId w:val="16"/>
        </w:numPr>
        <w:spacing w:after="0" w:line="312" w:lineRule="auto"/>
        <w:jc w:val="both"/>
        <w:rPr>
          <w:rFonts w:eastAsia="Times New Roman" w:cs="Times New Roman"/>
          <w:color w:val="auto"/>
          <w:sz w:val="26"/>
          <w:szCs w:val="26"/>
        </w:rPr>
      </w:pPr>
      <w:r w:rsidRPr="001F04C9">
        <w:rPr>
          <w:rFonts w:eastAsia="Times New Roman" w:cs="Times New Roman"/>
          <w:color w:val="auto"/>
          <w:sz w:val="26"/>
          <w:szCs w:val="26"/>
        </w:rPr>
        <w:t xml:space="preserve">Phân tích hiệu quả hoạt động </w:t>
      </w:r>
    </w:p>
    <w:p w14:paraId="605DEF37" w14:textId="77777777" w:rsidR="0065545C" w:rsidRPr="001F04C9" w:rsidDel="000F2D03" w:rsidRDefault="0065545C" w:rsidP="00664455">
      <w:pPr>
        <w:pStyle w:val="ListParagraph"/>
        <w:numPr>
          <w:ilvl w:val="0"/>
          <w:numId w:val="16"/>
        </w:numPr>
        <w:spacing w:line="312" w:lineRule="auto"/>
        <w:jc w:val="both"/>
        <w:rPr>
          <w:del w:id="1632" w:author="Tuan NV" w:date="2026-04-16T22:36:00Z" w16du:dateUtc="2026-04-16T15:36:00Z"/>
          <w:sz w:val="26"/>
          <w:szCs w:val="26"/>
        </w:rPr>
      </w:pPr>
      <w:r w:rsidRPr="001F04C9">
        <w:rPr>
          <w:rFonts w:eastAsia="Times New Roman" w:cs="Times New Roman"/>
          <w:color w:val="auto"/>
          <w:sz w:val="26"/>
          <w:szCs w:val="26"/>
        </w:rPr>
        <w:t>Hỗ trợ ra quyết định quản lý</w:t>
      </w:r>
    </w:p>
    <w:p w14:paraId="4B9C7FF3" w14:textId="77777777" w:rsidR="00CA7A91" w:rsidRPr="000F2D03" w:rsidDel="000F2D03" w:rsidRDefault="00CA7A91">
      <w:pPr>
        <w:pStyle w:val="ListParagraph"/>
        <w:numPr>
          <w:ilvl w:val="0"/>
          <w:numId w:val="16"/>
        </w:numPr>
        <w:spacing w:line="312" w:lineRule="auto"/>
        <w:jc w:val="both"/>
        <w:rPr>
          <w:del w:id="1633" w:author="Tuan NV" w:date="2026-04-16T22:36:00Z" w16du:dateUtc="2026-04-16T15:36:00Z"/>
          <w:sz w:val="26"/>
          <w:szCs w:val="26"/>
          <w:lang w:val="vi-VN"/>
          <w:rPrChange w:id="1634" w:author="Tuan NV" w:date="2026-04-16T22:36:00Z" w16du:dateUtc="2026-04-16T15:36:00Z">
            <w:rPr>
              <w:del w:id="1635" w:author="Tuan NV" w:date="2026-04-16T22:36:00Z" w16du:dateUtc="2026-04-16T15:36:00Z"/>
              <w:lang w:val="vi-VN"/>
            </w:rPr>
          </w:rPrChange>
        </w:rPr>
        <w:pPrChange w:id="1636" w:author="Tuan NV" w:date="2026-04-16T22:36:00Z" w16du:dateUtc="2026-04-16T15:36:00Z">
          <w:pPr>
            <w:spacing w:line="312" w:lineRule="auto"/>
            <w:jc w:val="both"/>
          </w:pPr>
        </w:pPrChange>
      </w:pPr>
    </w:p>
    <w:p w14:paraId="3463B632" w14:textId="77777777" w:rsidR="00CA7A91" w:rsidRPr="001F04C9" w:rsidDel="000F2D03" w:rsidRDefault="00CA7A91">
      <w:pPr>
        <w:pStyle w:val="ListParagraph"/>
        <w:rPr>
          <w:del w:id="1637" w:author="Tuan NV" w:date="2026-04-16T22:36:00Z" w16du:dateUtc="2026-04-16T15:36:00Z"/>
          <w:lang w:val="vi-VN"/>
        </w:rPr>
        <w:pPrChange w:id="1638" w:author="Tuan NV" w:date="2026-04-16T22:36:00Z" w16du:dateUtc="2026-04-16T15:36:00Z">
          <w:pPr>
            <w:spacing w:line="312" w:lineRule="auto"/>
            <w:jc w:val="both"/>
          </w:pPr>
        </w:pPrChange>
      </w:pPr>
    </w:p>
    <w:p w14:paraId="7ECA25CF" w14:textId="77777777" w:rsidR="00CA7A91" w:rsidRPr="001F04C9" w:rsidDel="000F2D03" w:rsidRDefault="00CA7A91">
      <w:pPr>
        <w:pStyle w:val="ListParagraph"/>
        <w:rPr>
          <w:del w:id="1639" w:author="Tuan NV" w:date="2026-04-16T22:36:00Z" w16du:dateUtc="2026-04-16T15:36:00Z"/>
          <w:lang w:val="vi-VN"/>
        </w:rPr>
        <w:pPrChange w:id="1640" w:author="Tuan NV" w:date="2026-04-16T22:36:00Z" w16du:dateUtc="2026-04-16T15:36:00Z">
          <w:pPr>
            <w:spacing w:line="312" w:lineRule="auto"/>
            <w:jc w:val="both"/>
          </w:pPr>
        </w:pPrChange>
      </w:pPr>
    </w:p>
    <w:p w14:paraId="686A18F4" w14:textId="77777777" w:rsidR="00CA7A91" w:rsidRPr="001F04C9" w:rsidDel="000F2D03" w:rsidRDefault="00CA7A91">
      <w:pPr>
        <w:pStyle w:val="ListParagraph"/>
        <w:rPr>
          <w:del w:id="1641" w:author="Tuan NV" w:date="2026-04-16T22:36:00Z" w16du:dateUtc="2026-04-16T15:36:00Z"/>
          <w:lang w:val="vi-VN"/>
        </w:rPr>
        <w:pPrChange w:id="1642" w:author="Tuan NV" w:date="2026-04-16T22:36:00Z" w16du:dateUtc="2026-04-16T15:36:00Z">
          <w:pPr>
            <w:spacing w:line="312" w:lineRule="auto"/>
            <w:jc w:val="both"/>
          </w:pPr>
        </w:pPrChange>
      </w:pPr>
    </w:p>
    <w:p w14:paraId="0EA7773D" w14:textId="77777777" w:rsidR="00CA7A91" w:rsidRPr="001F04C9" w:rsidDel="000F2D03" w:rsidRDefault="00CA7A91">
      <w:pPr>
        <w:pStyle w:val="ListParagraph"/>
        <w:rPr>
          <w:del w:id="1643" w:author="Tuan NV" w:date="2026-04-16T22:36:00Z" w16du:dateUtc="2026-04-16T15:36:00Z"/>
          <w:lang w:val="vi-VN"/>
        </w:rPr>
        <w:pPrChange w:id="1644" w:author="Tuan NV" w:date="2026-04-16T22:36:00Z" w16du:dateUtc="2026-04-16T15:36:00Z">
          <w:pPr>
            <w:spacing w:line="312" w:lineRule="auto"/>
            <w:jc w:val="both"/>
          </w:pPr>
        </w:pPrChange>
      </w:pPr>
    </w:p>
    <w:p w14:paraId="1EB1993E" w14:textId="77777777" w:rsidR="00CA7A91" w:rsidRPr="001F04C9" w:rsidDel="000F2D03" w:rsidRDefault="00CA7A91">
      <w:pPr>
        <w:pStyle w:val="ListParagraph"/>
        <w:rPr>
          <w:del w:id="1645" w:author="Tuan NV" w:date="2026-04-16T22:36:00Z" w16du:dateUtc="2026-04-16T15:36:00Z"/>
          <w:lang w:val="vi-VN"/>
        </w:rPr>
        <w:pPrChange w:id="1646" w:author="Tuan NV" w:date="2026-04-16T22:36:00Z" w16du:dateUtc="2026-04-16T15:36:00Z">
          <w:pPr>
            <w:spacing w:line="312" w:lineRule="auto"/>
            <w:jc w:val="both"/>
          </w:pPr>
        </w:pPrChange>
      </w:pPr>
    </w:p>
    <w:p w14:paraId="1415D952" w14:textId="77777777" w:rsidR="00CA7A91" w:rsidRPr="001F04C9" w:rsidDel="000F2D03" w:rsidRDefault="00CA7A91">
      <w:pPr>
        <w:pStyle w:val="ListParagraph"/>
        <w:rPr>
          <w:del w:id="1647" w:author="Tuan NV" w:date="2026-04-16T22:36:00Z" w16du:dateUtc="2026-04-16T15:36:00Z"/>
          <w:lang w:val="vi-VN"/>
        </w:rPr>
        <w:pPrChange w:id="1648" w:author="Tuan NV" w:date="2026-04-16T22:36:00Z" w16du:dateUtc="2026-04-16T15:36:00Z">
          <w:pPr>
            <w:spacing w:line="312" w:lineRule="auto"/>
            <w:jc w:val="both"/>
          </w:pPr>
        </w:pPrChange>
      </w:pPr>
    </w:p>
    <w:p w14:paraId="791A8995" w14:textId="77777777" w:rsidR="00CA7A91" w:rsidRPr="001F04C9" w:rsidRDefault="00CA7A91">
      <w:pPr>
        <w:pStyle w:val="ListParagraph"/>
        <w:numPr>
          <w:ilvl w:val="0"/>
          <w:numId w:val="16"/>
        </w:numPr>
        <w:spacing w:line="312" w:lineRule="auto"/>
        <w:jc w:val="both"/>
        <w:rPr>
          <w:lang w:val="vi-VN"/>
        </w:rPr>
        <w:pPrChange w:id="1649" w:author="Tuan NV" w:date="2026-04-16T22:36:00Z" w16du:dateUtc="2026-04-16T15:36:00Z">
          <w:pPr>
            <w:spacing w:line="312" w:lineRule="auto"/>
            <w:jc w:val="both"/>
          </w:pPr>
        </w:pPrChange>
      </w:pPr>
    </w:p>
    <w:p w14:paraId="31B58C88" w14:textId="5BB9BDAE" w:rsidR="005C5162" w:rsidRPr="000F2D03" w:rsidRDefault="002D1D8E" w:rsidP="00664455">
      <w:pPr>
        <w:pStyle w:val="Heading2"/>
        <w:spacing w:line="312" w:lineRule="auto"/>
        <w:rPr>
          <w:sz w:val="28"/>
          <w:szCs w:val="28"/>
          <w:lang w:val="vi-VN"/>
          <w:rPrChange w:id="1650" w:author="Tuan NV" w:date="2026-04-16T22:37:00Z" w16du:dateUtc="2026-04-16T15:37:00Z">
            <w:rPr>
              <w:lang w:val="vi-VN"/>
            </w:rPr>
          </w:rPrChange>
        </w:rPr>
      </w:pPr>
      <w:bookmarkStart w:id="1651" w:name="_Toc227272672"/>
      <w:r w:rsidRPr="000F2D03">
        <w:rPr>
          <w:sz w:val="28"/>
          <w:szCs w:val="28"/>
          <w:lang w:val="vi-VN"/>
          <w:rPrChange w:id="1652" w:author="Tuan NV" w:date="2026-04-16T22:37:00Z" w16du:dateUtc="2026-04-16T15:37:00Z">
            <w:rPr>
              <w:lang w:val="vi-VN"/>
            </w:rPr>
          </w:rPrChange>
        </w:rPr>
        <w:lastRenderedPageBreak/>
        <w:t xml:space="preserve">1.4. </w:t>
      </w:r>
      <w:r w:rsidR="00EE1321" w:rsidRPr="000F2D03">
        <w:rPr>
          <w:sz w:val="28"/>
          <w:szCs w:val="28"/>
          <w:rPrChange w:id="1653" w:author="Tuan NV" w:date="2026-04-16T22:37:00Z" w16du:dateUtc="2026-04-16T15:37:00Z">
            <w:rPr/>
          </w:rPrChange>
        </w:rPr>
        <w:t>Biểu mẫu</w:t>
      </w:r>
      <w:bookmarkEnd w:id="1651"/>
    </w:p>
    <w:p w14:paraId="0950A1ED" w14:textId="5A8406DD" w:rsidR="00CA7A91" w:rsidRPr="001F04C9" w:rsidRDefault="00664455" w:rsidP="00664455">
      <w:pPr>
        <w:spacing w:line="312" w:lineRule="auto"/>
        <w:rPr>
          <w:sz w:val="26"/>
          <w:szCs w:val="26"/>
          <w:lang w:val="vi-VN"/>
          <w:rPrChange w:id="1654" w:author="Tuan NV" w:date="2026-04-16T22:33:00Z" w16du:dateUtc="2026-04-16T15:33:00Z">
            <w:rPr>
              <w:lang w:val="vi-VN"/>
            </w:rPr>
          </w:rPrChange>
        </w:rPr>
      </w:pPr>
      <w:r w:rsidRPr="001F04C9">
        <w:rPr>
          <w:noProof/>
          <w:sz w:val="26"/>
          <w:szCs w:val="26"/>
          <w:rPrChange w:id="1655" w:author="Tuan NV" w:date="2026-04-16T22:33:00Z" w16du:dateUtc="2026-04-16T15:33:00Z">
            <w:rPr>
              <w:noProof/>
            </w:rPr>
          </w:rPrChange>
        </w:rPr>
        <mc:AlternateContent>
          <mc:Choice Requires="wps">
            <w:drawing>
              <wp:anchor distT="0" distB="0" distL="114300" distR="114300" simplePos="0" relativeHeight="251666432" behindDoc="0" locked="0" layoutInCell="1" allowOverlap="1" wp14:anchorId="16083BB5" wp14:editId="61BDCC41">
                <wp:simplePos x="0" y="0"/>
                <wp:positionH relativeFrom="column">
                  <wp:posOffset>27940</wp:posOffset>
                </wp:positionH>
                <wp:positionV relativeFrom="paragraph">
                  <wp:posOffset>5977601</wp:posOffset>
                </wp:positionV>
                <wp:extent cx="5760720" cy="635"/>
                <wp:effectExtent l="0" t="0" r="0" b="0"/>
                <wp:wrapSquare wrapText="bothSides"/>
                <wp:docPr id="126899862"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2B3CE759" w14:textId="3EE321D8" w:rsidR="00664455" w:rsidRPr="00664455" w:rsidRDefault="00664455" w:rsidP="00664455">
                            <w:pPr>
                              <w:pStyle w:val="Caption"/>
                              <w:jc w:val="center"/>
                              <w:rPr>
                                <w:color w:val="000000" w:themeColor="text1"/>
                                <w:sz w:val="34"/>
                                <w:szCs w:val="28"/>
                                <w:lang w:val="vi-VN"/>
                              </w:rPr>
                            </w:pPr>
                            <w:bookmarkStart w:id="1656" w:name="_Toc227268140"/>
                            <w:r w:rsidRPr="00664455">
                              <w:rPr>
                                <w:sz w:val="24"/>
                                <w:szCs w:val="24"/>
                              </w:rPr>
                              <w:t xml:space="preserve">Hình </w:t>
                            </w:r>
                            <w:r w:rsidRPr="00664455">
                              <w:rPr>
                                <w:sz w:val="24"/>
                                <w:szCs w:val="24"/>
                              </w:rPr>
                              <w:fldChar w:fldCharType="begin"/>
                            </w:r>
                            <w:r w:rsidRPr="00664455">
                              <w:rPr>
                                <w:sz w:val="24"/>
                                <w:szCs w:val="24"/>
                              </w:rPr>
                              <w:instrText xml:space="preserve"> SEQ Hình \* ARABIC </w:instrText>
                            </w:r>
                            <w:r w:rsidRPr="00664455">
                              <w:rPr>
                                <w:sz w:val="24"/>
                                <w:szCs w:val="24"/>
                              </w:rPr>
                              <w:fldChar w:fldCharType="separate"/>
                            </w:r>
                            <w:r w:rsidR="00A762E3">
                              <w:rPr>
                                <w:noProof/>
                                <w:sz w:val="24"/>
                                <w:szCs w:val="24"/>
                              </w:rPr>
                              <w:t>1</w:t>
                            </w:r>
                            <w:r w:rsidRPr="00664455">
                              <w:rPr>
                                <w:sz w:val="24"/>
                                <w:szCs w:val="24"/>
                              </w:rPr>
                              <w:fldChar w:fldCharType="end"/>
                            </w:r>
                            <w:r w:rsidRPr="00664455">
                              <w:rPr>
                                <w:sz w:val="24"/>
                                <w:szCs w:val="24"/>
                                <w:lang w:val="vi-VN"/>
                              </w:rPr>
                              <w:t>. Phiếu nhập kho</w:t>
                            </w:r>
                            <w:bookmarkEnd w:id="16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6083BB5" id="_x0000_t202" coordsize="21600,21600" o:spt="202" path="m,l,21600r21600,l21600,xe">
                <v:stroke joinstyle="miter"/>
                <v:path gradientshapeok="t" o:connecttype="rect"/>
              </v:shapetype>
              <v:shape id="Text Box 1" o:spid="_x0000_s1026" type="#_x0000_t202" style="position:absolute;margin-left:2.2pt;margin-top:470.7pt;width:453.6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" stroked="f">
                <v:textbox style="mso-fit-shape-to-text:t" inset="0,0,0,0">
                  <w:txbxContent>
                    <w:p w14:paraId="2B3CE759" w14:textId="3EE321D8" w:rsidR="00664455" w:rsidRPr="00664455" w:rsidRDefault="00664455" w:rsidP="00664455">
                      <w:pPr>
                        <w:pStyle w:val="Caption"/>
                        <w:jc w:val="center"/>
                        <w:rPr>
                          <w:color w:val="000000" w:themeColor="text1"/>
                          <w:sz w:val="34"/>
                          <w:szCs w:val="28"/>
                          <w:lang w:val="vi-VN"/>
                        </w:rPr>
                      </w:pPr>
                      <w:bookmarkStart w:id="1657" w:name="_Toc227268140"/>
                      <w:r w:rsidRPr="00664455">
                        <w:rPr>
                          <w:sz w:val="24"/>
                          <w:szCs w:val="24"/>
                        </w:rPr>
                        <w:t xml:space="preserve">Hình </w:t>
                      </w:r>
                      <w:r w:rsidRPr="00664455">
                        <w:rPr>
                          <w:sz w:val="24"/>
                          <w:szCs w:val="24"/>
                        </w:rPr>
                        <w:fldChar w:fldCharType="begin"/>
                      </w:r>
                      <w:r w:rsidRPr="00664455">
                        <w:rPr>
                          <w:sz w:val="24"/>
                          <w:szCs w:val="24"/>
                        </w:rPr>
                        <w:instrText xml:space="preserve"> SEQ Hình \* ARABIC </w:instrText>
                      </w:r>
                      <w:r w:rsidRPr="00664455">
                        <w:rPr>
                          <w:sz w:val="24"/>
                          <w:szCs w:val="24"/>
                        </w:rPr>
                        <w:fldChar w:fldCharType="separate"/>
                      </w:r>
                      <w:r w:rsidR="00A762E3">
                        <w:rPr>
                          <w:noProof/>
                          <w:sz w:val="24"/>
                          <w:szCs w:val="24"/>
                        </w:rPr>
                        <w:t>1</w:t>
                      </w:r>
                      <w:r w:rsidRPr="00664455">
                        <w:rPr>
                          <w:sz w:val="24"/>
                          <w:szCs w:val="24"/>
                        </w:rPr>
                        <w:fldChar w:fldCharType="end"/>
                      </w:r>
                      <w:r w:rsidRPr="00664455">
                        <w:rPr>
                          <w:sz w:val="24"/>
                          <w:szCs w:val="24"/>
                          <w:lang w:val="vi-VN"/>
                        </w:rPr>
                        <w:t>. Phiếu nhập kho</w:t>
                      </w:r>
                      <w:bookmarkEnd w:id="1657"/>
                    </w:p>
                  </w:txbxContent>
                </v:textbox>
                <w10:wrap type="square"/>
              </v:shape>
            </w:pict>
          </mc:Fallback>
        </mc:AlternateContent>
      </w:r>
      <w:r w:rsidR="00CA7A91" w:rsidRPr="001F04C9">
        <w:rPr>
          <w:noProof/>
          <w:sz w:val="26"/>
          <w:szCs w:val="26"/>
          <w:lang w:val="vi-VN"/>
          <w:rPrChange w:id="1658" w:author="Tuan NV" w:date="2026-04-16T22:33:00Z" w16du:dateUtc="2026-04-16T15:33:00Z">
            <w:rPr>
              <w:noProof/>
              <w:lang w:val="vi-VN"/>
            </w:rPr>
          </w:rPrChange>
        </w:rPr>
        <w:drawing>
          <wp:anchor distT="0" distB="0" distL="114300" distR="114300" simplePos="0" relativeHeight="251662336" behindDoc="0" locked="0" layoutInCell="1" allowOverlap="1" wp14:anchorId="6B02C2CE" wp14:editId="08B3717E">
            <wp:simplePos x="0" y="0"/>
            <wp:positionH relativeFrom="column">
              <wp:posOffset>28364</wp:posOffset>
            </wp:positionH>
            <wp:positionV relativeFrom="paragraph">
              <wp:posOffset>323215</wp:posOffset>
            </wp:positionV>
            <wp:extent cx="5760720" cy="6019800"/>
            <wp:effectExtent l="0" t="0" r="0" b="0"/>
            <wp:wrapSquare wrapText="bothSides"/>
            <wp:docPr id="10989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97558" name=""/>
                    <pic:cNvPicPr/>
                  </pic:nvPicPr>
                  <pic:blipFill>
                    <a:blip r:embed="rId9">
                      <a:extLst>
                        <a:ext uri="{28A0092B-C50C-407E-A947-70E740481C1C}">
                          <a14:useLocalDpi xmlns:a14="http://schemas.microsoft.com/office/drawing/2010/main" val="0"/>
                        </a:ext>
                      </a:extLst>
                    </a:blip>
                    <a:stretch>
                      <a:fillRect/>
                    </a:stretch>
                  </pic:blipFill>
                  <pic:spPr>
                    <a:xfrm>
                      <a:off x="0" y="0"/>
                      <a:ext cx="5760720" cy="6019800"/>
                    </a:xfrm>
                    <a:prstGeom prst="rect">
                      <a:avLst/>
                    </a:prstGeom>
                  </pic:spPr>
                </pic:pic>
              </a:graphicData>
            </a:graphic>
            <wp14:sizeRelH relativeFrom="page">
              <wp14:pctWidth>0</wp14:pctWidth>
            </wp14:sizeRelH>
            <wp14:sizeRelV relativeFrom="page">
              <wp14:pctHeight>0</wp14:pctHeight>
            </wp14:sizeRelV>
          </wp:anchor>
        </w:drawing>
      </w:r>
      <w:r w:rsidR="00CA7A91" w:rsidRPr="001F04C9">
        <w:rPr>
          <w:sz w:val="26"/>
          <w:szCs w:val="26"/>
          <w:lang w:val="vi-VN"/>
          <w:rPrChange w:id="1659" w:author="Tuan NV" w:date="2026-04-16T22:33:00Z" w16du:dateUtc="2026-04-16T15:33:00Z">
            <w:rPr>
              <w:lang w:val="vi-VN"/>
            </w:rPr>
          </w:rPrChange>
        </w:rPr>
        <w:t xml:space="preserve">- Phiếu nhập kho: </w:t>
      </w:r>
    </w:p>
    <w:p w14:paraId="52E8415F" w14:textId="12BE4CE9" w:rsidR="00CA7A91" w:rsidRPr="001F04C9" w:rsidRDefault="00CA7A91" w:rsidP="00664455">
      <w:pPr>
        <w:spacing w:line="312" w:lineRule="auto"/>
        <w:rPr>
          <w:sz w:val="26"/>
          <w:szCs w:val="26"/>
          <w:lang w:val="vi-VN"/>
          <w:rPrChange w:id="1660" w:author="Tuan NV" w:date="2026-04-16T22:33:00Z" w16du:dateUtc="2026-04-16T15:33:00Z">
            <w:rPr>
              <w:lang w:val="vi-VN"/>
            </w:rPr>
          </w:rPrChange>
        </w:rPr>
      </w:pPr>
    </w:p>
    <w:p w14:paraId="076DE24E" w14:textId="73E2054F" w:rsidR="00CA7A91" w:rsidRPr="001F04C9" w:rsidRDefault="00CA7A91" w:rsidP="00664455">
      <w:pPr>
        <w:spacing w:line="312" w:lineRule="auto"/>
        <w:rPr>
          <w:sz w:val="26"/>
          <w:szCs w:val="26"/>
          <w:lang w:val="vi-VN"/>
          <w:rPrChange w:id="1661" w:author="Tuan NV" w:date="2026-04-16T22:33:00Z" w16du:dateUtc="2026-04-16T15:33:00Z">
            <w:rPr>
              <w:lang w:val="vi-VN"/>
            </w:rPr>
          </w:rPrChange>
        </w:rPr>
      </w:pPr>
    </w:p>
    <w:p w14:paraId="234DB815" w14:textId="69EF7234" w:rsidR="00CA7A91" w:rsidRPr="001F04C9" w:rsidRDefault="00CA7A91" w:rsidP="00664455">
      <w:pPr>
        <w:spacing w:line="312" w:lineRule="auto"/>
        <w:rPr>
          <w:sz w:val="26"/>
          <w:szCs w:val="26"/>
          <w:lang w:val="vi-VN"/>
          <w:rPrChange w:id="1662" w:author="Tuan NV" w:date="2026-04-16T22:33:00Z" w16du:dateUtc="2026-04-16T15:33:00Z">
            <w:rPr>
              <w:lang w:val="vi-VN"/>
            </w:rPr>
          </w:rPrChange>
        </w:rPr>
      </w:pPr>
    </w:p>
    <w:p w14:paraId="2F91F4AF" w14:textId="20B41968" w:rsidR="00CA7A91" w:rsidRPr="001F04C9" w:rsidRDefault="00CA7A91" w:rsidP="00664455">
      <w:pPr>
        <w:spacing w:line="312" w:lineRule="auto"/>
        <w:rPr>
          <w:sz w:val="26"/>
          <w:szCs w:val="26"/>
          <w:lang w:val="vi-VN"/>
          <w:rPrChange w:id="1663" w:author="Tuan NV" w:date="2026-04-16T22:33:00Z" w16du:dateUtc="2026-04-16T15:33:00Z">
            <w:rPr>
              <w:lang w:val="vi-VN"/>
            </w:rPr>
          </w:rPrChange>
        </w:rPr>
      </w:pPr>
    </w:p>
    <w:p w14:paraId="56AE187C" w14:textId="77777777" w:rsidR="00CA7A91" w:rsidRPr="001F04C9" w:rsidRDefault="00CA7A91" w:rsidP="00664455">
      <w:pPr>
        <w:spacing w:line="312" w:lineRule="auto"/>
        <w:rPr>
          <w:sz w:val="26"/>
          <w:szCs w:val="26"/>
          <w:lang w:val="vi-VN"/>
          <w:rPrChange w:id="1664" w:author="Tuan NV" w:date="2026-04-16T22:33:00Z" w16du:dateUtc="2026-04-16T15:33:00Z">
            <w:rPr>
              <w:lang w:val="vi-VN"/>
            </w:rPr>
          </w:rPrChange>
        </w:rPr>
      </w:pPr>
    </w:p>
    <w:p w14:paraId="68B0B787" w14:textId="5BB28A6E" w:rsidR="00CA7A91" w:rsidRPr="001F04C9" w:rsidRDefault="00664455" w:rsidP="00664455">
      <w:pPr>
        <w:spacing w:line="312" w:lineRule="auto"/>
        <w:rPr>
          <w:sz w:val="26"/>
          <w:szCs w:val="26"/>
          <w:lang w:val="vi-VN"/>
          <w:rPrChange w:id="1665" w:author="Tuan NV" w:date="2026-04-16T22:33:00Z" w16du:dateUtc="2026-04-16T15:33:00Z">
            <w:rPr>
              <w:lang w:val="vi-VN"/>
            </w:rPr>
          </w:rPrChange>
        </w:rPr>
      </w:pPr>
      <w:r w:rsidRPr="001F04C9">
        <w:rPr>
          <w:noProof/>
          <w:sz w:val="26"/>
          <w:szCs w:val="26"/>
          <w:lang w:val="vi-VN"/>
          <w:rPrChange w:id="1666" w:author="Tuan NV" w:date="2026-04-16T22:33:00Z" w16du:dateUtc="2026-04-16T15:33:00Z">
            <w:rPr>
              <w:noProof/>
              <w:lang w:val="vi-VN"/>
            </w:rPr>
          </w:rPrChange>
        </w:rPr>
        <w:lastRenderedPageBreak/>
        <w:drawing>
          <wp:anchor distT="0" distB="0" distL="114300" distR="114300" simplePos="0" relativeHeight="251663360" behindDoc="0" locked="0" layoutInCell="1" allowOverlap="1" wp14:anchorId="3091F777" wp14:editId="0D9C9B8B">
            <wp:simplePos x="0" y="0"/>
            <wp:positionH relativeFrom="column">
              <wp:posOffset>380365</wp:posOffset>
            </wp:positionH>
            <wp:positionV relativeFrom="paragraph">
              <wp:posOffset>224155</wp:posOffset>
            </wp:positionV>
            <wp:extent cx="5037455" cy="3473450"/>
            <wp:effectExtent l="0" t="0" r="0" b="0"/>
            <wp:wrapSquare wrapText="bothSides"/>
            <wp:docPr id="185693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36797" name=""/>
                    <pic:cNvPicPr/>
                  </pic:nvPicPr>
                  <pic:blipFill>
                    <a:blip r:embed="rId10">
                      <a:extLst>
                        <a:ext uri="{28A0092B-C50C-407E-A947-70E740481C1C}">
                          <a14:useLocalDpi xmlns:a14="http://schemas.microsoft.com/office/drawing/2010/main" val="0"/>
                        </a:ext>
                      </a:extLst>
                    </a:blip>
                    <a:stretch>
                      <a:fillRect/>
                    </a:stretch>
                  </pic:blipFill>
                  <pic:spPr>
                    <a:xfrm>
                      <a:off x="0" y="0"/>
                      <a:ext cx="5037455" cy="3473450"/>
                    </a:xfrm>
                    <a:prstGeom prst="rect">
                      <a:avLst/>
                    </a:prstGeom>
                  </pic:spPr>
                </pic:pic>
              </a:graphicData>
            </a:graphic>
            <wp14:sizeRelH relativeFrom="page">
              <wp14:pctWidth>0</wp14:pctWidth>
            </wp14:sizeRelH>
            <wp14:sizeRelV relativeFrom="page">
              <wp14:pctHeight>0</wp14:pctHeight>
            </wp14:sizeRelV>
          </wp:anchor>
        </w:drawing>
      </w:r>
      <w:r w:rsidR="00CA7A91" w:rsidRPr="001F04C9">
        <w:rPr>
          <w:sz w:val="26"/>
          <w:szCs w:val="26"/>
          <w:lang w:val="vi-VN"/>
          <w:rPrChange w:id="1667" w:author="Tuan NV" w:date="2026-04-16T22:33:00Z" w16du:dateUtc="2026-04-16T15:33:00Z">
            <w:rPr>
              <w:lang w:val="vi-VN"/>
            </w:rPr>
          </w:rPrChange>
        </w:rPr>
        <w:t>- Phiếu xuất kho:</w:t>
      </w:r>
    </w:p>
    <w:p w14:paraId="4D227B5E" w14:textId="77777777" w:rsidR="00664455" w:rsidRPr="001F04C9" w:rsidRDefault="00664455" w:rsidP="00664455">
      <w:pPr>
        <w:spacing w:line="312" w:lineRule="auto"/>
        <w:rPr>
          <w:sz w:val="26"/>
          <w:szCs w:val="26"/>
          <w:lang w:val="vi-VN"/>
          <w:rPrChange w:id="1668" w:author="Tuan NV" w:date="2026-04-16T22:33:00Z" w16du:dateUtc="2026-04-16T15:33:00Z">
            <w:rPr>
              <w:lang w:val="vi-VN"/>
            </w:rPr>
          </w:rPrChange>
        </w:rPr>
      </w:pPr>
    </w:p>
    <w:p w14:paraId="3BDE9286" w14:textId="77777777" w:rsidR="00664455" w:rsidRPr="001F04C9" w:rsidRDefault="00664455" w:rsidP="00664455">
      <w:pPr>
        <w:spacing w:line="312" w:lineRule="auto"/>
        <w:rPr>
          <w:sz w:val="26"/>
          <w:szCs w:val="26"/>
          <w:lang w:val="vi-VN"/>
          <w:rPrChange w:id="1669" w:author="Tuan NV" w:date="2026-04-16T22:33:00Z" w16du:dateUtc="2026-04-16T15:33:00Z">
            <w:rPr>
              <w:lang w:val="vi-VN"/>
            </w:rPr>
          </w:rPrChange>
        </w:rPr>
      </w:pPr>
    </w:p>
    <w:p w14:paraId="1B4EF3FB" w14:textId="77777777" w:rsidR="00664455" w:rsidRPr="001F04C9" w:rsidRDefault="00664455" w:rsidP="00664455">
      <w:pPr>
        <w:spacing w:line="312" w:lineRule="auto"/>
        <w:rPr>
          <w:sz w:val="26"/>
          <w:szCs w:val="26"/>
          <w:lang w:val="vi-VN"/>
          <w:rPrChange w:id="1670" w:author="Tuan NV" w:date="2026-04-16T22:33:00Z" w16du:dateUtc="2026-04-16T15:33:00Z">
            <w:rPr>
              <w:lang w:val="vi-VN"/>
            </w:rPr>
          </w:rPrChange>
        </w:rPr>
      </w:pPr>
    </w:p>
    <w:p w14:paraId="7F79B47B" w14:textId="77777777" w:rsidR="00664455" w:rsidRPr="001F04C9" w:rsidRDefault="00664455" w:rsidP="00664455">
      <w:pPr>
        <w:spacing w:line="312" w:lineRule="auto"/>
        <w:rPr>
          <w:sz w:val="26"/>
          <w:szCs w:val="26"/>
          <w:lang w:val="vi-VN"/>
          <w:rPrChange w:id="1671" w:author="Tuan NV" w:date="2026-04-16T22:33:00Z" w16du:dateUtc="2026-04-16T15:33:00Z">
            <w:rPr>
              <w:lang w:val="vi-VN"/>
            </w:rPr>
          </w:rPrChange>
        </w:rPr>
      </w:pPr>
    </w:p>
    <w:p w14:paraId="5B26CE62" w14:textId="77777777" w:rsidR="00664455" w:rsidRPr="001F04C9" w:rsidRDefault="00664455" w:rsidP="00664455">
      <w:pPr>
        <w:spacing w:line="312" w:lineRule="auto"/>
        <w:rPr>
          <w:sz w:val="26"/>
          <w:szCs w:val="26"/>
          <w:lang w:val="vi-VN"/>
          <w:rPrChange w:id="1672" w:author="Tuan NV" w:date="2026-04-16T22:33:00Z" w16du:dateUtc="2026-04-16T15:33:00Z">
            <w:rPr>
              <w:lang w:val="vi-VN"/>
            </w:rPr>
          </w:rPrChange>
        </w:rPr>
      </w:pPr>
    </w:p>
    <w:p w14:paraId="745E3F95" w14:textId="77777777" w:rsidR="00664455" w:rsidRPr="001F04C9" w:rsidRDefault="00664455" w:rsidP="00664455">
      <w:pPr>
        <w:spacing w:line="312" w:lineRule="auto"/>
        <w:rPr>
          <w:sz w:val="26"/>
          <w:szCs w:val="26"/>
          <w:lang w:val="vi-VN"/>
          <w:rPrChange w:id="1673" w:author="Tuan NV" w:date="2026-04-16T22:33:00Z" w16du:dateUtc="2026-04-16T15:33:00Z">
            <w:rPr>
              <w:lang w:val="vi-VN"/>
            </w:rPr>
          </w:rPrChange>
        </w:rPr>
      </w:pPr>
    </w:p>
    <w:p w14:paraId="265A271D" w14:textId="77777777" w:rsidR="00664455" w:rsidRPr="001F04C9" w:rsidRDefault="00664455" w:rsidP="00664455">
      <w:pPr>
        <w:spacing w:line="312" w:lineRule="auto"/>
        <w:rPr>
          <w:sz w:val="26"/>
          <w:szCs w:val="26"/>
          <w:lang w:val="vi-VN"/>
          <w:rPrChange w:id="1674" w:author="Tuan NV" w:date="2026-04-16T22:33:00Z" w16du:dateUtc="2026-04-16T15:33:00Z">
            <w:rPr>
              <w:lang w:val="vi-VN"/>
            </w:rPr>
          </w:rPrChange>
        </w:rPr>
      </w:pPr>
    </w:p>
    <w:p w14:paraId="4068B3EC" w14:textId="77777777" w:rsidR="00664455" w:rsidRPr="001F04C9" w:rsidRDefault="00664455" w:rsidP="00664455">
      <w:pPr>
        <w:spacing w:line="312" w:lineRule="auto"/>
        <w:rPr>
          <w:sz w:val="26"/>
          <w:szCs w:val="26"/>
          <w:lang w:val="vi-VN"/>
          <w:rPrChange w:id="1675" w:author="Tuan NV" w:date="2026-04-16T22:33:00Z" w16du:dateUtc="2026-04-16T15:33:00Z">
            <w:rPr>
              <w:lang w:val="vi-VN"/>
            </w:rPr>
          </w:rPrChange>
        </w:rPr>
      </w:pPr>
    </w:p>
    <w:p w14:paraId="0CB9BB45" w14:textId="181F3D14" w:rsidR="00664455" w:rsidRPr="001F04C9" w:rsidRDefault="00664455" w:rsidP="00664455">
      <w:pPr>
        <w:spacing w:line="312" w:lineRule="auto"/>
        <w:rPr>
          <w:sz w:val="26"/>
          <w:szCs w:val="26"/>
          <w:lang w:val="vi-VN"/>
          <w:rPrChange w:id="1676" w:author="Tuan NV" w:date="2026-04-16T22:33:00Z" w16du:dateUtc="2026-04-16T15:33:00Z">
            <w:rPr>
              <w:lang w:val="vi-VN"/>
            </w:rPr>
          </w:rPrChange>
        </w:rPr>
      </w:pPr>
      <w:r w:rsidRPr="001F04C9">
        <w:rPr>
          <w:noProof/>
          <w:sz w:val="26"/>
          <w:szCs w:val="26"/>
          <w:rPrChange w:id="1677" w:author="Tuan NV" w:date="2026-04-16T22:33:00Z" w16du:dateUtc="2026-04-16T15:33:00Z">
            <w:rPr>
              <w:noProof/>
            </w:rPr>
          </w:rPrChange>
        </w:rPr>
        <mc:AlternateContent>
          <mc:Choice Requires="wps">
            <w:drawing>
              <wp:anchor distT="0" distB="0" distL="114300" distR="114300" simplePos="0" relativeHeight="251668480" behindDoc="0" locked="0" layoutInCell="1" allowOverlap="1" wp14:anchorId="3E2732F6" wp14:editId="484BD486">
                <wp:simplePos x="0" y="0"/>
                <wp:positionH relativeFrom="column">
                  <wp:posOffset>16510</wp:posOffset>
                </wp:positionH>
                <wp:positionV relativeFrom="paragraph">
                  <wp:posOffset>415290</wp:posOffset>
                </wp:positionV>
                <wp:extent cx="5494655" cy="635"/>
                <wp:effectExtent l="0" t="0" r="0" b="0"/>
                <wp:wrapSquare wrapText="bothSides"/>
                <wp:docPr id="53855719" name="Text Box 1"/>
                <wp:cNvGraphicFramePr/>
                <a:graphic xmlns:a="http://schemas.openxmlformats.org/drawingml/2006/main">
                  <a:graphicData uri="http://schemas.microsoft.com/office/word/2010/wordprocessingShape">
                    <wps:wsp>
                      <wps:cNvSpPr txBox="1"/>
                      <wps:spPr>
                        <a:xfrm>
                          <a:off x="0" y="0"/>
                          <a:ext cx="5494655" cy="635"/>
                        </a:xfrm>
                        <a:prstGeom prst="rect">
                          <a:avLst/>
                        </a:prstGeom>
                        <a:solidFill>
                          <a:prstClr val="white"/>
                        </a:solidFill>
                        <a:ln>
                          <a:noFill/>
                        </a:ln>
                      </wps:spPr>
                      <wps:txbx>
                        <w:txbxContent>
                          <w:p w14:paraId="15D9DC11" w14:textId="10B39593" w:rsidR="00664455" w:rsidRPr="00664455" w:rsidRDefault="00664455" w:rsidP="00664455">
                            <w:pPr>
                              <w:pStyle w:val="Caption"/>
                              <w:jc w:val="center"/>
                              <w:rPr>
                                <w:sz w:val="24"/>
                                <w:szCs w:val="24"/>
                                <w:lang w:val="vi-VN"/>
                              </w:rPr>
                            </w:pPr>
                            <w:bookmarkStart w:id="1678" w:name="_Toc227268141"/>
                            <w:r w:rsidRPr="00664455">
                              <w:rPr>
                                <w:sz w:val="24"/>
                                <w:szCs w:val="24"/>
                              </w:rPr>
                              <w:t xml:space="preserve">Hình </w:t>
                            </w:r>
                            <w:r w:rsidRPr="00664455">
                              <w:rPr>
                                <w:sz w:val="24"/>
                                <w:szCs w:val="24"/>
                              </w:rPr>
                              <w:fldChar w:fldCharType="begin"/>
                            </w:r>
                            <w:r w:rsidRPr="00664455">
                              <w:rPr>
                                <w:sz w:val="24"/>
                                <w:szCs w:val="24"/>
                              </w:rPr>
                              <w:instrText xml:space="preserve"> SEQ Hình \* ARABIC </w:instrText>
                            </w:r>
                            <w:r w:rsidRPr="00664455">
                              <w:rPr>
                                <w:sz w:val="24"/>
                                <w:szCs w:val="24"/>
                              </w:rPr>
                              <w:fldChar w:fldCharType="separate"/>
                            </w:r>
                            <w:r w:rsidR="00A762E3">
                              <w:rPr>
                                <w:noProof/>
                                <w:sz w:val="24"/>
                                <w:szCs w:val="24"/>
                              </w:rPr>
                              <w:t>2</w:t>
                            </w:r>
                            <w:r w:rsidRPr="00664455">
                              <w:rPr>
                                <w:sz w:val="24"/>
                                <w:szCs w:val="24"/>
                              </w:rPr>
                              <w:fldChar w:fldCharType="end"/>
                            </w:r>
                            <w:r w:rsidRPr="00664455">
                              <w:rPr>
                                <w:sz w:val="24"/>
                                <w:szCs w:val="24"/>
                                <w:lang w:val="vi-VN"/>
                              </w:rPr>
                              <w:t>. Phiếu xuất kho</w:t>
                            </w:r>
                            <w:bookmarkEnd w:id="16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2732F6" id="_x0000_s1027" type="#_x0000_t202" style="position:absolute;margin-left:1.3pt;margin-top:32.7pt;width:432.6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" stroked="f">
                <v:textbox style="mso-fit-shape-to-text:t" inset="0,0,0,0">
                  <w:txbxContent>
                    <w:p w14:paraId="15D9DC11" w14:textId="10B39593" w:rsidR="00664455" w:rsidRPr="00664455" w:rsidRDefault="00664455" w:rsidP="00664455">
                      <w:pPr>
                        <w:pStyle w:val="Caption"/>
                        <w:jc w:val="center"/>
                        <w:rPr>
                          <w:sz w:val="24"/>
                          <w:szCs w:val="24"/>
                          <w:lang w:val="vi-VN"/>
                        </w:rPr>
                      </w:pPr>
                      <w:bookmarkStart w:id="1679" w:name="_Toc227268141"/>
                      <w:r w:rsidRPr="00664455">
                        <w:rPr>
                          <w:sz w:val="24"/>
                          <w:szCs w:val="24"/>
                        </w:rPr>
                        <w:t xml:space="preserve">Hình </w:t>
                      </w:r>
                      <w:r w:rsidRPr="00664455">
                        <w:rPr>
                          <w:sz w:val="24"/>
                          <w:szCs w:val="24"/>
                        </w:rPr>
                        <w:fldChar w:fldCharType="begin"/>
                      </w:r>
                      <w:r w:rsidRPr="00664455">
                        <w:rPr>
                          <w:sz w:val="24"/>
                          <w:szCs w:val="24"/>
                        </w:rPr>
                        <w:instrText xml:space="preserve"> SEQ Hình \* ARABIC </w:instrText>
                      </w:r>
                      <w:r w:rsidRPr="00664455">
                        <w:rPr>
                          <w:sz w:val="24"/>
                          <w:szCs w:val="24"/>
                        </w:rPr>
                        <w:fldChar w:fldCharType="separate"/>
                      </w:r>
                      <w:r w:rsidR="00A762E3">
                        <w:rPr>
                          <w:noProof/>
                          <w:sz w:val="24"/>
                          <w:szCs w:val="24"/>
                        </w:rPr>
                        <w:t>2</w:t>
                      </w:r>
                      <w:r w:rsidRPr="00664455">
                        <w:rPr>
                          <w:sz w:val="24"/>
                          <w:szCs w:val="24"/>
                        </w:rPr>
                        <w:fldChar w:fldCharType="end"/>
                      </w:r>
                      <w:r w:rsidRPr="00664455">
                        <w:rPr>
                          <w:sz w:val="24"/>
                          <w:szCs w:val="24"/>
                          <w:lang w:val="vi-VN"/>
                        </w:rPr>
                        <w:t>. Phiếu xuất kho</w:t>
                      </w:r>
                      <w:bookmarkEnd w:id="1679"/>
                    </w:p>
                  </w:txbxContent>
                </v:textbox>
                <w10:wrap type="square"/>
              </v:shape>
            </w:pict>
          </mc:Fallback>
        </mc:AlternateContent>
      </w:r>
    </w:p>
    <w:p w14:paraId="773A3C89" w14:textId="6D142198" w:rsidR="005C5162" w:rsidRPr="001F04C9" w:rsidRDefault="00664455" w:rsidP="00664455">
      <w:pPr>
        <w:pStyle w:val="ListParagraph"/>
        <w:numPr>
          <w:ilvl w:val="0"/>
          <w:numId w:val="16"/>
        </w:numPr>
        <w:spacing w:line="312" w:lineRule="auto"/>
        <w:ind w:left="360" w:hanging="168"/>
        <w:rPr>
          <w:sz w:val="26"/>
          <w:szCs w:val="26"/>
          <w:lang w:val="vi-VN"/>
          <w:rPrChange w:id="1680" w:author="Tuan NV" w:date="2026-04-16T22:33:00Z" w16du:dateUtc="2026-04-16T15:33:00Z">
            <w:rPr>
              <w:lang w:val="vi-VN"/>
            </w:rPr>
          </w:rPrChange>
        </w:rPr>
      </w:pPr>
      <w:r w:rsidRPr="001F04C9">
        <w:rPr>
          <w:noProof/>
          <w:sz w:val="26"/>
          <w:szCs w:val="26"/>
          <w:rPrChange w:id="1681" w:author="Tuan NV" w:date="2026-04-16T22:33:00Z" w16du:dateUtc="2026-04-16T15:33:00Z">
            <w:rPr>
              <w:noProof/>
            </w:rPr>
          </w:rPrChange>
        </w:rPr>
        <mc:AlternateContent>
          <mc:Choice Requires="wps">
            <w:drawing>
              <wp:anchor distT="0" distB="0" distL="114300" distR="114300" simplePos="0" relativeHeight="251670528" behindDoc="0" locked="0" layoutInCell="1" allowOverlap="1" wp14:anchorId="3859AF97" wp14:editId="73C78E7D">
                <wp:simplePos x="0" y="0"/>
                <wp:positionH relativeFrom="column">
                  <wp:posOffset>612775</wp:posOffset>
                </wp:positionH>
                <wp:positionV relativeFrom="paragraph">
                  <wp:posOffset>5208270</wp:posOffset>
                </wp:positionV>
                <wp:extent cx="4185920" cy="635"/>
                <wp:effectExtent l="0" t="0" r="0" b="0"/>
                <wp:wrapSquare wrapText="bothSides"/>
                <wp:docPr id="2027277063" name="Text Box 1"/>
                <wp:cNvGraphicFramePr/>
                <a:graphic xmlns:a="http://schemas.openxmlformats.org/drawingml/2006/main">
                  <a:graphicData uri="http://schemas.microsoft.com/office/word/2010/wordprocessingShape">
                    <wps:wsp>
                      <wps:cNvSpPr txBox="1"/>
                      <wps:spPr>
                        <a:xfrm>
                          <a:off x="0" y="0"/>
                          <a:ext cx="4185920" cy="635"/>
                        </a:xfrm>
                        <a:prstGeom prst="rect">
                          <a:avLst/>
                        </a:prstGeom>
                        <a:solidFill>
                          <a:prstClr val="white"/>
                        </a:solidFill>
                        <a:ln>
                          <a:noFill/>
                        </a:ln>
                      </wps:spPr>
                      <wps:txbx>
                        <w:txbxContent>
                          <w:p w14:paraId="4C1CDFA2" w14:textId="3320787E" w:rsidR="00664455" w:rsidRPr="00664455" w:rsidRDefault="00664455" w:rsidP="00664455">
                            <w:pPr>
                              <w:pStyle w:val="Caption"/>
                              <w:jc w:val="center"/>
                              <w:rPr>
                                <w:color w:val="000000" w:themeColor="text1"/>
                                <w:sz w:val="34"/>
                                <w:szCs w:val="28"/>
                                <w:lang w:val="vi-VN"/>
                              </w:rPr>
                            </w:pPr>
                            <w:bookmarkStart w:id="1682" w:name="_Toc227268142"/>
                            <w:r w:rsidRPr="00664455">
                              <w:rPr>
                                <w:sz w:val="24"/>
                                <w:szCs w:val="24"/>
                              </w:rPr>
                              <w:t xml:space="preserve">Hình </w:t>
                            </w:r>
                            <w:r w:rsidRPr="00664455">
                              <w:rPr>
                                <w:sz w:val="24"/>
                                <w:szCs w:val="24"/>
                              </w:rPr>
                              <w:fldChar w:fldCharType="begin"/>
                            </w:r>
                            <w:r w:rsidRPr="00664455">
                              <w:rPr>
                                <w:sz w:val="24"/>
                                <w:szCs w:val="24"/>
                              </w:rPr>
                              <w:instrText xml:space="preserve"> SEQ Hình \* ARABIC </w:instrText>
                            </w:r>
                            <w:r w:rsidRPr="00664455">
                              <w:rPr>
                                <w:sz w:val="24"/>
                                <w:szCs w:val="24"/>
                              </w:rPr>
                              <w:fldChar w:fldCharType="separate"/>
                            </w:r>
                            <w:r w:rsidR="00A762E3">
                              <w:rPr>
                                <w:noProof/>
                                <w:sz w:val="24"/>
                                <w:szCs w:val="24"/>
                              </w:rPr>
                              <w:t>3</w:t>
                            </w:r>
                            <w:r w:rsidRPr="00664455">
                              <w:rPr>
                                <w:sz w:val="24"/>
                                <w:szCs w:val="24"/>
                              </w:rPr>
                              <w:fldChar w:fldCharType="end"/>
                            </w:r>
                            <w:r w:rsidRPr="00664455">
                              <w:rPr>
                                <w:sz w:val="24"/>
                                <w:szCs w:val="24"/>
                                <w:lang w:val="vi-VN"/>
                              </w:rPr>
                              <w:t>. Biên bản giao nhận ba bên</w:t>
                            </w:r>
                            <w:bookmarkEnd w:id="16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59AF97" id="_x0000_s1028" type="#_x0000_t202" style="position:absolute;left:0;text-align:left;margin-left:48.25pt;margin-top:410.1pt;width:329.6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" stroked="f">
                <v:textbox style="mso-fit-shape-to-text:t" inset="0,0,0,0">
                  <w:txbxContent>
                    <w:p w14:paraId="4C1CDFA2" w14:textId="3320787E" w:rsidR="00664455" w:rsidRPr="00664455" w:rsidRDefault="00664455" w:rsidP="00664455">
                      <w:pPr>
                        <w:pStyle w:val="Caption"/>
                        <w:jc w:val="center"/>
                        <w:rPr>
                          <w:color w:val="000000" w:themeColor="text1"/>
                          <w:sz w:val="34"/>
                          <w:szCs w:val="28"/>
                          <w:lang w:val="vi-VN"/>
                        </w:rPr>
                      </w:pPr>
                      <w:bookmarkStart w:id="1683" w:name="_Toc227268142"/>
                      <w:r w:rsidRPr="00664455">
                        <w:rPr>
                          <w:sz w:val="24"/>
                          <w:szCs w:val="24"/>
                        </w:rPr>
                        <w:t xml:space="preserve">Hình </w:t>
                      </w:r>
                      <w:r w:rsidRPr="00664455">
                        <w:rPr>
                          <w:sz w:val="24"/>
                          <w:szCs w:val="24"/>
                        </w:rPr>
                        <w:fldChar w:fldCharType="begin"/>
                      </w:r>
                      <w:r w:rsidRPr="00664455">
                        <w:rPr>
                          <w:sz w:val="24"/>
                          <w:szCs w:val="24"/>
                        </w:rPr>
                        <w:instrText xml:space="preserve"> SEQ Hình \* ARABIC </w:instrText>
                      </w:r>
                      <w:r w:rsidRPr="00664455">
                        <w:rPr>
                          <w:sz w:val="24"/>
                          <w:szCs w:val="24"/>
                        </w:rPr>
                        <w:fldChar w:fldCharType="separate"/>
                      </w:r>
                      <w:r w:rsidR="00A762E3">
                        <w:rPr>
                          <w:noProof/>
                          <w:sz w:val="24"/>
                          <w:szCs w:val="24"/>
                        </w:rPr>
                        <w:t>3</w:t>
                      </w:r>
                      <w:r w:rsidRPr="00664455">
                        <w:rPr>
                          <w:sz w:val="24"/>
                          <w:szCs w:val="24"/>
                        </w:rPr>
                        <w:fldChar w:fldCharType="end"/>
                      </w:r>
                      <w:r w:rsidRPr="00664455">
                        <w:rPr>
                          <w:sz w:val="24"/>
                          <w:szCs w:val="24"/>
                          <w:lang w:val="vi-VN"/>
                        </w:rPr>
                        <w:t>. Biên bản giao nhận ba bên</w:t>
                      </w:r>
                      <w:bookmarkEnd w:id="1683"/>
                    </w:p>
                  </w:txbxContent>
                </v:textbox>
                <w10:wrap type="square"/>
              </v:shape>
            </w:pict>
          </mc:Fallback>
        </mc:AlternateContent>
      </w:r>
      <w:r w:rsidRPr="001F04C9">
        <w:rPr>
          <w:noProof/>
          <w:sz w:val="26"/>
          <w:szCs w:val="26"/>
          <w:lang w:val="vi-VN"/>
          <w:rPrChange w:id="1684" w:author="Tuan NV" w:date="2026-04-16T22:33:00Z" w16du:dateUtc="2026-04-16T15:33:00Z">
            <w:rPr>
              <w:noProof/>
              <w:lang w:val="vi-VN"/>
            </w:rPr>
          </w:rPrChange>
        </w:rPr>
        <w:drawing>
          <wp:anchor distT="0" distB="0" distL="114300" distR="114300" simplePos="0" relativeHeight="251664384" behindDoc="0" locked="0" layoutInCell="1" allowOverlap="1" wp14:anchorId="1D9FB4E5" wp14:editId="35586157">
            <wp:simplePos x="0" y="0"/>
            <wp:positionH relativeFrom="column">
              <wp:posOffset>612775</wp:posOffset>
            </wp:positionH>
            <wp:positionV relativeFrom="paragraph">
              <wp:posOffset>666115</wp:posOffset>
            </wp:positionV>
            <wp:extent cx="4185920" cy="4558665"/>
            <wp:effectExtent l="0" t="0" r="5080" b="0"/>
            <wp:wrapSquare wrapText="bothSides"/>
            <wp:docPr id="1786109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09780" name=""/>
                    <pic:cNvPicPr/>
                  </pic:nvPicPr>
                  <pic:blipFill>
                    <a:blip r:embed="rId11">
                      <a:extLst>
                        <a:ext uri="{28A0092B-C50C-407E-A947-70E740481C1C}">
                          <a14:useLocalDpi xmlns:a14="http://schemas.microsoft.com/office/drawing/2010/main" val="0"/>
                        </a:ext>
                      </a:extLst>
                    </a:blip>
                    <a:stretch>
                      <a:fillRect/>
                    </a:stretch>
                  </pic:blipFill>
                  <pic:spPr>
                    <a:xfrm>
                      <a:off x="0" y="0"/>
                      <a:ext cx="4185920" cy="4558665"/>
                    </a:xfrm>
                    <a:prstGeom prst="rect">
                      <a:avLst/>
                    </a:prstGeom>
                  </pic:spPr>
                </pic:pic>
              </a:graphicData>
            </a:graphic>
            <wp14:sizeRelH relativeFrom="page">
              <wp14:pctWidth>0</wp14:pctWidth>
            </wp14:sizeRelH>
            <wp14:sizeRelV relativeFrom="page">
              <wp14:pctHeight>0</wp14:pctHeight>
            </wp14:sizeRelV>
          </wp:anchor>
        </w:drawing>
      </w:r>
      <w:r w:rsidR="00CA7A91" w:rsidRPr="001F04C9">
        <w:rPr>
          <w:sz w:val="26"/>
          <w:szCs w:val="26"/>
          <w:lang w:val="vi-VN"/>
          <w:rPrChange w:id="1685" w:author="Tuan NV" w:date="2026-04-16T22:33:00Z" w16du:dateUtc="2026-04-16T15:33:00Z">
            <w:rPr>
              <w:lang w:val="vi-VN"/>
            </w:rPr>
          </w:rPrChange>
        </w:rPr>
        <w:t xml:space="preserve">Biên </w:t>
      </w:r>
      <w:r w:rsidRPr="001F04C9">
        <w:rPr>
          <w:sz w:val="26"/>
          <w:szCs w:val="26"/>
          <w:lang w:val="vi-VN"/>
          <w:rPrChange w:id="1686" w:author="Tuan NV" w:date="2026-04-16T22:33:00Z" w16du:dateUtc="2026-04-16T15:33:00Z">
            <w:rPr>
              <w:lang w:val="vi-VN"/>
            </w:rPr>
          </w:rPrChange>
        </w:rPr>
        <w:t>bản</w:t>
      </w:r>
      <w:r w:rsidR="00CA7A91" w:rsidRPr="001F04C9">
        <w:rPr>
          <w:sz w:val="26"/>
          <w:szCs w:val="26"/>
          <w:lang w:val="vi-VN"/>
          <w:rPrChange w:id="1687" w:author="Tuan NV" w:date="2026-04-16T22:33:00Z" w16du:dateUtc="2026-04-16T15:33:00Z">
            <w:rPr>
              <w:lang w:val="vi-VN"/>
            </w:rPr>
          </w:rPrChange>
        </w:rPr>
        <w:t xml:space="preserve"> giao nhận ba bên: </w:t>
      </w:r>
    </w:p>
    <w:p w14:paraId="10C86364" w14:textId="6E724D86" w:rsidR="00CA7A91" w:rsidRPr="001F04C9" w:rsidRDefault="00CA7A91" w:rsidP="00664455">
      <w:pPr>
        <w:spacing w:line="312" w:lineRule="auto"/>
        <w:rPr>
          <w:sz w:val="26"/>
          <w:szCs w:val="26"/>
          <w:lang w:val="vi-VN"/>
          <w:rPrChange w:id="1688" w:author="Tuan NV" w:date="2026-04-16T22:33:00Z" w16du:dateUtc="2026-04-16T15:33:00Z">
            <w:rPr>
              <w:lang w:val="vi-VN"/>
            </w:rPr>
          </w:rPrChange>
        </w:rPr>
      </w:pPr>
    </w:p>
    <w:p w14:paraId="43835245" w14:textId="53227F22" w:rsidR="00CA7A91" w:rsidRPr="001F04C9" w:rsidRDefault="00CA7A91" w:rsidP="00664455">
      <w:pPr>
        <w:spacing w:line="312" w:lineRule="auto"/>
        <w:rPr>
          <w:sz w:val="26"/>
          <w:szCs w:val="26"/>
          <w:lang w:val="vi-VN"/>
          <w:rPrChange w:id="1689" w:author="Tuan NV" w:date="2026-04-16T22:33:00Z" w16du:dateUtc="2026-04-16T15:33:00Z">
            <w:rPr>
              <w:lang w:val="vi-VN"/>
            </w:rPr>
          </w:rPrChange>
        </w:rPr>
      </w:pPr>
    </w:p>
    <w:p w14:paraId="504C9F2C" w14:textId="78B452F5" w:rsidR="005C5162" w:rsidRPr="001F04C9" w:rsidRDefault="005C5162" w:rsidP="00664455">
      <w:pPr>
        <w:spacing w:line="312" w:lineRule="auto"/>
        <w:rPr>
          <w:sz w:val="26"/>
          <w:szCs w:val="26"/>
          <w:rPrChange w:id="1690" w:author="Tuan NV" w:date="2026-04-16T22:33:00Z" w16du:dateUtc="2026-04-16T15:33:00Z">
            <w:rPr/>
          </w:rPrChange>
        </w:rPr>
      </w:pPr>
    </w:p>
    <w:p w14:paraId="10ED8714" w14:textId="77777777" w:rsidR="005C5162" w:rsidRPr="001F04C9" w:rsidRDefault="005C5162" w:rsidP="00664455">
      <w:pPr>
        <w:spacing w:line="312" w:lineRule="auto"/>
        <w:rPr>
          <w:sz w:val="26"/>
          <w:szCs w:val="26"/>
          <w:rPrChange w:id="1691" w:author="Tuan NV" w:date="2026-04-16T22:33:00Z" w16du:dateUtc="2026-04-16T15:33:00Z">
            <w:rPr/>
          </w:rPrChange>
        </w:rPr>
      </w:pPr>
    </w:p>
    <w:p w14:paraId="27B1AE52" w14:textId="77777777" w:rsidR="005C5162" w:rsidRPr="001F04C9" w:rsidRDefault="005C5162" w:rsidP="00664455">
      <w:pPr>
        <w:spacing w:line="312" w:lineRule="auto"/>
        <w:rPr>
          <w:sz w:val="26"/>
          <w:szCs w:val="26"/>
          <w:rPrChange w:id="1692" w:author="Tuan NV" w:date="2026-04-16T22:33:00Z" w16du:dateUtc="2026-04-16T15:33:00Z">
            <w:rPr/>
          </w:rPrChange>
        </w:rPr>
      </w:pPr>
    </w:p>
    <w:p w14:paraId="581CEAE9" w14:textId="77777777" w:rsidR="005C5162" w:rsidRPr="001F04C9" w:rsidRDefault="005C5162" w:rsidP="00664455">
      <w:pPr>
        <w:spacing w:line="312" w:lineRule="auto"/>
        <w:rPr>
          <w:sz w:val="26"/>
          <w:szCs w:val="26"/>
          <w:rPrChange w:id="1693" w:author="Tuan NV" w:date="2026-04-16T22:33:00Z" w16du:dateUtc="2026-04-16T15:33:00Z">
            <w:rPr/>
          </w:rPrChange>
        </w:rPr>
      </w:pPr>
    </w:p>
    <w:p w14:paraId="309FADDE" w14:textId="77777777" w:rsidR="005C5162" w:rsidRPr="001F04C9" w:rsidRDefault="005C5162" w:rsidP="00664455">
      <w:pPr>
        <w:spacing w:line="312" w:lineRule="auto"/>
        <w:rPr>
          <w:sz w:val="26"/>
          <w:szCs w:val="26"/>
          <w:rPrChange w:id="1694" w:author="Tuan NV" w:date="2026-04-16T22:33:00Z" w16du:dateUtc="2026-04-16T15:33:00Z">
            <w:rPr/>
          </w:rPrChange>
        </w:rPr>
      </w:pPr>
    </w:p>
    <w:p w14:paraId="725E96C4" w14:textId="77777777" w:rsidR="005C5162" w:rsidRPr="001F04C9" w:rsidRDefault="005C5162" w:rsidP="00664455">
      <w:pPr>
        <w:spacing w:line="312" w:lineRule="auto"/>
        <w:rPr>
          <w:sz w:val="26"/>
          <w:szCs w:val="26"/>
          <w:rPrChange w:id="1695" w:author="Tuan NV" w:date="2026-04-16T22:33:00Z" w16du:dateUtc="2026-04-16T15:33:00Z">
            <w:rPr/>
          </w:rPrChange>
        </w:rPr>
      </w:pPr>
    </w:p>
    <w:p w14:paraId="4D497FCA" w14:textId="77777777" w:rsidR="005C5162" w:rsidRPr="001F04C9" w:rsidRDefault="005C5162" w:rsidP="00664455">
      <w:pPr>
        <w:spacing w:line="312" w:lineRule="auto"/>
        <w:rPr>
          <w:sz w:val="26"/>
          <w:szCs w:val="26"/>
          <w:rPrChange w:id="1696" w:author="Tuan NV" w:date="2026-04-16T22:33:00Z" w16du:dateUtc="2026-04-16T15:33:00Z">
            <w:rPr/>
          </w:rPrChange>
        </w:rPr>
      </w:pPr>
    </w:p>
    <w:p w14:paraId="11EE4099" w14:textId="77777777" w:rsidR="005C5162" w:rsidRPr="001F04C9" w:rsidRDefault="005C5162" w:rsidP="00664455">
      <w:pPr>
        <w:spacing w:line="312" w:lineRule="auto"/>
        <w:rPr>
          <w:sz w:val="26"/>
          <w:szCs w:val="26"/>
          <w:rPrChange w:id="1697" w:author="Tuan NV" w:date="2026-04-16T22:33:00Z" w16du:dateUtc="2026-04-16T15:33:00Z">
            <w:rPr/>
          </w:rPrChange>
        </w:rPr>
      </w:pPr>
    </w:p>
    <w:p w14:paraId="7CF14EB1" w14:textId="77777777" w:rsidR="005C5162" w:rsidRPr="001F04C9" w:rsidRDefault="005C5162" w:rsidP="00664455">
      <w:pPr>
        <w:spacing w:line="312" w:lineRule="auto"/>
        <w:rPr>
          <w:sz w:val="26"/>
          <w:szCs w:val="26"/>
          <w:rPrChange w:id="1698" w:author="Tuan NV" w:date="2026-04-16T22:33:00Z" w16du:dateUtc="2026-04-16T15:33:00Z">
            <w:rPr/>
          </w:rPrChange>
        </w:rPr>
      </w:pPr>
    </w:p>
    <w:p w14:paraId="3CCA7E82" w14:textId="77777777" w:rsidR="005C5162" w:rsidRPr="001F04C9" w:rsidRDefault="005C5162" w:rsidP="00664455">
      <w:pPr>
        <w:spacing w:line="312" w:lineRule="auto"/>
        <w:jc w:val="both"/>
        <w:rPr>
          <w:sz w:val="26"/>
          <w:szCs w:val="26"/>
          <w:rPrChange w:id="1699" w:author="Tuan NV" w:date="2026-04-16T22:33:00Z" w16du:dateUtc="2026-04-16T15:33:00Z">
            <w:rPr/>
          </w:rPrChange>
        </w:rPr>
      </w:pPr>
    </w:p>
    <w:p w14:paraId="5A0349D7" w14:textId="56921207" w:rsidR="005C5162" w:rsidRPr="000F2D03" w:rsidRDefault="005C5162" w:rsidP="00664455">
      <w:pPr>
        <w:pStyle w:val="Heading1"/>
        <w:spacing w:line="312" w:lineRule="auto"/>
        <w:rPr>
          <w:rFonts w:ascii="Times  New Roman" w:hAnsi="Times  New Roman"/>
          <w:rPrChange w:id="1700" w:author="Tuan NV" w:date="2026-04-16T22:37:00Z" w16du:dateUtc="2026-04-16T15:37:00Z">
            <w:rPr/>
          </w:rPrChange>
        </w:rPr>
      </w:pPr>
      <w:bookmarkStart w:id="1701" w:name="_Toc227272673"/>
      <w:r w:rsidRPr="000F2D03">
        <w:rPr>
          <w:rFonts w:ascii="Times  New Roman" w:hAnsi="Times  New Roman"/>
          <w:rPrChange w:id="1702" w:author="Tuan NV" w:date="2026-04-16T22:37:00Z" w16du:dateUtc="2026-04-16T15:37:00Z">
            <w:rPr/>
          </w:rPrChange>
        </w:rPr>
        <w:lastRenderedPageBreak/>
        <w:t>CHƯƠNG 2: XÁC ĐỊNH MÔ HÌNH THỰC THỂ LIÊN KẾT (ER)</w:t>
      </w:r>
      <w:bookmarkEnd w:id="1701"/>
    </w:p>
    <w:p w14:paraId="4B3495AC" w14:textId="34598A42" w:rsidR="005C5162" w:rsidRPr="000F2D03" w:rsidRDefault="005C5162" w:rsidP="00664455">
      <w:pPr>
        <w:pStyle w:val="Heading2"/>
        <w:spacing w:line="312" w:lineRule="auto"/>
        <w:rPr>
          <w:rFonts w:ascii="Times  New Roman" w:hAnsi="Times  New Roman"/>
          <w:sz w:val="28"/>
          <w:szCs w:val="28"/>
          <w:rPrChange w:id="1703" w:author="Tuan NV" w:date="2026-04-16T22:37:00Z" w16du:dateUtc="2026-04-16T15:37:00Z">
            <w:rPr/>
          </w:rPrChange>
        </w:rPr>
      </w:pPr>
      <w:bookmarkStart w:id="1704" w:name="_Toc227272674"/>
      <w:r w:rsidRPr="000F2D03">
        <w:rPr>
          <w:rFonts w:ascii="Times  New Roman" w:hAnsi="Times  New Roman"/>
          <w:sz w:val="28"/>
          <w:szCs w:val="28"/>
          <w:rPrChange w:id="1705" w:author="Tuan NV" w:date="2026-04-16T22:37:00Z" w16du:dateUtc="2026-04-16T15:37:00Z">
            <w:rPr/>
          </w:rPrChange>
        </w:rPr>
        <w:t>2</w:t>
      </w:r>
      <w:r w:rsidRPr="000F2D03">
        <w:rPr>
          <w:rFonts w:ascii="Times  New Roman" w:hAnsi="Times  New Roman"/>
          <w:sz w:val="28"/>
          <w:szCs w:val="28"/>
          <w:lang w:val="vi-VN"/>
          <w:rPrChange w:id="1706" w:author="Tuan NV" w:date="2026-04-16T22:37:00Z" w16du:dateUtc="2026-04-16T15:37:00Z">
            <w:rPr>
              <w:lang w:val="vi-VN"/>
            </w:rPr>
          </w:rPrChange>
        </w:rPr>
        <w:t>.1.</w:t>
      </w:r>
      <w:r w:rsidRPr="000F2D03">
        <w:rPr>
          <w:rFonts w:ascii="Times  New Roman" w:hAnsi="Times  New Roman"/>
          <w:sz w:val="28"/>
          <w:szCs w:val="28"/>
          <w:rPrChange w:id="1707" w:author="Tuan NV" w:date="2026-04-16T22:37:00Z" w16du:dateUtc="2026-04-16T15:37:00Z">
            <w:rPr/>
          </w:rPrChange>
        </w:rPr>
        <w:t xml:space="preserve"> Các kiểu thực thể</w:t>
      </w:r>
      <w:bookmarkEnd w:id="1704"/>
    </w:p>
    <w:p w14:paraId="3B5EB5C9" w14:textId="76AD0A74" w:rsidR="005C5162" w:rsidRPr="000F2D03" w:rsidRDefault="005C5162" w:rsidP="00664455">
      <w:pPr>
        <w:pStyle w:val="Heading3"/>
        <w:spacing w:line="312" w:lineRule="auto"/>
        <w:ind w:left="0"/>
        <w:rPr>
          <w:rFonts w:ascii="Times  New Roman" w:hAnsi="Times  New Roman"/>
          <w:sz w:val="28"/>
          <w:szCs w:val="28"/>
          <w:rPrChange w:id="1708" w:author="Tuan NV" w:date="2026-04-16T22:37:00Z" w16du:dateUtc="2026-04-16T15:37:00Z">
            <w:rPr/>
          </w:rPrChange>
        </w:rPr>
      </w:pPr>
      <w:bookmarkStart w:id="1709" w:name="_Toc227272675"/>
      <w:r w:rsidRPr="000F2D03">
        <w:rPr>
          <w:rFonts w:ascii="Times  New Roman" w:hAnsi="Times  New Roman"/>
          <w:sz w:val="28"/>
          <w:szCs w:val="28"/>
          <w:rPrChange w:id="1710" w:author="Tuan NV" w:date="2026-04-16T22:37:00Z" w16du:dateUtc="2026-04-16T15:37:00Z">
            <w:rPr/>
          </w:rPrChange>
        </w:rPr>
        <w:t>2</w:t>
      </w:r>
      <w:r w:rsidRPr="000F2D03">
        <w:rPr>
          <w:rFonts w:ascii="Times  New Roman" w:hAnsi="Times  New Roman"/>
          <w:sz w:val="28"/>
          <w:szCs w:val="28"/>
          <w:lang w:val="vi-VN"/>
          <w:rPrChange w:id="1711" w:author="Tuan NV" w:date="2026-04-16T22:37:00Z" w16du:dateUtc="2026-04-16T15:37:00Z">
            <w:rPr>
              <w:lang w:val="vi-VN"/>
            </w:rPr>
          </w:rPrChange>
        </w:rPr>
        <w:t>.1.1.</w:t>
      </w:r>
      <w:r w:rsidRPr="000F2D03">
        <w:rPr>
          <w:rFonts w:ascii="Times  New Roman" w:hAnsi="Times  New Roman"/>
          <w:sz w:val="28"/>
          <w:szCs w:val="28"/>
          <w:rPrChange w:id="1712" w:author="Tuan NV" w:date="2026-04-16T22:37:00Z" w16du:dateUtc="2026-04-16T15:37:00Z">
            <w:rPr/>
          </w:rPrChange>
        </w:rPr>
        <w:t xml:space="preserve"> Xác định các thực thể</w:t>
      </w:r>
      <w:bookmarkEnd w:id="1709"/>
    </w:p>
    <w:p w14:paraId="3B70B2BE" w14:textId="77777777" w:rsidR="005C5162" w:rsidRPr="001F04C9" w:rsidRDefault="005C5162" w:rsidP="00664455">
      <w:pPr>
        <w:spacing w:line="312" w:lineRule="auto"/>
        <w:jc w:val="both"/>
        <w:rPr>
          <w:rFonts w:ascii="Times  New Roman" w:hAnsi="Times  New Roman" w:cs="Times New Roman"/>
          <w:sz w:val="26"/>
          <w:szCs w:val="26"/>
          <w:rPrChange w:id="1713" w:author="Tuan NV" w:date="2026-04-16T22:33:00Z" w16du:dateUtc="2026-04-16T15:33:00Z">
            <w:rPr>
              <w:rFonts w:cs="Times New Roman"/>
              <w:szCs w:val="28"/>
            </w:rPr>
          </w:rPrChange>
        </w:rPr>
      </w:pPr>
      <w:r w:rsidRPr="001F04C9">
        <w:rPr>
          <w:rFonts w:ascii="Times  New Roman" w:hAnsi="Times  New Roman" w:cs="Times New Roman"/>
          <w:sz w:val="26"/>
          <w:szCs w:val="26"/>
          <w:rPrChange w:id="1714" w:author="Tuan NV" w:date="2026-04-16T22:33:00Z" w16du:dateUtc="2026-04-16T15:33:00Z">
            <w:rPr>
              <w:rFonts w:cs="Times New Roman"/>
              <w:szCs w:val="28"/>
            </w:rPr>
          </w:rPrChange>
        </w:rPr>
        <w:t>- Nhà cung cấp: Là 1 thực thể bao gồm các tổ chức hoặc cá nhân cung cấp nguyên vật liệu cho doanh nghiệp. Mỗi nhà cung cấp được xác định bởi MaNCC duy nhất, cùng với TenNCC, DiaChi, DienThoai, Email, QuocGia và TrangThai (đang hợp tác hay đã ngừng).</w:t>
      </w:r>
    </w:p>
    <w:p w14:paraId="6D85EAE1" w14:textId="77777777" w:rsidR="005C5162" w:rsidRPr="001F04C9" w:rsidRDefault="005C5162" w:rsidP="00664455">
      <w:pPr>
        <w:spacing w:line="312" w:lineRule="auto"/>
        <w:jc w:val="both"/>
        <w:rPr>
          <w:rFonts w:ascii="Times  New Roman" w:hAnsi="Times  New Roman" w:cs="Times New Roman"/>
          <w:sz w:val="26"/>
          <w:szCs w:val="26"/>
          <w:rPrChange w:id="1715" w:author="Tuan NV" w:date="2026-04-16T22:33:00Z" w16du:dateUtc="2026-04-16T15:33:00Z">
            <w:rPr>
              <w:rFonts w:cs="Times New Roman"/>
              <w:szCs w:val="28"/>
            </w:rPr>
          </w:rPrChange>
        </w:rPr>
      </w:pPr>
      <w:r w:rsidRPr="001F04C9">
        <w:rPr>
          <w:rFonts w:ascii="Times  New Roman" w:hAnsi="Times  New Roman" w:cs="Times New Roman"/>
          <w:sz w:val="26"/>
          <w:szCs w:val="26"/>
          <w:rPrChange w:id="1716" w:author="Tuan NV" w:date="2026-04-16T22:33:00Z" w16du:dateUtc="2026-04-16T15:33:00Z">
            <w:rPr>
              <w:rFonts w:cs="Times New Roman"/>
              <w:szCs w:val="28"/>
            </w:rPr>
          </w:rPrChange>
        </w:rPr>
        <w:t>- Nguyên vật liệu: Là 1 thực thể bao gồm toàn bộ danh mục nguyên vật liệu mà doanh nghiệp mua vào và xuất bán. Mỗi nguyên vật liệu được xác định bởi MaNVL duy nhất, cùng với MaNVLCode, TenNVL, DonViTinh, GiaMua, SoLuongTon, MucTonToiThieu và MoTa.</w:t>
      </w:r>
    </w:p>
    <w:p w14:paraId="45909AFF" w14:textId="77777777" w:rsidR="005C5162" w:rsidRPr="001F04C9" w:rsidRDefault="005C5162" w:rsidP="00664455">
      <w:pPr>
        <w:spacing w:line="312" w:lineRule="auto"/>
        <w:jc w:val="both"/>
        <w:rPr>
          <w:rFonts w:ascii="Times  New Roman" w:hAnsi="Times  New Roman" w:cs="Times New Roman"/>
          <w:sz w:val="26"/>
          <w:szCs w:val="26"/>
          <w:rPrChange w:id="1717" w:author="Tuan NV" w:date="2026-04-16T22:33:00Z" w16du:dateUtc="2026-04-16T15:33:00Z">
            <w:rPr>
              <w:rFonts w:cs="Times New Roman"/>
              <w:szCs w:val="28"/>
            </w:rPr>
          </w:rPrChange>
        </w:rPr>
      </w:pPr>
      <w:r w:rsidRPr="001F04C9">
        <w:rPr>
          <w:rFonts w:ascii="Times  New Roman" w:hAnsi="Times  New Roman" w:cs="Times New Roman"/>
          <w:sz w:val="26"/>
          <w:szCs w:val="26"/>
          <w:rPrChange w:id="1718" w:author="Tuan NV" w:date="2026-04-16T22:33:00Z" w16du:dateUtc="2026-04-16T15:33:00Z">
            <w:rPr>
              <w:rFonts w:cs="Times New Roman"/>
              <w:szCs w:val="28"/>
            </w:rPr>
          </w:rPrChange>
        </w:rPr>
        <w:t>- Kho hàng: Là 1 thực thể bao gồm các kho chứa nguyên vật liệu của doanh nghiệp. Mỗi kho được xác định bởi MaKho duy nhất, cùng với TenKho, DiaChi, LoaiKho, SucChua, NguoiPhuTrach và DienThoai.</w:t>
      </w:r>
    </w:p>
    <w:p w14:paraId="5796F9C8" w14:textId="77777777" w:rsidR="005C5162" w:rsidRPr="001F04C9" w:rsidRDefault="005C5162" w:rsidP="00664455">
      <w:pPr>
        <w:spacing w:line="312" w:lineRule="auto"/>
        <w:jc w:val="both"/>
        <w:rPr>
          <w:rFonts w:ascii="Times  New Roman" w:hAnsi="Times  New Roman" w:cs="Times New Roman"/>
          <w:sz w:val="26"/>
          <w:szCs w:val="26"/>
          <w:rPrChange w:id="1719" w:author="Tuan NV" w:date="2026-04-16T22:33:00Z" w16du:dateUtc="2026-04-16T15:33:00Z">
            <w:rPr>
              <w:rFonts w:cs="Times New Roman"/>
              <w:szCs w:val="28"/>
            </w:rPr>
          </w:rPrChange>
        </w:rPr>
      </w:pPr>
      <w:r w:rsidRPr="001F04C9">
        <w:rPr>
          <w:rFonts w:ascii="Times  New Roman" w:hAnsi="Times  New Roman" w:cs="Times New Roman"/>
          <w:sz w:val="26"/>
          <w:szCs w:val="26"/>
          <w:rPrChange w:id="1720" w:author="Tuan NV" w:date="2026-04-16T22:33:00Z" w16du:dateUtc="2026-04-16T15:33:00Z">
            <w:rPr>
              <w:rFonts w:cs="Times New Roman"/>
              <w:szCs w:val="28"/>
            </w:rPr>
          </w:rPrChange>
        </w:rPr>
        <w:t>- Khách hàng: Là 1 thực thể bao gồm các tổ chức hoặc cá nhân mua nguyên vật liệu từ doanh nghiệp. Mỗi khách hàng được xác định bởi MaKH duy nhất, cùng với TenKH, DiaChi, DienThoai, Email, LoaiKH và MaSoThue.</w:t>
      </w:r>
    </w:p>
    <w:p w14:paraId="55F962FE" w14:textId="77777777" w:rsidR="005C5162" w:rsidRPr="001F04C9" w:rsidRDefault="005C5162" w:rsidP="00664455">
      <w:pPr>
        <w:spacing w:line="312" w:lineRule="auto"/>
        <w:jc w:val="both"/>
        <w:rPr>
          <w:rFonts w:ascii="Times  New Roman" w:hAnsi="Times  New Roman" w:cs="Times New Roman"/>
          <w:sz w:val="26"/>
          <w:szCs w:val="26"/>
          <w:rPrChange w:id="1721" w:author="Tuan NV" w:date="2026-04-16T22:33:00Z" w16du:dateUtc="2026-04-16T15:33:00Z">
            <w:rPr>
              <w:rFonts w:cs="Times New Roman"/>
              <w:szCs w:val="28"/>
            </w:rPr>
          </w:rPrChange>
        </w:rPr>
      </w:pPr>
      <w:r w:rsidRPr="001F04C9">
        <w:rPr>
          <w:rFonts w:ascii="Times  New Roman" w:hAnsi="Times  New Roman" w:cs="Times New Roman"/>
          <w:sz w:val="26"/>
          <w:szCs w:val="26"/>
          <w:rPrChange w:id="1722" w:author="Tuan NV" w:date="2026-04-16T22:33:00Z" w16du:dateUtc="2026-04-16T15:33:00Z">
            <w:rPr>
              <w:rFonts w:cs="Times New Roman"/>
              <w:szCs w:val="28"/>
            </w:rPr>
          </w:rPrChange>
        </w:rPr>
        <w:t>- Đơn đặt hàng nhà cung cấp: Là 1 thực thể bao gồm các đơn mua nguyên vật liệu mà doanh nghiệp gửi đến nhà cung cấp. Mỗi đơn được xác định bởi MaDonNCC duy nhất, cùng với MaNCC (tham chiếu nhà cung cấp), MaSoDon, NgayDat, NgayGiaoHan, TrangThai, TongGiaTri và NguoiTao.</w:t>
      </w:r>
    </w:p>
    <w:p w14:paraId="5B579558" w14:textId="77777777" w:rsidR="005C5162" w:rsidRPr="001F04C9" w:rsidRDefault="005C5162" w:rsidP="00664455">
      <w:pPr>
        <w:spacing w:line="312" w:lineRule="auto"/>
        <w:jc w:val="both"/>
        <w:rPr>
          <w:rFonts w:ascii="Times  New Roman" w:hAnsi="Times  New Roman" w:cs="Times New Roman"/>
          <w:sz w:val="26"/>
          <w:szCs w:val="26"/>
          <w:rPrChange w:id="1723" w:author="Tuan NV" w:date="2026-04-16T22:33:00Z" w16du:dateUtc="2026-04-16T15:33:00Z">
            <w:rPr>
              <w:rFonts w:cs="Times New Roman"/>
              <w:szCs w:val="28"/>
            </w:rPr>
          </w:rPrChange>
        </w:rPr>
      </w:pPr>
      <w:r w:rsidRPr="001F04C9">
        <w:rPr>
          <w:rFonts w:ascii="Times  New Roman" w:hAnsi="Times  New Roman" w:cs="Times New Roman"/>
          <w:sz w:val="26"/>
          <w:szCs w:val="26"/>
          <w:rPrChange w:id="1724" w:author="Tuan NV" w:date="2026-04-16T22:33:00Z" w16du:dateUtc="2026-04-16T15:33:00Z">
            <w:rPr>
              <w:rFonts w:cs="Times New Roman"/>
              <w:szCs w:val="28"/>
            </w:rPr>
          </w:rPrChange>
        </w:rPr>
        <w:t>- Chi tiết đơn nhà cung cấp: Là 1 thực thể bao gồm từng dòng nguyên vật liệu cụ thể trong một đơn đặt hàng nhà cung cấp. Mỗi chi tiết được xác định bởi MaCTDonNCC duy nhất, cùng với MaDonNCC (tham chiếu đơn đặt hàng), MaNVL (tham chiếu nguyên vật liệu), SoLuong, DonGia.</w:t>
      </w:r>
    </w:p>
    <w:p w14:paraId="4A094076" w14:textId="77777777" w:rsidR="005C5162" w:rsidRPr="001F04C9" w:rsidRDefault="005C5162" w:rsidP="00664455">
      <w:pPr>
        <w:spacing w:line="312" w:lineRule="auto"/>
        <w:jc w:val="both"/>
        <w:rPr>
          <w:rFonts w:ascii="Times  New Roman" w:hAnsi="Times  New Roman" w:cs="Times New Roman"/>
          <w:sz w:val="26"/>
          <w:szCs w:val="26"/>
          <w:rPrChange w:id="1725" w:author="Tuan NV" w:date="2026-04-16T22:33:00Z" w16du:dateUtc="2026-04-16T15:33:00Z">
            <w:rPr>
              <w:rFonts w:cs="Times New Roman"/>
              <w:szCs w:val="28"/>
            </w:rPr>
          </w:rPrChange>
        </w:rPr>
      </w:pPr>
      <w:r w:rsidRPr="001F04C9">
        <w:rPr>
          <w:rFonts w:ascii="Times  New Roman" w:hAnsi="Times  New Roman" w:cs="Times New Roman"/>
          <w:sz w:val="26"/>
          <w:szCs w:val="26"/>
          <w:rPrChange w:id="1726" w:author="Tuan NV" w:date="2026-04-16T22:33:00Z" w16du:dateUtc="2026-04-16T15:33:00Z">
            <w:rPr>
              <w:rFonts w:cs="Times New Roman"/>
              <w:szCs w:val="28"/>
            </w:rPr>
          </w:rPrChange>
        </w:rPr>
        <w:t>- Phiếu nhập kho: Là 1 thực thể bao gồm các phiếu ghi nhận việc nhận hàng từ nhà cung cấp và đưa vào kho. Mỗi phiếu được xác định bởi MaNhapKho duy nhất, cùng với MaDonNCC (tham chiếu đơn đặt hàng), MaKho (tham chiếu kho tiếp nhận), MaSoPhieu, NgayNhap, NguoiNhap và GhiChu.</w:t>
      </w:r>
    </w:p>
    <w:p w14:paraId="5FFAD37F" w14:textId="77777777" w:rsidR="005C5162" w:rsidRPr="001F04C9" w:rsidRDefault="005C5162" w:rsidP="00664455">
      <w:pPr>
        <w:spacing w:line="312" w:lineRule="auto"/>
        <w:jc w:val="both"/>
        <w:rPr>
          <w:rFonts w:ascii="Times  New Roman" w:hAnsi="Times  New Roman" w:cs="Times New Roman"/>
          <w:sz w:val="26"/>
          <w:szCs w:val="26"/>
          <w:rPrChange w:id="1727" w:author="Tuan NV" w:date="2026-04-16T22:33:00Z" w16du:dateUtc="2026-04-16T15:33:00Z">
            <w:rPr>
              <w:rFonts w:cs="Times New Roman"/>
              <w:szCs w:val="28"/>
            </w:rPr>
          </w:rPrChange>
        </w:rPr>
      </w:pPr>
      <w:r w:rsidRPr="001F04C9">
        <w:rPr>
          <w:rFonts w:ascii="Times  New Roman" w:hAnsi="Times  New Roman" w:cs="Times New Roman"/>
          <w:sz w:val="26"/>
          <w:szCs w:val="26"/>
          <w:rPrChange w:id="1728" w:author="Tuan NV" w:date="2026-04-16T22:33:00Z" w16du:dateUtc="2026-04-16T15:33:00Z">
            <w:rPr>
              <w:rFonts w:cs="Times New Roman"/>
              <w:szCs w:val="28"/>
            </w:rPr>
          </w:rPrChange>
        </w:rPr>
        <w:lastRenderedPageBreak/>
        <w:t>- Đơn xuất hàng: Là 1 thực thể bao gồm các đơn bán nguyên vật liệu của doanh nghiệp cho khách hàng. Mỗi đơn được xác định bởi MaDonXuat duy nhất, cùng với MaKH (tham chiếu khách hàng), MaSoDon, NgayDat, NgayGiao, TrangThai và DiaChiGiao.</w:t>
      </w:r>
    </w:p>
    <w:p w14:paraId="349086CE" w14:textId="77777777" w:rsidR="005C5162" w:rsidRPr="001F04C9" w:rsidRDefault="005C5162" w:rsidP="00664455">
      <w:pPr>
        <w:spacing w:line="312" w:lineRule="auto"/>
        <w:jc w:val="both"/>
        <w:rPr>
          <w:rFonts w:ascii="Times  New Roman" w:hAnsi="Times  New Roman" w:cs="Times New Roman"/>
          <w:sz w:val="26"/>
          <w:szCs w:val="26"/>
          <w:rPrChange w:id="1729" w:author="Tuan NV" w:date="2026-04-16T22:33:00Z" w16du:dateUtc="2026-04-16T15:33:00Z">
            <w:rPr>
              <w:rFonts w:cs="Times New Roman"/>
              <w:szCs w:val="28"/>
            </w:rPr>
          </w:rPrChange>
        </w:rPr>
      </w:pPr>
      <w:r w:rsidRPr="001F04C9">
        <w:rPr>
          <w:rFonts w:ascii="Times  New Roman" w:hAnsi="Times  New Roman" w:cs="Times New Roman"/>
          <w:sz w:val="26"/>
          <w:szCs w:val="26"/>
          <w:rPrChange w:id="1730" w:author="Tuan NV" w:date="2026-04-16T22:33:00Z" w16du:dateUtc="2026-04-16T15:33:00Z">
            <w:rPr>
              <w:rFonts w:cs="Times New Roman"/>
              <w:szCs w:val="28"/>
            </w:rPr>
          </w:rPrChange>
        </w:rPr>
        <w:t>- Chi tiết đơn xuất hàng: Là 1 thực thể bao gồm từng dòng nguyên vật liệu cụ thể trong một đơn xuất hàng cho khách. Mỗi chi tiết được xác định bởi MaCTDonXuat duy nhất, cùng với MaDonXuat (tham chiếu đơn xuất), MaNVL (tham chiếu nguyên vật liệu), SoLuong, DonGia.</w:t>
      </w:r>
    </w:p>
    <w:p w14:paraId="2790543F" w14:textId="77777777" w:rsidR="005C5162" w:rsidRPr="001F04C9" w:rsidRDefault="005C5162" w:rsidP="00664455">
      <w:pPr>
        <w:spacing w:line="312" w:lineRule="auto"/>
        <w:jc w:val="both"/>
        <w:rPr>
          <w:rFonts w:ascii="Times  New Roman" w:hAnsi="Times  New Roman" w:cs="Times New Roman"/>
          <w:sz w:val="26"/>
          <w:szCs w:val="26"/>
          <w:rPrChange w:id="1731" w:author="Tuan NV" w:date="2026-04-16T22:33:00Z" w16du:dateUtc="2026-04-16T15:33:00Z">
            <w:rPr>
              <w:rFonts w:cs="Times New Roman"/>
              <w:szCs w:val="28"/>
            </w:rPr>
          </w:rPrChange>
        </w:rPr>
      </w:pPr>
      <w:r w:rsidRPr="001F04C9">
        <w:rPr>
          <w:rFonts w:ascii="Times  New Roman" w:hAnsi="Times  New Roman" w:cs="Times New Roman"/>
          <w:sz w:val="26"/>
          <w:szCs w:val="26"/>
          <w:rPrChange w:id="1732" w:author="Tuan NV" w:date="2026-04-16T22:33:00Z" w16du:dateUtc="2026-04-16T15:33:00Z">
            <w:rPr>
              <w:rFonts w:cs="Times New Roman"/>
              <w:szCs w:val="28"/>
            </w:rPr>
          </w:rPrChange>
        </w:rPr>
        <w:t>- Phiếu xuất kho: Là 1 thực thể bao gồm các phiếu ghi nhận việc lấy hàng ra khỏi kho để phục vụ đơn xuất hàng cho khách. Mỗi phiếu được xác định bởi MaXuatKho duy nhất, cùng với MaKho (tham chiếu kho xuất), MaDonXuat (tham chiếu đơn xuất hàng), MaSoPhieu, NgayXuat, NguoiXuat và GhiChu.</w:t>
      </w:r>
    </w:p>
    <w:p w14:paraId="66FCAC55" w14:textId="77777777" w:rsidR="005C5162" w:rsidRPr="001F04C9" w:rsidRDefault="005C5162" w:rsidP="00664455">
      <w:pPr>
        <w:spacing w:line="312" w:lineRule="auto"/>
        <w:jc w:val="both"/>
        <w:rPr>
          <w:rFonts w:ascii="Times  New Roman" w:hAnsi="Times  New Roman" w:cs="Times New Roman"/>
          <w:sz w:val="26"/>
          <w:szCs w:val="26"/>
          <w:rPrChange w:id="1733" w:author="Tuan NV" w:date="2026-04-16T22:33:00Z" w16du:dateUtc="2026-04-16T15:33:00Z">
            <w:rPr>
              <w:rFonts w:cs="Times New Roman"/>
              <w:szCs w:val="28"/>
            </w:rPr>
          </w:rPrChange>
        </w:rPr>
      </w:pPr>
      <w:r w:rsidRPr="001F04C9">
        <w:rPr>
          <w:rFonts w:ascii="Times  New Roman" w:hAnsi="Times  New Roman" w:cs="Times New Roman"/>
          <w:sz w:val="26"/>
          <w:szCs w:val="26"/>
          <w:rPrChange w:id="1734" w:author="Tuan NV" w:date="2026-04-16T22:33:00Z" w16du:dateUtc="2026-04-16T15:33:00Z">
            <w:rPr>
              <w:rFonts w:cs="Times New Roman"/>
              <w:szCs w:val="28"/>
            </w:rPr>
          </w:rPrChange>
        </w:rPr>
        <w:t>- Tồn kho: Là 1 thực thể bao gồm các bản ghi theo dõi số lượng nguyên vật liệu thực tế hiện có tại từng kho. Mỗi bản ghi được xác định bởi MaTonKho duy nhất, cùng với MaKho (tham chiếu kho), MaNVL (tham chiếu nguyên vật liệu), SoLuongTon và NgayCapNhat. Ràng buộc duy nhất trên cặp (MaKho, MaNVL) đảm bảo mỗi kho chỉ có một bản ghi tồn kho cho mỗi loại NVL.</w:t>
      </w:r>
    </w:p>
    <w:p w14:paraId="066C229B" w14:textId="77777777" w:rsidR="005C5162" w:rsidRPr="001F04C9" w:rsidRDefault="005C5162" w:rsidP="00664455">
      <w:pPr>
        <w:spacing w:line="312" w:lineRule="auto"/>
        <w:jc w:val="both"/>
        <w:rPr>
          <w:rFonts w:ascii="Times  New Roman" w:hAnsi="Times  New Roman" w:cs="Times New Roman"/>
          <w:sz w:val="26"/>
          <w:szCs w:val="26"/>
          <w:rPrChange w:id="1735" w:author="Tuan NV" w:date="2026-04-16T22:33:00Z" w16du:dateUtc="2026-04-16T15:33:00Z">
            <w:rPr>
              <w:rFonts w:cs="Times New Roman"/>
              <w:szCs w:val="28"/>
            </w:rPr>
          </w:rPrChange>
        </w:rPr>
      </w:pPr>
      <w:r w:rsidRPr="001F04C9">
        <w:rPr>
          <w:rFonts w:ascii="Times  New Roman" w:hAnsi="Times  New Roman" w:cs="Times New Roman"/>
          <w:sz w:val="26"/>
          <w:szCs w:val="26"/>
          <w:rPrChange w:id="1736" w:author="Tuan NV" w:date="2026-04-16T22:33:00Z" w16du:dateUtc="2026-04-16T15:33:00Z">
            <w:rPr>
              <w:rFonts w:cs="Times New Roman"/>
              <w:szCs w:val="28"/>
            </w:rPr>
          </w:rPrChange>
        </w:rPr>
        <w:t>- Vận chuyển: Là 1 thực thể bao gồm các thông tin theo dõi lộ trình và trạng thái giao hàng của từng đơn xuất hàng đến khách. Mỗi chuyến vận chuyển được xác định bởi MaVanChuyen duy nhất, cùng với MaDonXuat (tham chiếu đơn xuất hàng), MaSoVanDon, NhaVanChuyen, NgayXuatPhat, NgayDuKien, NgayGiaoThuc, TrangThai và PhiVanChuyen.</w:t>
      </w:r>
    </w:p>
    <w:p w14:paraId="7D785318" w14:textId="71D396B4" w:rsidR="005C5162" w:rsidRPr="000F2D03" w:rsidRDefault="005C5162" w:rsidP="00664455">
      <w:pPr>
        <w:pStyle w:val="Heading3"/>
        <w:spacing w:line="312" w:lineRule="auto"/>
        <w:ind w:left="0"/>
        <w:rPr>
          <w:rFonts w:ascii="Times  New Roman" w:hAnsi="Times  New Roman"/>
          <w:sz w:val="28"/>
          <w:szCs w:val="28"/>
          <w:rPrChange w:id="1737" w:author="Tuan NV" w:date="2026-04-16T22:37:00Z" w16du:dateUtc="2026-04-16T15:37:00Z">
            <w:rPr/>
          </w:rPrChange>
        </w:rPr>
      </w:pPr>
      <w:bookmarkStart w:id="1738" w:name="_Toc227272676"/>
      <w:r w:rsidRPr="000F2D03">
        <w:rPr>
          <w:rFonts w:ascii="Times  New Roman" w:hAnsi="Times  New Roman"/>
          <w:sz w:val="28"/>
          <w:szCs w:val="28"/>
          <w:rPrChange w:id="1739" w:author="Tuan NV" w:date="2026-04-16T22:37:00Z" w16du:dateUtc="2026-04-16T15:37:00Z">
            <w:rPr/>
          </w:rPrChange>
        </w:rPr>
        <w:t>2</w:t>
      </w:r>
      <w:r w:rsidRPr="000F2D03">
        <w:rPr>
          <w:rFonts w:ascii="Times  New Roman" w:hAnsi="Times  New Roman"/>
          <w:sz w:val="28"/>
          <w:szCs w:val="28"/>
          <w:lang w:val="vi-VN"/>
          <w:rPrChange w:id="1740" w:author="Tuan NV" w:date="2026-04-16T22:37:00Z" w16du:dateUtc="2026-04-16T15:37:00Z">
            <w:rPr>
              <w:lang w:val="vi-VN"/>
            </w:rPr>
          </w:rPrChange>
        </w:rPr>
        <w:t>.1.2.</w:t>
      </w:r>
      <w:r w:rsidRPr="000F2D03">
        <w:rPr>
          <w:rFonts w:ascii="Times  New Roman" w:hAnsi="Times  New Roman"/>
          <w:sz w:val="28"/>
          <w:szCs w:val="28"/>
          <w:rPrChange w:id="1741" w:author="Tuan NV" w:date="2026-04-16T22:37:00Z" w16du:dateUtc="2026-04-16T15:37:00Z">
            <w:rPr/>
          </w:rPrChange>
        </w:rPr>
        <w:t xml:space="preserve"> Các thuộc tính cho các thực thể</w:t>
      </w:r>
      <w:bookmarkEnd w:id="1738"/>
    </w:p>
    <w:p w14:paraId="0C18C82B" w14:textId="77777777" w:rsidR="005C5162" w:rsidRPr="001F04C9" w:rsidRDefault="005C5162" w:rsidP="00664455">
      <w:pPr>
        <w:spacing w:line="312" w:lineRule="auto"/>
        <w:jc w:val="both"/>
        <w:rPr>
          <w:rFonts w:ascii="Times  New Roman" w:hAnsi="Times  New Roman" w:cs="Times New Roman"/>
          <w:sz w:val="26"/>
          <w:szCs w:val="26"/>
          <w:rPrChange w:id="1742" w:author="Tuan NV" w:date="2026-04-16T22:33:00Z" w16du:dateUtc="2026-04-16T15:33:00Z">
            <w:rPr>
              <w:rFonts w:cs="Times New Roman"/>
              <w:szCs w:val="28"/>
            </w:rPr>
          </w:rPrChange>
        </w:rPr>
      </w:pPr>
      <w:r w:rsidRPr="001F04C9">
        <w:rPr>
          <w:rFonts w:ascii="Times  New Roman" w:hAnsi="Times  New Roman" w:cs="Times New Roman"/>
          <w:sz w:val="26"/>
          <w:szCs w:val="26"/>
          <w:rPrChange w:id="1743" w:author="Tuan NV" w:date="2026-04-16T22:33:00Z" w16du:dateUtc="2026-04-16T15:33:00Z">
            <w:rPr>
              <w:rFonts w:cs="Times New Roman"/>
              <w:szCs w:val="28"/>
            </w:rPr>
          </w:rPrChange>
        </w:rPr>
        <w:t>- Nhà cung cấp: Mã nhà cung cấp, Tên nhà cung cấp, Địa chỉ, Điện thoại, Email, Quốc gia, Trạng thái</w:t>
      </w:r>
    </w:p>
    <w:p w14:paraId="2DC3C442" w14:textId="77777777" w:rsidR="005C5162" w:rsidRPr="001F04C9" w:rsidRDefault="005C5162" w:rsidP="00664455">
      <w:pPr>
        <w:spacing w:line="312" w:lineRule="auto"/>
        <w:jc w:val="both"/>
        <w:rPr>
          <w:rFonts w:ascii="Times  New Roman" w:hAnsi="Times  New Roman" w:cs="Times New Roman"/>
          <w:sz w:val="26"/>
          <w:szCs w:val="26"/>
          <w:rPrChange w:id="1744" w:author="Tuan NV" w:date="2026-04-16T22:33:00Z" w16du:dateUtc="2026-04-16T15:33:00Z">
            <w:rPr>
              <w:rFonts w:cs="Times New Roman"/>
              <w:szCs w:val="28"/>
            </w:rPr>
          </w:rPrChange>
        </w:rPr>
      </w:pPr>
      <w:r w:rsidRPr="001F04C9">
        <w:rPr>
          <w:rFonts w:ascii="Times  New Roman" w:hAnsi="Times  New Roman" w:cs="Times New Roman"/>
          <w:sz w:val="26"/>
          <w:szCs w:val="26"/>
          <w:rPrChange w:id="1745" w:author="Tuan NV" w:date="2026-04-16T22:33:00Z" w16du:dateUtc="2026-04-16T15:33:00Z">
            <w:rPr>
              <w:rFonts w:cs="Times New Roman"/>
              <w:szCs w:val="28"/>
            </w:rPr>
          </w:rPrChange>
        </w:rPr>
        <w:t>- Nguyên vật liệu: Mã nguyên vật liệu</w:t>
      </w:r>
      <w:del w:id="1746" w:author="Tuan NV" w:date="2026-04-16T22:38:00Z" w16du:dateUtc="2026-04-16T15:38:00Z">
        <w:r w:rsidRPr="001F04C9" w:rsidDel="000F2D03">
          <w:rPr>
            <w:rFonts w:ascii="Times  New Roman" w:hAnsi="Times  New Roman" w:cs="Times New Roman"/>
            <w:sz w:val="26"/>
            <w:szCs w:val="26"/>
            <w:rPrChange w:id="1747" w:author="Tuan NV" w:date="2026-04-16T22:33:00Z" w16du:dateUtc="2026-04-16T15:33:00Z">
              <w:rPr>
                <w:rFonts w:cs="Times New Roman"/>
                <w:szCs w:val="28"/>
              </w:rPr>
            </w:rPrChange>
          </w:rPr>
          <w:delText>, Mã nội bộ</w:delText>
        </w:r>
      </w:del>
      <w:r w:rsidRPr="001F04C9">
        <w:rPr>
          <w:rFonts w:ascii="Times  New Roman" w:hAnsi="Times  New Roman" w:cs="Times New Roman"/>
          <w:sz w:val="26"/>
          <w:szCs w:val="26"/>
          <w:rPrChange w:id="1748" w:author="Tuan NV" w:date="2026-04-16T22:33:00Z" w16du:dateUtc="2026-04-16T15:33:00Z">
            <w:rPr>
              <w:rFonts w:cs="Times New Roman"/>
              <w:szCs w:val="28"/>
            </w:rPr>
          </w:rPrChange>
        </w:rPr>
        <w:t>, Tên nguyên vật liệu, Đơn vị tính, Giá mua, Số lượng tồn, Mức tồn tối thiểu, Mô tả</w:t>
      </w:r>
    </w:p>
    <w:p w14:paraId="4A4CD904" w14:textId="11EBB59C" w:rsidR="005C5162" w:rsidRPr="001F04C9" w:rsidRDefault="005C5162" w:rsidP="00664455">
      <w:pPr>
        <w:spacing w:line="312" w:lineRule="auto"/>
        <w:jc w:val="both"/>
        <w:rPr>
          <w:rFonts w:ascii="Times  New Roman" w:hAnsi="Times  New Roman" w:cs="Times New Roman"/>
          <w:sz w:val="26"/>
          <w:szCs w:val="26"/>
          <w:rPrChange w:id="1749" w:author="Tuan NV" w:date="2026-04-16T22:33:00Z" w16du:dateUtc="2026-04-16T15:33:00Z">
            <w:rPr>
              <w:rFonts w:cs="Times New Roman"/>
              <w:szCs w:val="28"/>
            </w:rPr>
          </w:rPrChange>
        </w:rPr>
      </w:pPr>
      <w:r w:rsidRPr="001F04C9">
        <w:rPr>
          <w:rFonts w:ascii="Times  New Roman" w:hAnsi="Times  New Roman" w:cs="Times New Roman"/>
          <w:sz w:val="26"/>
          <w:szCs w:val="26"/>
          <w:rPrChange w:id="1750" w:author="Tuan NV" w:date="2026-04-16T22:33:00Z" w16du:dateUtc="2026-04-16T15:33:00Z">
            <w:rPr>
              <w:rFonts w:cs="Times New Roman"/>
              <w:szCs w:val="28"/>
            </w:rPr>
          </w:rPrChange>
        </w:rPr>
        <w:t>- Kho hàng: Mã kho, Tên kho, Địa chỉ, Loại kho, Sức chứa, Người phụ trách</w:t>
      </w:r>
      <w:del w:id="1751" w:author="Tuan NV" w:date="2026-04-16T22:38:00Z" w16du:dateUtc="2026-04-16T15:38:00Z">
        <w:r w:rsidRPr="001F04C9" w:rsidDel="000F2D03">
          <w:rPr>
            <w:rFonts w:ascii="Times  New Roman" w:hAnsi="Times  New Roman" w:cs="Times New Roman"/>
            <w:sz w:val="26"/>
            <w:szCs w:val="26"/>
            <w:rPrChange w:id="1752" w:author="Tuan NV" w:date="2026-04-16T22:33:00Z" w16du:dateUtc="2026-04-16T15:33:00Z">
              <w:rPr>
                <w:rFonts w:cs="Times New Roman"/>
                <w:szCs w:val="28"/>
              </w:rPr>
            </w:rPrChange>
          </w:rPr>
          <w:delText>, Điện thoại</w:delText>
        </w:r>
      </w:del>
    </w:p>
    <w:p w14:paraId="012E3B69" w14:textId="574A4F3E" w:rsidR="005C5162" w:rsidRPr="001F04C9" w:rsidRDefault="005C5162" w:rsidP="00664455">
      <w:pPr>
        <w:spacing w:line="312" w:lineRule="auto"/>
        <w:jc w:val="both"/>
        <w:rPr>
          <w:rFonts w:ascii="Times  New Roman" w:hAnsi="Times  New Roman" w:cs="Times New Roman"/>
          <w:sz w:val="26"/>
          <w:szCs w:val="26"/>
          <w:rPrChange w:id="1753" w:author="Tuan NV" w:date="2026-04-16T22:33:00Z" w16du:dateUtc="2026-04-16T15:33:00Z">
            <w:rPr>
              <w:rFonts w:cs="Times New Roman"/>
              <w:szCs w:val="28"/>
            </w:rPr>
          </w:rPrChange>
        </w:rPr>
      </w:pPr>
      <w:r w:rsidRPr="001F04C9">
        <w:rPr>
          <w:rFonts w:ascii="Times  New Roman" w:hAnsi="Times  New Roman" w:cs="Times New Roman"/>
          <w:sz w:val="26"/>
          <w:szCs w:val="26"/>
          <w:rPrChange w:id="1754" w:author="Tuan NV" w:date="2026-04-16T22:33:00Z" w16du:dateUtc="2026-04-16T15:33:00Z">
            <w:rPr>
              <w:rFonts w:cs="Times New Roman"/>
              <w:szCs w:val="28"/>
            </w:rPr>
          </w:rPrChange>
        </w:rPr>
        <w:t>- Khách hàng: Mã khách hàng, Tên khách hàng, Địa chỉ, Điện thoại, Email, Loại khách hàng</w:t>
      </w:r>
      <w:del w:id="1755" w:author="Tuan NV" w:date="2026-04-16T22:38:00Z" w16du:dateUtc="2026-04-16T15:38:00Z">
        <w:r w:rsidRPr="001F04C9" w:rsidDel="000F2D03">
          <w:rPr>
            <w:rFonts w:ascii="Times  New Roman" w:hAnsi="Times  New Roman" w:cs="Times New Roman"/>
            <w:sz w:val="26"/>
            <w:szCs w:val="26"/>
            <w:rPrChange w:id="1756" w:author="Tuan NV" w:date="2026-04-16T22:33:00Z" w16du:dateUtc="2026-04-16T15:33:00Z">
              <w:rPr>
                <w:rFonts w:cs="Times New Roman"/>
                <w:szCs w:val="28"/>
              </w:rPr>
            </w:rPrChange>
          </w:rPr>
          <w:delText>, Mã số thuế</w:delText>
        </w:r>
      </w:del>
    </w:p>
    <w:p w14:paraId="65A9CD29" w14:textId="02243FBA" w:rsidR="005C5162" w:rsidRPr="001F04C9" w:rsidRDefault="005C5162" w:rsidP="00664455">
      <w:pPr>
        <w:spacing w:line="312" w:lineRule="auto"/>
        <w:jc w:val="both"/>
        <w:rPr>
          <w:rFonts w:ascii="Times  New Roman" w:hAnsi="Times  New Roman" w:cs="Times New Roman"/>
          <w:sz w:val="26"/>
          <w:szCs w:val="26"/>
          <w:rPrChange w:id="1757" w:author="Tuan NV" w:date="2026-04-16T22:33:00Z" w16du:dateUtc="2026-04-16T15:33:00Z">
            <w:rPr>
              <w:rFonts w:cs="Times New Roman"/>
              <w:szCs w:val="28"/>
            </w:rPr>
          </w:rPrChange>
        </w:rPr>
      </w:pPr>
      <w:r w:rsidRPr="001F04C9">
        <w:rPr>
          <w:rFonts w:ascii="Times  New Roman" w:hAnsi="Times  New Roman" w:cs="Times New Roman"/>
          <w:sz w:val="26"/>
          <w:szCs w:val="26"/>
          <w:rPrChange w:id="1758" w:author="Tuan NV" w:date="2026-04-16T22:33:00Z" w16du:dateUtc="2026-04-16T15:33:00Z">
            <w:rPr>
              <w:rFonts w:cs="Times New Roman"/>
              <w:szCs w:val="28"/>
            </w:rPr>
          </w:rPrChange>
        </w:rPr>
        <w:t xml:space="preserve">- Đơn đặt hàng nhà cung cấp: Mã đơn đặt hàng, </w:t>
      </w:r>
      <w:del w:id="1759" w:author="Tuan NV" w:date="2026-04-16T22:39:00Z" w16du:dateUtc="2026-04-16T15:39:00Z">
        <w:r w:rsidRPr="001F04C9" w:rsidDel="000F2D03">
          <w:rPr>
            <w:rFonts w:ascii="Times  New Roman" w:hAnsi="Times  New Roman" w:cs="Times New Roman"/>
            <w:sz w:val="26"/>
            <w:szCs w:val="26"/>
            <w:rPrChange w:id="1760" w:author="Tuan NV" w:date="2026-04-16T22:33:00Z" w16du:dateUtc="2026-04-16T15:33:00Z">
              <w:rPr>
                <w:rFonts w:cs="Times New Roman"/>
                <w:szCs w:val="28"/>
              </w:rPr>
            </w:rPrChange>
          </w:rPr>
          <w:delText xml:space="preserve">Mã số đơn, </w:delText>
        </w:r>
      </w:del>
      <w:r w:rsidRPr="001F04C9">
        <w:rPr>
          <w:rFonts w:ascii="Times  New Roman" w:hAnsi="Times  New Roman" w:cs="Times New Roman"/>
          <w:sz w:val="26"/>
          <w:szCs w:val="26"/>
          <w:rPrChange w:id="1761" w:author="Tuan NV" w:date="2026-04-16T22:33:00Z" w16du:dateUtc="2026-04-16T15:33:00Z">
            <w:rPr>
              <w:rFonts w:cs="Times New Roman"/>
              <w:szCs w:val="28"/>
            </w:rPr>
          </w:rPrChange>
        </w:rPr>
        <w:t xml:space="preserve">Mã nhà cung cấp, Ngày đặt, Ngày giao hàng, Trạng thái, Tổng giá trị, </w:t>
      </w:r>
      <w:del w:id="1762" w:author="Tuan NV" w:date="2026-04-16T22:39:00Z" w16du:dateUtc="2026-04-16T15:39:00Z">
        <w:r w:rsidRPr="001F04C9" w:rsidDel="000F2D03">
          <w:rPr>
            <w:rFonts w:ascii="Times  New Roman" w:hAnsi="Times  New Roman" w:cs="Times New Roman"/>
            <w:sz w:val="26"/>
            <w:szCs w:val="26"/>
            <w:rPrChange w:id="1763" w:author="Tuan NV" w:date="2026-04-16T22:33:00Z" w16du:dateUtc="2026-04-16T15:33:00Z">
              <w:rPr>
                <w:rFonts w:cs="Times New Roman"/>
                <w:szCs w:val="28"/>
              </w:rPr>
            </w:rPrChange>
          </w:rPr>
          <w:delText xml:space="preserve">Người tạo, </w:delText>
        </w:r>
      </w:del>
      <w:r w:rsidRPr="001F04C9">
        <w:rPr>
          <w:rFonts w:ascii="Times  New Roman" w:hAnsi="Times  New Roman" w:cs="Times New Roman"/>
          <w:sz w:val="26"/>
          <w:szCs w:val="26"/>
          <w:rPrChange w:id="1764" w:author="Tuan NV" w:date="2026-04-16T22:33:00Z" w16du:dateUtc="2026-04-16T15:33:00Z">
            <w:rPr>
              <w:rFonts w:cs="Times New Roman"/>
              <w:szCs w:val="28"/>
            </w:rPr>
          </w:rPrChange>
        </w:rPr>
        <w:t>Ghi chú</w:t>
      </w:r>
    </w:p>
    <w:p w14:paraId="3E308991" w14:textId="2D1F74B2" w:rsidR="005C5162" w:rsidRPr="001F04C9" w:rsidRDefault="005C5162" w:rsidP="00664455">
      <w:pPr>
        <w:spacing w:line="312" w:lineRule="auto"/>
        <w:jc w:val="both"/>
        <w:rPr>
          <w:rFonts w:ascii="Times  New Roman" w:hAnsi="Times  New Roman" w:cs="Times New Roman"/>
          <w:sz w:val="26"/>
          <w:szCs w:val="26"/>
          <w:rPrChange w:id="1765" w:author="Tuan NV" w:date="2026-04-16T22:33:00Z" w16du:dateUtc="2026-04-16T15:33:00Z">
            <w:rPr>
              <w:rFonts w:cs="Times New Roman"/>
              <w:szCs w:val="28"/>
            </w:rPr>
          </w:rPrChange>
        </w:rPr>
      </w:pPr>
      <w:r w:rsidRPr="001F04C9">
        <w:rPr>
          <w:rFonts w:ascii="Times  New Roman" w:hAnsi="Times  New Roman" w:cs="Times New Roman"/>
          <w:sz w:val="26"/>
          <w:szCs w:val="26"/>
          <w:rPrChange w:id="1766" w:author="Tuan NV" w:date="2026-04-16T22:33:00Z" w16du:dateUtc="2026-04-16T15:33:00Z">
            <w:rPr>
              <w:rFonts w:cs="Times New Roman"/>
              <w:szCs w:val="28"/>
            </w:rPr>
          </w:rPrChange>
        </w:rPr>
        <w:lastRenderedPageBreak/>
        <w:t>- Chi tiết đơn nhà cung cấp: Mã chi tiết, Mã đơn đặt hàng, Mã nguyên vật liệu, Số lượng, Đơn giá</w:t>
      </w:r>
      <w:del w:id="1767" w:author="Tuan NV" w:date="2026-04-16T22:39:00Z" w16du:dateUtc="2026-04-16T15:39:00Z">
        <w:r w:rsidRPr="001F04C9" w:rsidDel="000F2D03">
          <w:rPr>
            <w:rFonts w:ascii="Times  New Roman" w:hAnsi="Times  New Roman" w:cs="Times New Roman"/>
            <w:sz w:val="26"/>
            <w:szCs w:val="26"/>
            <w:rPrChange w:id="1768" w:author="Tuan NV" w:date="2026-04-16T22:33:00Z" w16du:dateUtc="2026-04-16T15:33:00Z">
              <w:rPr>
                <w:rFonts w:cs="Times New Roman"/>
                <w:szCs w:val="28"/>
              </w:rPr>
            </w:rPrChange>
          </w:rPr>
          <w:delText>, Thành tiền, Ghi chú</w:delText>
        </w:r>
      </w:del>
    </w:p>
    <w:p w14:paraId="671A65A7" w14:textId="091D2546" w:rsidR="005C5162" w:rsidRPr="001F04C9" w:rsidRDefault="005C5162" w:rsidP="00664455">
      <w:pPr>
        <w:spacing w:line="312" w:lineRule="auto"/>
        <w:jc w:val="both"/>
        <w:rPr>
          <w:rFonts w:ascii="Times  New Roman" w:hAnsi="Times  New Roman" w:cs="Times New Roman"/>
          <w:sz w:val="26"/>
          <w:szCs w:val="26"/>
          <w:rPrChange w:id="1769" w:author="Tuan NV" w:date="2026-04-16T22:33:00Z" w16du:dateUtc="2026-04-16T15:33:00Z">
            <w:rPr>
              <w:rFonts w:cs="Times New Roman"/>
              <w:szCs w:val="28"/>
            </w:rPr>
          </w:rPrChange>
        </w:rPr>
      </w:pPr>
      <w:r w:rsidRPr="001F04C9">
        <w:rPr>
          <w:rFonts w:ascii="Times  New Roman" w:hAnsi="Times  New Roman" w:cs="Times New Roman"/>
          <w:sz w:val="26"/>
          <w:szCs w:val="26"/>
          <w:rPrChange w:id="1770" w:author="Tuan NV" w:date="2026-04-16T22:33:00Z" w16du:dateUtc="2026-04-16T15:33:00Z">
            <w:rPr>
              <w:rFonts w:cs="Times New Roman"/>
              <w:szCs w:val="28"/>
            </w:rPr>
          </w:rPrChange>
        </w:rPr>
        <w:t>- Phiếu nhập kho: Mã nhập kho</w:t>
      </w:r>
      <w:del w:id="1771" w:author="Tuan NV" w:date="2026-04-16T22:39:00Z" w16du:dateUtc="2026-04-16T15:39:00Z">
        <w:r w:rsidRPr="001F04C9" w:rsidDel="000F2D03">
          <w:rPr>
            <w:rFonts w:ascii="Times  New Roman" w:hAnsi="Times  New Roman" w:cs="Times New Roman"/>
            <w:sz w:val="26"/>
            <w:szCs w:val="26"/>
            <w:rPrChange w:id="1772" w:author="Tuan NV" w:date="2026-04-16T22:33:00Z" w16du:dateUtc="2026-04-16T15:33:00Z">
              <w:rPr>
                <w:rFonts w:cs="Times New Roman"/>
                <w:szCs w:val="28"/>
              </w:rPr>
            </w:rPrChange>
          </w:rPr>
          <w:delText>, Mã số phiếu</w:delText>
        </w:r>
      </w:del>
      <w:r w:rsidRPr="001F04C9">
        <w:rPr>
          <w:rFonts w:ascii="Times  New Roman" w:hAnsi="Times  New Roman" w:cs="Times New Roman"/>
          <w:sz w:val="26"/>
          <w:szCs w:val="26"/>
          <w:rPrChange w:id="1773" w:author="Tuan NV" w:date="2026-04-16T22:33:00Z" w16du:dateUtc="2026-04-16T15:33:00Z">
            <w:rPr>
              <w:rFonts w:cs="Times New Roman"/>
              <w:szCs w:val="28"/>
            </w:rPr>
          </w:rPrChange>
        </w:rPr>
        <w:t>, Mã đơn đặt hàng, Mã kho, Ngày nhập, Người nhập</w:t>
      </w:r>
      <w:del w:id="1774" w:author="Tuan NV" w:date="2026-04-16T22:40:00Z" w16du:dateUtc="2026-04-16T15:40:00Z">
        <w:r w:rsidRPr="001F04C9" w:rsidDel="000F2D03">
          <w:rPr>
            <w:rFonts w:ascii="Times  New Roman" w:hAnsi="Times  New Roman" w:cs="Times New Roman"/>
            <w:sz w:val="26"/>
            <w:szCs w:val="26"/>
            <w:rPrChange w:id="1775" w:author="Tuan NV" w:date="2026-04-16T22:33:00Z" w16du:dateUtc="2026-04-16T15:33:00Z">
              <w:rPr>
                <w:rFonts w:cs="Times New Roman"/>
                <w:szCs w:val="28"/>
              </w:rPr>
            </w:rPrChange>
          </w:rPr>
          <w:delText>, Trạng thái</w:delText>
        </w:r>
      </w:del>
      <w:r w:rsidRPr="001F04C9">
        <w:rPr>
          <w:rFonts w:ascii="Times  New Roman" w:hAnsi="Times  New Roman" w:cs="Times New Roman"/>
          <w:sz w:val="26"/>
          <w:szCs w:val="26"/>
          <w:rPrChange w:id="1776" w:author="Tuan NV" w:date="2026-04-16T22:33:00Z" w16du:dateUtc="2026-04-16T15:33:00Z">
            <w:rPr>
              <w:rFonts w:cs="Times New Roman"/>
              <w:szCs w:val="28"/>
            </w:rPr>
          </w:rPrChange>
        </w:rPr>
        <w:t>, Ghi chú</w:t>
      </w:r>
    </w:p>
    <w:p w14:paraId="7ABA99AC" w14:textId="19E7D2F4" w:rsidR="005C5162" w:rsidRPr="001F04C9" w:rsidRDefault="005C5162" w:rsidP="00664455">
      <w:pPr>
        <w:spacing w:line="312" w:lineRule="auto"/>
        <w:jc w:val="both"/>
        <w:rPr>
          <w:rFonts w:ascii="Times  New Roman" w:hAnsi="Times  New Roman" w:cs="Times New Roman"/>
          <w:sz w:val="26"/>
          <w:szCs w:val="26"/>
          <w:rPrChange w:id="1777" w:author="Tuan NV" w:date="2026-04-16T22:33:00Z" w16du:dateUtc="2026-04-16T15:33:00Z">
            <w:rPr>
              <w:rFonts w:cs="Times New Roman"/>
              <w:szCs w:val="28"/>
            </w:rPr>
          </w:rPrChange>
        </w:rPr>
      </w:pPr>
      <w:r w:rsidRPr="001F04C9">
        <w:rPr>
          <w:rFonts w:ascii="Times  New Roman" w:hAnsi="Times  New Roman" w:cs="Times New Roman"/>
          <w:sz w:val="26"/>
          <w:szCs w:val="26"/>
          <w:rPrChange w:id="1778" w:author="Tuan NV" w:date="2026-04-16T22:33:00Z" w16du:dateUtc="2026-04-16T15:33:00Z">
            <w:rPr>
              <w:rFonts w:cs="Times New Roman"/>
              <w:szCs w:val="28"/>
            </w:rPr>
          </w:rPrChange>
        </w:rPr>
        <w:t xml:space="preserve">- Đơn xuất hàng: Mã đơn xuất, </w:t>
      </w:r>
      <w:del w:id="1779" w:author="Tuan NV" w:date="2026-04-16T22:40:00Z" w16du:dateUtc="2026-04-16T15:40:00Z">
        <w:r w:rsidRPr="001F04C9" w:rsidDel="000F2D03">
          <w:rPr>
            <w:rFonts w:ascii="Times  New Roman" w:hAnsi="Times  New Roman" w:cs="Times New Roman"/>
            <w:sz w:val="26"/>
            <w:szCs w:val="26"/>
            <w:rPrChange w:id="1780" w:author="Tuan NV" w:date="2026-04-16T22:33:00Z" w16du:dateUtc="2026-04-16T15:33:00Z">
              <w:rPr>
                <w:rFonts w:cs="Times New Roman"/>
                <w:szCs w:val="28"/>
              </w:rPr>
            </w:rPrChange>
          </w:rPr>
          <w:delText xml:space="preserve">Mã số đơn, </w:delText>
        </w:r>
      </w:del>
      <w:r w:rsidRPr="001F04C9">
        <w:rPr>
          <w:rFonts w:ascii="Times  New Roman" w:hAnsi="Times  New Roman" w:cs="Times New Roman"/>
          <w:sz w:val="26"/>
          <w:szCs w:val="26"/>
          <w:rPrChange w:id="1781" w:author="Tuan NV" w:date="2026-04-16T22:33:00Z" w16du:dateUtc="2026-04-16T15:33:00Z">
            <w:rPr>
              <w:rFonts w:cs="Times New Roman"/>
              <w:szCs w:val="28"/>
            </w:rPr>
          </w:rPrChange>
        </w:rPr>
        <w:t>Mã khách hàng, Ngày đặt, Ngày giao, Trạng thái, Tổng giá trị, Địa chỉ giao</w:t>
      </w:r>
      <w:del w:id="1782" w:author="Tuan NV" w:date="2026-04-16T22:40:00Z" w16du:dateUtc="2026-04-16T15:40:00Z">
        <w:r w:rsidRPr="001F04C9" w:rsidDel="000F2D03">
          <w:rPr>
            <w:rFonts w:ascii="Times  New Roman" w:hAnsi="Times  New Roman" w:cs="Times New Roman"/>
            <w:sz w:val="26"/>
            <w:szCs w:val="26"/>
            <w:rPrChange w:id="1783" w:author="Tuan NV" w:date="2026-04-16T22:33:00Z" w16du:dateUtc="2026-04-16T15:33:00Z">
              <w:rPr>
                <w:rFonts w:cs="Times New Roman"/>
                <w:szCs w:val="28"/>
              </w:rPr>
            </w:rPrChange>
          </w:rPr>
          <w:delText>, Người tạo, Ghi chú</w:delText>
        </w:r>
      </w:del>
    </w:p>
    <w:p w14:paraId="63A64BCD" w14:textId="58A9F0F3" w:rsidR="005C5162" w:rsidRPr="001F04C9" w:rsidRDefault="005C5162" w:rsidP="00664455">
      <w:pPr>
        <w:spacing w:line="312" w:lineRule="auto"/>
        <w:jc w:val="both"/>
        <w:rPr>
          <w:rFonts w:ascii="Times  New Roman" w:hAnsi="Times  New Roman" w:cs="Times New Roman"/>
          <w:sz w:val="26"/>
          <w:szCs w:val="26"/>
          <w:rPrChange w:id="1784" w:author="Tuan NV" w:date="2026-04-16T22:33:00Z" w16du:dateUtc="2026-04-16T15:33:00Z">
            <w:rPr>
              <w:rFonts w:cs="Times New Roman"/>
              <w:szCs w:val="28"/>
            </w:rPr>
          </w:rPrChange>
        </w:rPr>
      </w:pPr>
      <w:r w:rsidRPr="001F04C9">
        <w:rPr>
          <w:rFonts w:ascii="Times  New Roman" w:hAnsi="Times  New Roman" w:cs="Times New Roman"/>
          <w:sz w:val="26"/>
          <w:szCs w:val="26"/>
          <w:rPrChange w:id="1785" w:author="Tuan NV" w:date="2026-04-16T22:33:00Z" w16du:dateUtc="2026-04-16T15:33:00Z">
            <w:rPr>
              <w:rFonts w:cs="Times New Roman"/>
              <w:szCs w:val="28"/>
            </w:rPr>
          </w:rPrChange>
        </w:rPr>
        <w:t>- Chi tiết đơn xuất hàng: Mã chi tiết, Mã đơn xuất, Mã nguyên vật liệu, Số lượng, Đơn giá</w:t>
      </w:r>
      <w:del w:id="1786" w:author="Tuan NV" w:date="2026-04-16T22:40:00Z" w16du:dateUtc="2026-04-16T15:40:00Z">
        <w:r w:rsidRPr="001F04C9" w:rsidDel="000F2D03">
          <w:rPr>
            <w:rFonts w:ascii="Times  New Roman" w:hAnsi="Times  New Roman" w:cs="Times New Roman"/>
            <w:sz w:val="26"/>
            <w:szCs w:val="26"/>
            <w:rPrChange w:id="1787" w:author="Tuan NV" w:date="2026-04-16T22:33:00Z" w16du:dateUtc="2026-04-16T15:33:00Z">
              <w:rPr>
                <w:rFonts w:cs="Times New Roman"/>
                <w:szCs w:val="28"/>
              </w:rPr>
            </w:rPrChange>
          </w:rPr>
          <w:delText>, Thành tiền, Ghi chú</w:delText>
        </w:r>
      </w:del>
    </w:p>
    <w:p w14:paraId="7DB6DC19" w14:textId="60F9840D" w:rsidR="005C5162" w:rsidRPr="001F04C9" w:rsidRDefault="005C5162" w:rsidP="00664455">
      <w:pPr>
        <w:spacing w:line="312" w:lineRule="auto"/>
        <w:jc w:val="both"/>
        <w:rPr>
          <w:rFonts w:ascii="Times  New Roman" w:hAnsi="Times  New Roman" w:cs="Times New Roman"/>
          <w:sz w:val="26"/>
          <w:szCs w:val="26"/>
          <w:rPrChange w:id="1788" w:author="Tuan NV" w:date="2026-04-16T22:33:00Z" w16du:dateUtc="2026-04-16T15:33:00Z">
            <w:rPr>
              <w:rFonts w:cs="Times New Roman"/>
              <w:szCs w:val="28"/>
            </w:rPr>
          </w:rPrChange>
        </w:rPr>
      </w:pPr>
      <w:r w:rsidRPr="001F04C9">
        <w:rPr>
          <w:rFonts w:ascii="Times  New Roman" w:hAnsi="Times  New Roman" w:cs="Times New Roman"/>
          <w:sz w:val="26"/>
          <w:szCs w:val="26"/>
          <w:rPrChange w:id="1789" w:author="Tuan NV" w:date="2026-04-16T22:33:00Z" w16du:dateUtc="2026-04-16T15:33:00Z">
            <w:rPr>
              <w:rFonts w:cs="Times New Roman"/>
              <w:szCs w:val="28"/>
            </w:rPr>
          </w:rPrChange>
        </w:rPr>
        <w:t>- Phiếu xuất kho: Mã xuất kho,</w:t>
      </w:r>
      <w:del w:id="1790" w:author="Tuan NV" w:date="2026-04-16T22:40:00Z" w16du:dateUtc="2026-04-16T15:40:00Z">
        <w:r w:rsidRPr="001F04C9" w:rsidDel="000F2D03">
          <w:rPr>
            <w:rFonts w:ascii="Times  New Roman" w:hAnsi="Times  New Roman" w:cs="Times New Roman"/>
            <w:sz w:val="26"/>
            <w:szCs w:val="26"/>
            <w:rPrChange w:id="1791" w:author="Tuan NV" w:date="2026-04-16T22:33:00Z" w16du:dateUtc="2026-04-16T15:33:00Z">
              <w:rPr>
                <w:rFonts w:cs="Times New Roman"/>
                <w:szCs w:val="28"/>
              </w:rPr>
            </w:rPrChange>
          </w:rPr>
          <w:delText xml:space="preserve"> Mã số phiếu, </w:delText>
        </w:r>
      </w:del>
      <w:r w:rsidRPr="001F04C9">
        <w:rPr>
          <w:rFonts w:ascii="Times  New Roman" w:hAnsi="Times  New Roman" w:cs="Times New Roman"/>
          <w:sz w:val="26"/>
          <w:szCs w:val="26"/>
          <w:rPrChange w:id="1792" w:author="Tuan NV" w:date="2026-04-16T22:33:00Z" w16du:dateUtc="2026-04-16T15:33:00Z">
            <w:rPr>
              <w:rFonts w:cs="Times New Roman"/>
              <w:szCs w:val="28"/>
            </w:rPr>
          </w:rPrChange>
        </w:rPr>
        <w:t>Mã kho, Mã đơn xuất hàng, Ngày xuất, Người xuất</w:t>
      </w:r>
      <w:del w:id="1793" w:author="Tuan NV" w:date="2026-04-16T22:41:00Z" w16du:dateUtc="2026-04-16T15:41:00Z">
        <w:r w:rsidRPr="001F04C9" w:rsidDel="000F2D03">
          <w:rPr>
            <w:rFonts w:ascii="Times  New Roman" w:hAnsi="Times  New Roman" w:cs="Times New Roman"/>
            <w:sz w:val="26"/>
            <w:szCs w:val="26"/>
            <w:rPrChange w:id="1794" w:author="Tuan NV" w:date="2026-04-16T22:33:00Z" w16du:dateUtc="2026-04-16T15:33:00Z">
              <w:rPr>
                <w:rFonts w:cs="Times New Roman"/>
                <w:szCs w:val="28"/>
              </w:rPr>
            </w:rPrChange>
          </w:rPr>
          <w:delText>, Trạng thái</w:delText>
        </w:r>
      </w:del>
      <w:r w:rsidRPr="001F04C9">
        <w:rPr>
          <w:rFonts w:ascii="Times  New Roman" w:hAnsi="Times  New Roman" w:cs="Times New Roman"/>
          <w:sz w:val="26"/>
          <w:szCs w:val="26"/>
          <w:rPrChange w:id="1795" w:author="Tuan NV" w:date="2026-04-16T22:33:00Z" w16du:dateUtc="2026-04-16T15:33:00Z">
            <w:rPr>
              <w:rFonts w:cs="Times New Roman"/>
              <w:szCs w:val="28"/>
            </w:rPr>
          </w:rPrChange>
        </w:rPr>
        <w:t>, Ghi chú</w:t>
      </w:r>
    </w:p>
    <w:p w14:paraId="6B26A91C" w14:textId="77777777" w:rsidR="005C5162" w:rsidRPr="001F04C9" w:rsidRDefault="005C5162" w:rsidP="00664455">
      <w:pPr>
        <w:spacing w:line="312" w:lineRule="auto"/>
        <w:jc w:val="both"/>
        <w:rPr>
          <w:rFonts w:ascii="Times  New Roman" w:hAnsi="Times  New Roman" w:cs="Times New Roman"/>
          <w:sz w:val="26"/>
          <w:szCs w:val="26"/>
          <w:rPrChange w:id="1796" w:author="Tuan NV" w:date="2026-04-16T22:33:00Z" w16du:dateUtc="2026-04-16T15:33:00Z">
            <w:rPr>
              <w:rFonts w:cs="Times New Roman"/>
              <w:szCs w:val="28"/>
            </w:rPr>
          </w:rPrChange>
        </w:rPr>
      </w:pPr>
      <w:r w:rsidRPr="001F04C9">
        <w:rPr>
          <w:rFonts w:ascii="Times  New Roman" w:hAnsi="Times  New Roman" w:cs="Times New Roman"/>
          <w:sz w:val="26"/>
          <w:szCs w:val="26"/>
          <w:rPrChange w:id="1797" w:author="Tuan NV" w:date="2026-04-16T22:33:00Z" w16du:dateUtc="2026-04-16T15:33:00Z">
            <w:rPr>
              <w:rFonts w:cs="Times New Roman"/>
              <w:szCs w:val="28"/>
            </w:rPr>
          </w:rPrChange>
        </w:rPr>
        <w:t>- Tồn kho: Mã tồn kho, Mã kho, Mã nguyên vật liệu, Số lượng tồn, Ngày cập nhật</w:t>
      </w:r>
    </w:p>
    <w:p w14:paraId="45328517" w14:textId="480A4DDE" w:rsidR="005C5162" w:rsidRPr="001F04C9" w:rsidRDefault="005C5162" w:rsidP="00664455">
      <w:pPr>
        <w:spacing w:line="312" w:lineRule="auto"/>
        <w:jc w:val="both"/>
        <w:rPr>
          <w:rFonts w:ascii="Times  New Roman" w:hAnsi="Times  New Roman" w:cs="Times New Roman"/>
          <w:sz w:val="26"/>
          <w:szCs w:val="26"/>
          <w:rPrChange w:id="1798" w:author="Tuan NV" w:date="2026-04-16T22:33:00Z" w16du:dateUtc="2026-04-16T15:33:00Z">
            <w:rPr>
              <w:rFonts w:cs="Times New Roman"/>
              <w:szCs w:val="28"/>
            </w:rPr>
          </w:rPrChange>
        </w:rPr>
      </w:pPr>
      <w:r w:rsidRPr="001F04C9">
        <w:rPr>
          <w:rFonts w:ascii="Times  New Roman" w:hAnsi="Times  New Roman" w:cs="Times New Roman"/>
          <w:sz w:val="26"/>
          <w:szCs w:val="26"/>
          <w:rPrChange w:id="1799" w:author="Tuan NV" w:date="2026-04-16T22:33:00Z" w16du:dateUtc="2026-04-16T15:33:00Z">
            <w:rPr>
              <w:rFonts w:cs="Times New Roman"/>
              <w:szCs w:val="28"/>
            </w:rPr>
          </w:rPrChange>
        </w:rPr>
        <w:t xml:space="preserve">- Vận chuyển: Mã vận chuyển, Mã đơn xuất hàng, Mã số vận đơn, Nhà vận chuyển, Ngày xuất phát, Ngày dự kiến, </w:t>
      </w:r>
      <w:del w:id="1800" w:author="Tuan NV" w:date="2026-04-16T22:41:00Z" w16du:dateUtc="2026-04-16T15:41:00Z">
        <w:r w:rsidRPr="001F04C9" w:rsidDel="000F2D03">
          <w:rPr>
            <w:rFonts w:ascii="Times  New Roman" w:hAnsi="Times  New Roman" w:cs="Times New Roman"/>
            <w:sz w:val="26"/>
            <w:szCs w:val="26"/>
            <w:rPrChange w:id="1801" w:author="Tuan NV" w:date="2026-04-16T22:33:00Z" w16du:dateUtc="2026-04-16T15:33:00Z">
              <w:rPr>
                <w:rFonts w:cs="Times New Roman"/>
                <w:szCs w:val="28"/>
              </w:rPr>
            </w:rPrChange>
          </w:rPr>
          <w:delText xml:space="preserve">Ngày giao thực tế, </w:delText>
        </w:r>
      </w:del>
      <w:r w:rsidRPr="001F04C9">
        <w:rPr>
          <w:rFonts w:ascii="Times  New Roman" w:hAnsi="Times  New Roman" w:cs="Times New Roman"/>
          <w:sz w:val="26"/>
          <w:szCs w:val="26"/>
          <w:rPrChange w:id="1802" w:author="Tuan NV" w:date="2026-04-16T22:33:00Z" w16du:dateUtc="2026-04-16T15:33:00Z">
            <w:rPr>
              <w:rFonts w:cs="Times New Roman"/>
              <w:szCs w:val="28"/>
            </w:rPr>
          </w:rPrChange>
        </w:rPr>
        <w:t>Trạng thái,</w:t>
      </w:r>
      <w:ins w:id="1803" w:author="Tuan NV" w:date="2026-04-16T22:41:00Z" w16du:dateUtc="2026-04-16T15:41:00Z">
        <w:r w:rsidR="000F2D03">
          <w:rPr>
            <w:rFonts w:ascii="Times  New Roman" w:hAnsi="Times  New Roman" w:cs="Times New Roman"/>
            <w:sz w:val="26"/>
            <w:szCs w:val="26"/>
            <w:lang w:val="vi-VN"/>
          </w:rPr>
          <w:t xml:space="preserve"> </w:t>
        </w:r>
      </w:ins>
      <w:del w:id="1804" w:author="Tuan NV" w:date="2026-04-16T22:41:00Z" w16du:dateUtc="2026-04-16T15:41:00Z">
        <w:r w:rsidRPr="001F04C9" w:rsidDel="000F2D03">
          <w:rPr>
            <w:rFonts w:ascii="Times  New Roman" w:hAnsi="Times  New Roman" w:cs="Times New Roman"/>
            <w:sz w:val="26"/>
            <w:szCs w:val="26"/>
            <w:rPrChange w:id="1805" w:author="Tuan NV" w:date="2026-04-16T22:33:00Z" w16du:dateUtc="2026-04-16T15:33:00Z">
              <w:rPr>
                <w:rFonts w:cs="Times New Roman"/>
                <w:szCs w:val="28"/>
              </w:rPr>
            </w:rPrChange>
          </w:rPr>
          <w:delText xml:space="preserve"> Phí vận chuyển, </w:delText>
        </w:r>
      </w:del>
      <w:r w:rsidRPr="001F04C9">
        <w:rPr>
          <w:rFonts w:ascii="Times  New Roman" w:hAnsi="Times  New Roman" w:cs="Times New Roman"/>
          <w:sz w:val="26"/>
          <w:szCs w:val="26"/>
          <w:rPrChange w:id="1806" w:author="Tuan NV" w:date="2026-04-16T22:33:00Z" w16du:dateUtc="2026-04-16T15:33:00Z">
            <w:rPr>
              <w:rFonts w:cs="Times New Roman"/>
              <w:szCs w:val="28"/>
            </w:rPr>
          </w:rPrChange>
        </w:rPr>
        <w:t>Ghi chú</w:t>
      </w:r>
    </w:p>
    <w:p w14:paraId="3E28AF2D" w14:textId="30D283DF" w:rsidR="005C5162" w:rsidRPr="000F2D03" w:rsidRDefault="005C5162" w:rsidP="00664455">
      <w:pPr>
        <w:pStyle w:val="Heading3"/>
        <w:spacing w:line="312" w:lineRule="auto"/>
        <w:ind w:left="0"/>
        <w:rPr>
          <w:rFonts w:ascii="Times  New Roman" w:hAnsi="Times  New Roman"/>
          <w:sz w:val="28"/>
          <w:szCs w:val="28"/>
          <w:rPrChange w:id="1807" w:author="Tuan NV" w:date="2026-04-16T22:37:00Z" w16du:dateUtc="2026-04-16T15:37:00Z">
            <w:rPr/>
          </w:rPrChange>
        </w:rPr>
      </w:pPr>
      <w:bookmarkStart w:id="1808" w:name="_Toc227272677"/>
      <w:r w:rsidRPr="000F2D03">
        <w:rPr>
          <w:rFonts w:ascii="Times  New Roman" w:hAnsi="Times  New Roman"/>
          <w:sz w:val="28"/>
          <w:szCs w:val="28"/>
          <w:rPrChange w:id="1809" w:author="Tuan NV" w:date="2026-04-16T22:37:00Z" w16du:dateUtc="2026-04-16T15:37:00Z">
            <w:rPr/>
          </w:rPrChange>
        </w:rPr>
        <w:t>2</w:t>
      </w:r>
      <w:r w:rsidRPr="000F2D03">
        <w:rPr>
          <w:rFonts w:ascii="Times  New Roman" w:hAnsi="Times  New Roman"/>
          <w:sz w:val="28"/>
          <w:szCs w:val="28"/>
          <w:lang w:val="vi-VN"/>
          <w:rPrChange w:id="1810" w:author="Tuan NV" w:date="2026-04-16T22:37:00Z" w16du:dateUtc="2026-04-16T15:37:00Z">
            <w:rPr>
              <w:lang w:val="vi-VN"/>
            </w:rPr>
          </w:rPrChange>
        </w:rPr>
        <w:t>.1.</w:t>
      </w:r>
      <w:r w:rsidRPr="000F2D03">
        <w:rPr>
          <w:rFonts w:ascii="Times  New Roman" w:hAnsi="Times  New Roman"/>
          <w:sz w:val="28"/>
          <w:szCs w:val="28"/>
          <w:rPrChange w:id="1811" w:author="Tuan NV" w:date="2026-04-16T22:37:00Z" w16du:dateUtc="2026-04-16T15:37:00Z">
            <w:rPr/>
          </w:rPrChange>
        </w:rPr>
        <w:t>3. Các thuộc tính khóa</w:t>
      </w:r>
      <w:bookmarkEnd w:id="1808"/>
    </w:p>
    <w:p w14:paraId="39D539CC" w14:textId="77777777" w:rsidR="005C5162" w:rsidRPr="001F04C9" w:rsidRDefault="005C5162" w:rsidP="00664455">
      <w:pPr>
        <w:spacing w:line="312" w:lineRule="auto"/>
        <w:jc w:val="both"/>
        <w:rPr>
          <w:rFonts w:ascii="Times  New Roman" w:hAnsi="Times  New Roman" w:cs="Times New Roman"/>
          <w:sz w:val="26"/>
          <w:szCs w:val="26"/>
          <w:rPrChange w:id="1812" w:author="Tuan NV" w:date="2026-04-16T22:33:00Z" w16du:dateUtc="2026-04-16T15:33:00Z">
            <w:rPr>
              <w:rFonts w:cs="Times New Roman"/>
              <w:szCs w:val="28"/>
            </w:rPr>
          </w:rPrChange>
        </w:rPr>
      </w:pPr>
      <w:r w:rsidRPr="001F04C9">
        <w:rPr>
          <w:rFonts w:ascii="Times  New Roman" w:hAnsi="Times  New Roman" w:cs="Times New Roman"/>
          <w:sz w:val="26"/>
          <w:szCs w:val="26"/>
          <w:rPrChange w:id="1813" w:author="Tuan NV" w:date="2026-04-16T22:33:00Z" w16du:dateUtc="2026-04-16T15:33:00Z">
            <w:rPr>
              <w:rFonts w:cs="Times New Roman"/>
              <w:szCs w:val="28"/>
            </w:rPr>
          </w:rPrChange>
        </w:rPr>
        <w:t>- Nhà cung cấp có thuộc tính khóa là </w:t>
      </w:r>
      <w:r w:rsidRPr="001F04C9">
        <w:rPr>
          <w:rFonts w:ascii="Times  New Roman" w:hAnsi="Times  New Roman" w:cs="Times New Roman"/>
          <w:sz w:val="26"/>
          <w:szCs w:val="26"/>
          <w:u w:val="single"/>
          <w:rPrChange w:id="1814" w:author="Tuan NV" w:date="2026-04-16T22:33:00Z" w16du:dateUtc="2026-04-16T15:33:00Z">
            <w:rPr>
              <w:rFonts w:cs="Times New Roman"/>
              <w:szCs w:val="28"/>
              <w:u w:val="single"/>
            </w:rPr>
          </w:rPrChange>
        </w:rPr>
        <w:t>Mã nhà cung cấp</w:t>
      </w:r>
    </w:p>
    <w:p w14:paraId="441728E4" w14:textId="77777777" w:rsidR="005C5162" w:rsidRPr="001F04C9" w:rsidRDefault="005C5162" w:rsidP="00664455">
      <w:pPr>
        <w:spacing w:line="312" w:lineRule="auto"/>
        <w:jc w:val="both"/>
        <w:rPr>
          <w:rFonts w:ascii="Times  New Roman" w:hAnsi="Times  New Roman" w:cs="Times New Roman"/>
          <w:sz w:val="26"/>
          <w:szCs w:val="26"/>
          <w:rPrChange w:id="1815" w:author="Tuan NV" w:date="2026-04-16T22:33:00Z" w16du:dateUtc="2026-04-16T15:33:00Z">
            <w:rPr>
              <w:rFonts w:cs="Times New Roman"/>
              <w:szCs w:val="28"/>
            </w:rPr>
          </w:rPrChange>
        </w:rPr>
      </w:pPr>
      <w:r w:rsidRPr="001F04C9">
        <w:rPr>
          <w:rFonts w:ascii="Times  New Roman" w:hAnsi="Times  New Roman" w:cs="Times New Roman"/>
          <w:sz w:val="26"/>
          <w:szCs w:val="26"/>
          <w:rPrChange w:id="1816" w:author="Tuan NV" w:date="2026-04-16T22:33:00Z" w16du:dateUtc="2026-04-16T15:33:00Z">
            <w:rPr>
              <w:rFonts w:cs="Times New Roman"/>
              <w:szCs w:val="28"/>
            </w:rPr>
          </w:rPrChange>
        </w:rPr>
        <w:t>- Nguyên vật liệu có thuộc tính khóa là </w:t>
      </w:r>
      <w:r w:rsidRPr="001F04C9">
        <w:rPr>
          <w:rFonts w:ascii="Times  New Roman" w:hAnsi="Times  New Roman" w:cs="Times New Roman"/>
          <w:sz w:val="26"/>
          <w:szCs w:val="26"/>
          <w:u w:val="single"/>
          <w:rPrChange w:id="1817" w:author="Tuan NV" w:date="2026-04-16T22:33:00Z" w16du:dateUtc="2026-04-16T15:33:00Z">
            <w:rPr>
              <w:rFonts w:cs="Times New Roman"/>
              <w:szCs w:val="28"/>
              <w:u w:val="single"/>
            </w:rPr>
          </w:rPrChange>
        </w:rPr>
        <w:t>Mã nguyên vật liệu</w:t>
      </w:r>
    </w:p>
    <w:p w14:paraId="47888E3E" w14:textId="77777777" w:rsidR="005C5162" w:rsidRPr="001F04C9" w:rsidRDefault="005C5162" w:rsidP="00664455">
      <w:pPr>
        <w:spacing w:line="312" w:lineRule="auto"/>
        <w:jc w:val="both"/>
        <w:rPr>
          <w:rFonts w:ascii="Times  New Roman" w:hAnsi="Times  New Roman" w:cs="Times New Roman"/>
          <w:sz w:val="26"/>
          <w:szCs w:val="26"/>
          <w:rPrChange w:id="1818" w:author="Tuan NV" w:date="2026-04-16T22:33:00Z" w16du:dateUtc="2026-04-16T15:33:00Z">
            <w:rPr>
              <w:rFonts w:cs="Times New Roman"/>
              <w:szCs w:val="28"/>
            </w:rPr>
          </w:rPrChange>
        </w:rPr>
      </w:pPr>
      <w:r w:rsidRPr="001F04C9">
        <w:rPr>
          <w:rFonts w:ascii="Times  New Roman" w:hAnsi="Times  New Roman" w:cs="Times New Roman"/>
          <w:sz w:val="26"/>
          <w:szCs w:val="26"/>
          <w:rPrChange w:id="1819" w:author="Tuan NV" w:date="2026-04-16T22:33:00Z" w16du:dateUtc="2026-04-16T15:33:00Z">
            <w:rPr>
              <w:rFonts w:cs="Times New Roman"/>
              <w:szCs w:val="28"/>
            </w:rPr>
          </w:rPrChange>
        </w:rPr>
        <w:t>- Kho hàng có thuộc tính khóa là </w:t>
      </w:r>
      <w:r w:rsidRPr="001F04C9">
        <w:rPr>
          <w:rFonts w:ascii="Times  New Roman" w:hAnsi="Times  New Roman" w:cs="Times New Roman"/>
          <w:sz w:val="26"/>
          <w:szCs w:val="26"/>
          <w:u w:val="single"/>
          <w:rPrChange w:id="1820" w:author="Tuan NV" w:date="2026-04-16T22:33:00Z" w16du:dateUtc="2026-04-16T15:33:00Z">
            <w:rPr>
              <w:rFonts w:cs="Times New Roman"/>
              <w:szCs w:val="28"/>
              <w:u w:val="single"/>
            </w:rPr>
          </w:rPrChange>
        </w:rPr>
        <w:t>Mã kho</w:t>
      </w:r>
    </w:p>
    <w:p w14:paraId="5CC5AB13" w14:textId="77777777" w:rsidR="005C5162" w:rsidRPr="001F04C9" w:rsidRDefault="005C5162" w:rsidP="00664455">
      <w:pPr>
        <w:spacing w:line="312" w:lineRule="auto"/>
        <w:jc w:val="both"/>
        <w:rPr>
          <w:rFonts w:ascii="Times  New Roman" w:hAnsi="Times  New Roman" w:cs="Times New Roman"/>
          <w:sz w:val="26"/>
          <w:szCs w:val="26"/>
          <w:rPrChange w:id="1821" w:author="Tuan NV" w:date="2026-04-16T22:33:00Z" w16du:dateUtc="2026-04-16T15:33:00Z">
            <w:rPr>
              <w:rFonts w:cs="Times New Roman"/>
              <w:szCs w:val="28"/>
            </w:rPr>
          </w:rPrChange>
        </w:rPr>
      </w:pPr>
      <w:r w:rsidRPr="001F04C9">
        <w:rPr>
          <w:rFonts w:ascii="Times  New Roman" w:hAnsi="Times  New Roman" w:cs="Times New Roman"/>
          <w:sz w:val="26"/>
          <w:szCs w:val="26"/>
          <w:rPrChange w:id="1822" w:author="Tuan NV" w:date="2026-04-16T22:33:00Z" w16du:dateUtc="2026-04-16T15:33:00Z">
            <w:rPr>
              <w:rFonts w:cs="Times New Roman"/>
              <w:szCs w:val="28"/>
            </w:rPr>
          </w:rPrChange>
        </w:rPr>
        <w:t>- Khách hàng có thuộc tính khóa là </w:t>
      </w:r>
      <w:r w:rsidRPr="001F04C9">
        <w:rPr>
          <w:rFonts w:ascii="Times  New Roman" w:hAnsi="Times  New Roman" w:cs="Times New Roman"/>
          <w:sz w:val="26"/>
          <w:szCs w:val="26"/>
          <w:u w:val="single"/>
          <w:rPrChange w:id="1823" w:author="Tuan NV" w:date="2026-04-16T22:33:00Z" w16du:dateUtc="2026-04-16T15:33:00Z">
            <w:rPr>
              <w:rFonts w:cs="Times New Roman"/>
              <w:szCs w:val="28"/>
              <w:u w:val="single"/>
            </w:rPr>
          </w:rPrChange>
        </w:rPr>
        <w:t>Mã khách hàng</w:t>
      </w:r>
    </w:p>
    <w:p w14:paraId="2640EDD7" w14:textId="77777777" w:rsidR="005C5162" w:rsidRPr="001F04C9" w:rsidRDefault="005C5162" w:rsidP="00664455">
      <w:pPr>
        <w:spacing w:line="312" w:lineRule="auto"/>
        <w:jc w:val="both"/>
        <w:rPr>
          <w:rFonts w:ascii="Times  New Roman" w:hAnsi="Times  New Roman" w:cs="Times New Roman"/>
          <w:sz w:val="26"/>
          <w:szCs w:val="26"/>
          <w:rPrChange w:id="1824" w:author="Tuan NV" w:date="2026-04-16T22:33:00Z" w16du:dateUtc="2026-04-16T15:33:00Z">
            <w:rPr>
              <w:rFonts w:cs="Times New Roman"/>
              <w:szCs w:val="28"/>
            </w:rPr>
          </w:rPrChange>
        </w:rPr>
      </w:pPr>
      <w:r w:rsidRPr="001F04C9">
        <w:rPr>
          <w:rFonts w:ascii="Times  New Roman" w:hAnsi="Times  New Roman" w:cs="Times New Roman"/>
          <w:sz w:val="26"/>
          <w:szCs w:val="26"/>
          <w:rPrChange w:id="1825" w:author="Tuan NV" w:date="2026-04-16T22:33:00Z" w16du:dateUtc="2026-04-16T15:33:00Z">
            <w:rPr>
              <w:rFonts w:cs="Times New Roman"/>
              <w:szCs w:val="28"/>
            </w:rPr>
          </w:rPrChange>
        </w:rPr>
        <w:t>- Đơn đặt hàng nhà cung cấp có thuộc tính khóa là </w:t>
      </w:r>
      <w:r w:rsidRPr="001F04C9">
        <w:rPr>
          <w:rFonts w:ascii="Times  New Roman" w:hAnsi="Times  New Roman" w:cs="Times New Roman"/>
          <w:sz w:val="26"/>
          <w:szCs w:val="26"/>
          <w:u w:val="single"/>
          <w:rPrChange w:id="1826" w:author="Tuan NV" w:date="2026-04-16T22:33:00Z" w16du:dateUtc="2026-04-16T15:33:00Z">
            <w:rPr>
              <w:rFonts w:cs="Times New Roman"/>
              <w:szCs w:val="28"/>
              <w:u w:val="single"/>
            </w:rPr>
          </w:rPrChange>
        </w:rPr>
        <w:t>Mã đơn đặt hàng</w:t>
      </w:r>
    </w:p>
    <w:p w14:paraId="23F12733" w14:textId="77777777" w:rsidR="005C5162" w:rsidRPr="001F04C9" w:rsidRDefault="005C5162" w:rsidP="00664455">
      <w:pPr>
        <w:spacing w:line="312" w:lineRule="auto"/>
        <w:jc w:val="both"/>
        <w:rPr>
          <w:rFonts w:ascii="Times  New Roman" w:hAnsi="Times  New Roman" w:cs="Times New Roman"/>
          <w:sz w:val="26"/>
          <w:szCs w:val="26"/>
          <w:rPrChange w:id="1827" w:author="Tuan NV" w:date="2026-04-16T22:33:00Z" w16du:dateUtc="2026-04-16T15:33:00Z">
            <w:rPr>
              <w:rFonts w:cs="Times New Roman"/>
              <w:szCs w:val="28"/>
            </w:rPr>
          </w:rPrChange>
        </w:rPr>
      </w:pPr>
      <w:r w:rsidRPr="001F04C9">
        <w:rPr>
          <w:rFonts w:ascii="Times  New Roman" w:hAnsi="Times  New Roman" w:cs="Times New Roman"/>
          <w:sz w:val="26"/>
          <w:szCs w:val="26"/>
          <w:rPrChange w:id="1828" w:author="Tuan NV" w:date="2026-04-16T22:33:00Z" w16du:dateUtc="2026-04-16T15:33:00Z">
            <w:rPr>
              <w:rFonts w:cs="Times New Roman"/>
              <w:szCs w:val="28"/>
            </w:rPr>
          </w:rPrChange>
        </w:rPr>
        <w:t>- Chi tiết đơn nhà cung cấp có thuộc tính khóa là </w:t>
      </w:r>
      <w:r w:rsidRPr="001F04C9">
        <w:rPr>
          <w:rFonts w:ascii="Times  New Roman" w:hAnsi="Times  New Roman" w:cs="Times New Roman"/>
          <w:sz w:val="26"/>
          <w:szCs w:val="26"/>
          <w:u w:val="single"/>
          <w:rPrChange w:id="1829" w:author="Tuan NV" w:date="2026-04-16T22:33:00Z" w16du:dateUtc="2026-04-16T15:33:00Z">
            <w:rPr>
              <w:rFonts w:cs="Times New Roman"/>
              <w:szCs w:val="28"/>
              <w:u w:val="single"/>
            </w:rPr>
          </w:rPrChange>
        </w:rPr>
        <w:t>Mã chi tiết đơn NCC</w:t>
      </w:r>
    </w:p>
    <w:p w14:paraId="75799E0D" w14:textId="77777777" w:rsidR="005C5162" w:rsidRPr="001F04C9" w:rsidRDefault="005C5162" w:rsidP="00664455">
      <w:pPr>
        <w:spacing w:line="312" w:lineRule="auto"/>
        <w:jc w:val="both"/>
        <w:rPr>
          <w:rFonts w:ascii="Times  New Roman" w:hAnsi="Times  New Roman" w:cs="Times New Roman"/>
          <w:sz w:val="26"/>
          <w:szCs w:val="26"/>
          <w:rPrChange w:id="1830" w:author="Tuan NV" w:date="2026-04-16T22:33:00Z" w16du:dateUtc="2026-04-16T15:33:00Z">
            <w:rPr>
              <w:rFonts w:cs="Times New Roman"/>
              <w:szCs w:val="28"/>
            </w:rPr>
          </w:rPrChange>
        </w:rPr>
      </w:pPr>
      <w:r w:rsidRPr="001F04C9">
        <w:rPr>
          <w:rFonts w:ascii="Times  New Roman" w:hAnsi="Times  New Roman" w:cs="Times New Roman"/>
          <w:sz w:val="26"/>
          <w:szCs w:val="26"/>
          <w:rPrChange w:id="1831" w:author="Tuan NV" w:date="2026-04-16T22:33:00Z" w16du:dateUtc="2026-04-16T15:33:00Z">
            <w:rPr>
              <w:rFonts w:cs="Times New Roman"/>
              <w:szCs w:val="28"/>
            </w:rPr>
          </w:rPrChange>
        </w:rPr>
        <w:t>- Phiếu nhập kho có thuộc tính khóa là </w:t>
      </w:r>
      <w:r w:rsidRPr="001F04C9">
        <w:rPr>
          <w:rFonts w:ascii="Times  New Roman" w:hAnsi="Times  New Roman" w:cs="Times New Roman"/>
          <w:sz w:val="26"/>
          <w:szCs w:val="26"/>
          <w:u w:val="single"/>
          <w:rPrChange w:id="1832" w:author="Tuan NV" w:date="2026-04-16T22:33:00Z" w16du:dateUtc="2026-04-16T15:33:00Z">
            <w:rPr>
              <w:rFonts w:cs="Times New Roman"/>
              <w:szCs w:val="28"/>
              <w:u w:val="single"/>
            </w:rPr>
          </w:rPrChange>
        </w:rPr>
        <w:t>Mã nhập kho</w:t>
      </w:r>
    </w:p>
    <w:p w14:paraId="55B14059" w14:textId="77777777" w:rsidR="005C5162" w:rsidRPr="001F04C9" w:rsidRDefault="005C5162" w:rsidP="00664455">
      <w:pPr>
        <w:spacing w:line="312" w:lineRule="auto"/>
        <w:jc w:val="both"/>
        <w:rPr>
          <w:rFonts w:ascii="Times  New Roman" w:hAnsi="Times  New Roman" w:cs="Times New Roman"/>
          <w:sz w:val="26"/>
          <w:szCs w:val="26"/>
          <w:rPrChange w:id="1833" w:author="Tuan NV" w:date="2026-04-16T22:33:00Z" w16du:dateUtc="2026-04-16T15:33:00Z">
            <w:rPr>
              <w:rFonts w:cs="Times New Roman"/>
              <w:szCs w:val="28"/>
            </w:rPr>
          </w:rPrChange>
        </w:rPr>
      </w:pPr>
      <w:r w:rsidRPr="001F04C9">
        <w:rPr>
          <w:rFonts w:ascii="Times  New Roman" w:hAnsi="Times  New Roman" w:cs="Times New Roman"/>
          <w:sz w:val="26"/>
          <w:szCs w:val="26"/>
          <w:rPrChange w:id="1834" w:author="Tuan NV" w:date="2026-04-16T22:33:00Z" w16du:dateUtc="2026-04-16T15:33:00Z">
            <w:rPr>
              <w:rFonts w:cs="Times New Roman"/>
              <w:szCs w:val="28"/>
            </w:rPr>
          </w:rPrChange>
        </w:rPr>
        <w:t>- Đơn xuất hàng có thuộc tính khóa là </w:t>
      </w:r>
      <w:r w:rsidRPr="001F04C9">
        <w:rPr>
          <w:rFonts w:ascii="Times  New Roman" w:hAnsi="Times  New Roman" w:cs="Times New Roman"/>
          <w:sz w:val="26"/>
          <w:szCs w:val="26"/>
          <w:u w:val="single"/>
          <w:rPrChange w:id="1835" w:author="Tuan NV" w:date="2026-04-16T22:33:00Z" w16du:dateUtc="2026-04-16T15:33:00Z">
            <w:rPr>
              <w:rFonts w:cs="Times New Roman"/>
              <w:szCs w:val="28"/>
              <w:u w:val="single"/>
            </w:rPr>
          </w:rPrChange>
        </w:rPr>
        <w:t>Mã đơn xuất</w:t>
      </w:r>
    </w:p>
    <w:p w14:paraId="0BFE7844" w14:textId="77777777" w:rsidR="005C5162" w:rsidRPr="001F04C9" w:rsidRDefault="005C5162" w:rsidP="00664455">
      <w:pPr>
        <w:spacing w:line="312" w:lineRule="auto"/>
        <w:jc w:val="both"/>
        <w:rPr>
          <w:rFonts w:ascii="Times  New Roman" w:hAnsi="Times  New Roman" w:cs="Times New Roman"/>
          <w:sz w:val="26"/>
          <w:szCs w:val="26"/>
          <w:rPrChange w:id="1836" w:author="Tuan NV" w:date="2026-04-16T22:33:00Z" w16du:dateUtc="2026-04-16T15:33:00Z">
            <w:rPr>
              <w:rFonts w:cs="Times New Roman"/>
              <w:szCs w:val="28"/>
            </w:rPr>
          </w:rPrChange>
        </w:rPr>
      </w:pPr>
      <w:r w:rsidRPr="001F04C9">
        <w:rPr>
          <w:rFonts w:ascii="Times  New Roman" w:hAnsi="Times  New Roman" w:cs="Times New Roman"/>
          <w:sz w:val="26"/>
          <w:szCs w:val="26"/>
          <w:rPrChange w:id="1837" w:author="Tuan NV" w:date="2026-04-16T22:33:00Z" w16du:dateUtc="2026-04-16T15:33:00Z">
            <w:rPr>
              <w:rFonts w:cs="Times New Roman"/>
              <w:szCs w:val="28"/>
            </w:rPr>
          </w:rPrChange>
        </w:rPr>
        <w:t>- Chi tiết đơn xuất hàng có thuộc tính khóa là </w:t>
      </w:r>
      <w:r w:rsidRPr="001F04C9">
        <w:rPr>
          <w:rFonts w:ascii="Times  New Roman" w:hAnsi="Times  New Roman" w:cs="Times New Roman"/>
          <w:sz w:val="26"/>
          <w:szCs w:val="26"/>
          <w:u w:val="single"/>
          <w:rPrChange w:id="1838" w:author="Tuan NV" w:date="2026-04-16T22:33:00Z" w16du:dateUtc="2026-04-16T15:33:00Z">
            <w:rPr>
              <w:rFonts w:cs="Times New Roman"/>
              <w:szCs w:val="28"/>
              <w:u w:val="single"/>
            </w:rPr>
          </w:rPrChange>
        </w:rPr>
        <w:t>Mã chi tiết đơn xuất</w:t>
      </w:r>
    </w:p>
    <w:p w14:paraId="3C588BB1" w14:textId="77777777" w:rsidR="005C5162" w:rsidRPr="001F04C9" w:rsidRDefault="005C5162" w:rsidP="00664455">
      <w:pPr>
        <w:spacing w:line="312" w:lineRule="auto"/>
        <w:jc w:val="both"/>
        <w:rPr>
          <w:rFonts w:ascii="Times  New Roman" w:hAnsi="Times  New Roman" w:cs="Times New Roman"/>
          <w:sz w:val="26"/>
          <w:szCs w:val="26"/>
          <w:rPrChange w:id="1839" w:author="Tuan NV" w:date="2026-04-16T22:33:00Z" w16du:dateUtc="2026-04-16T15:33:00Z">
            <w:rPr>
              <w:rFonts w:cs="Times New Roman"/>
              <w:szCs w:val="28"/>
            </w:rPr>
          </w:rPrChange>
        </w:rPr>
      </w:pPr>
      <w:r w:rsidRPr="001F04C9">
        <w:rPr>
          <w:rFonts w:ascii="Times  New Roman" w:hAnsi="Times  New Roman" w:cs="Times New Roman"/>
          <w:sz w:val="26"/>
          <w:szCs w:val="26"/>
          <w:rPrChange w:id="1840" w:author="Tuan NV" w:date="2026-04-16T22:33:00Z" w16du:dateUtc="2026-04-16T15:33:00Z">
            <w:rPr>
              <w:rFonts w:cs="Times New Roman"/>
              <w:szCs w:val="28"/>
            </w:rPr>
          </w:rPrChange>
        </w:rPr>
        <w:t>- Phiếu xuất kho có thuộc tính khóa là </w:t>
      </w:r>
      <w:r w:rsidRPr="001F04C9">
        <w:rPr>
          <w:rFonts w:ascii="Times  New Roman" w:hAnsi="Times  New Roman" w:cs="Times New Roman"/>
          <w:sz w:val="26"/>
          <w:szCs w:val="26"/>
          <w:u w:val="single"/>
          <w:rPrChange w:id="1841" w:author="Tuan NV" w:date="2026-04-16T22:33:00Z" w16du:dateUtc="2026-04-16T15:33:00Z">
            <w:rPr>
              <w:rFonts w:cs="Times New Roman"/>
              <w:szCs w:val="28"/>
              <w:u w:val="single"/>
            </w:rPr>
          </w:rPrChange>
        </w:rPr>
        <w:t>Mã xuất kho</w:t>
      </w:r>
    </w:p>
    <w:p w14:paraId="2BF3C79D" w14:textId="77777777" w:rsidR="005C5162" w:rsidRPr="001F04C9" w:rsidRDefault="005C5162" w:rsidP="00664455">
      <w:pPr>
        <w:spacing w:line="312" w:lineRule="auto"/>
        <w:jc w:val="both"/>
        <w:rPr>
          <w:rFonts w:ascii="Times  New Roman" w:hAnsi="Times  New Roman" w:cs="Times New Roman"/>
          <w:sz w:val="26"/>
          <w:szCs w:val="26"/>
          <w:rPrChange w:id="1842" w:author="Tuan NV" w:date="2026-04-16T22:33:00Z" w16du:dateUtc="2026-04-16T15:33:00Z">
            <w:rPr>
              <w:rFonts w:cs="Times New Roman"/>
              <w:szCs w:val="28"/>
            </w:rPr>
          </w:rPrChange>
        </w:rPr>
      </w:pPr>
      <w:r w:rsidRPr="001F04C9">
        <w:rPr>
          <w:rFonts w:ascii="Times  New Roman" w:hAnsi="Times  New Roman" w:cs="Times New Roman"/>
          <w:sz w:val="26"/>
          <w:szCs w:val="26"/>
          <w:rPrChange w:id="1843" w:author="Tuan NV" w:date="2026-04-16T22:33:00Z" w16du:dateUtc="2026-04-16T15:33:00Z">
            <w:rPr>
              <w:rFonts w:cs="Times New Roman"/>
              <w:szCs w:val="28"/>
            </w:rPr>
          </w:rPrChange>
        </w:rPr>
        <w:t>- Tồn kho có thuộc tính khóa là </w:t>
      </w:r>
      <w:r w:rsidRPr="001F04C9">
        <w:rPr>
          <w:rFonts w:ascii="Times  New Roman" w:hAnsi="Times  New Roman" w:cs="Times New Roman"/>
          <w:sz w:val="26"/>
          <w:szCs w:val="26"/>
          <w:u w:val="single"/>
          <w:rPrChange w:id="1844" w:author="Tuan NV" w:date="2026-04-16T22:33:00Z" w16du:dateUtc="2026-04-16T15:33:00Z">
            <w:rPr>
              <w:rFonts w:cs="Times New Roman"/>
              <w:szCs w:val="28"/>
              <w:u w:val="single"/>
            </w:rPr>
          </w:rPrChange>
        </w:rPr>
        <w:t>Mã tồn kho</w:t>
      </w:r>
    </w:p>
    <w:p w14:paraId="518A7278" w14:textId="441B263F" w:rsidR="005C5162" w:rsidRPr="001F04C9" w:rsidRDefault="005C5162" w:rsidP="00664455">
      <w:pPr>
        <w:spacing w:line="312" w:lineRule="auto"/>
        <w:jc w:val="both"/>
        <w:rPr>
          <w:rFonts w:ascii="Times  New Roman" w:hAnsi="Times  New Roman" w:cs="Times New Roman"/>
          <w:sz w:val="26"/>
          <w:szCs w:val="26"/>
          <w:lang w:val="vi-VN"/>
          <w:rPrChange w:id="1845" w:author="Tuan NV" w:date="2026-04-16T22:33:00Z" w16du:dateUtc="2026-04-16T15:33:00Z">
            <w:rPr>
              <w:rFonts w:cs="Times New Roman"/>
              <w:szCs w:val="28"/>
              <w:lang w:val="vi-VN"/>
            </w:rPr>
          </w:rPrChange>
        </w:rPr>
      </w:pPr>
      <w:r w:rsidRPr="001F04C9">
        <w:rPr>
          <w:rFonts w:ascii="Times  New Roman" w:hAnsi="Times  New Roman" w:cs="Times New Roman"/>
          <w:sz w:val="26"/>
          <w:szCs w:val="26"/>
          <w:rPrChange w:id="1846" w:author="Tuan NV" w:date="2026-04-16T22:33:00Z" w16du:dateUtc="2026-04-16T15:33:00Z">
            <w:rPr>
              <w:rFonts w:cs="Times New Roman"/>
              <w:szCs w:val="28"/>
            </w:rPr>
          </w:rPrChange>
        </w:rPr>
        <w:t>- Vận chuyển có thuộc tính khóa là </w:t>
      </w:r>
      <w:r w:rsidRPr="001F04C9">
        <w:rPr>
          <w:rFonts w:ascii="Times  New Roman" w:hAnsi="Times  New Roman" w:cs="Times New Roman"/>
          <w:sz w:val="26"/>
          <w:szCs w:val="26"/>
          <w:u w:val="single"/>
          <w:rPrChange w:id="1847" w:author="Tuan NV" w:date="2026-04-16T22:33:00Z" w16du:dateUtc="2026-04-16T15:33:00Z">
            <w:rPr>
              <w:rFonts w:cs="Times New Roman"/>
              <w:szCs w:val="28"/>
              <w:u w:val="single"/>
            </w:rPr>
          </w:rPrChange>
        </w:rPr>
        <w:t>Mã vận chuyển</w:t>
      </w:r>
    </w:p>
    <w:p w14:paraId="475657A2" w14:textId="41CE4B5E" w:rsidR="005C5162" w:rsidRPr="000F2D03" w:rsidRDefault="005C5162" w:rsidP="00664455">
      <w:pPr>
        <w:pStyle w:val="Heading2"/>
        <w:spacing w:line="312" w:lineRule="auto"/>
        <w:rPr>
          <w:rFonts w:ascii="Times  New Roman" w:hAnsi="Times  New Roman"/>
          <w:sz w:val="28"/>
          <w:szCs w:val="28"/>
          <w:rPrChange w:id="1848" w:author="Tuan NV" w:date="2026-04-16T22:41:00Z" w16du:dateUtc="2026-04-16T15:41:00Z">
            <w:rPr/>
          </w:rPrChange>
        </w:rPr>
      </w:pPr>
      <w:bookmarkStart w:id="1849" w:name="_Toc227272678"/>
      <w:r w:rsidRPr="000F2D03">
        <w:rPr>
          <w:rFonts w:ascii="Times  New Roman" w:hAnsi="Times  New Roman"/>
          <w:sz w:val="28"/>
          <w:szCs w:val="28"/>
          <w:rPrChange w:id="1850" w:author="Tuan NV" w:date="2026-04-16T22:41:00Z" w16du:dateUtc="2026-04-16T15:41:00Z">
            <w:rPr/>
          </w:rPrChange>
        </w:rPr>
        <w:lastRenderedPageBreak/>
        <w:t>2</w:t>
      </w:r>
      <w:r w:rsidRPr="000F2D03">
        <w:rPr>
          <w:rFonts w:ascii="Times  New Roman" w:hAnsi="Times  New Roman"/>
          <w:sz w:val="28"/>
          <w:szCs w:val="28"/>
          <w:lang w:val="vi-VN"/>
          <w:rPrChange w:id="1851" w:author="Tuan NV" w:date="2026-04-16T22:41:00Z" w16du:dateUtc="2026-04-16T15:41:00Z">
            <w:rPr>
              <w:lang w:val="vi-VN"/>
            </w:rPr>
          </w:rPrChange>
        </w:rPr>
        <w:t>.2</w:t>
      </w:r>
      <w:r w:rsidRPr="000F2D03">
        <w:rPr>
          <w:rFonts w:ascii="Times  New Roman" w:hAnsi="Times  New Roman"/>
          <w:sz w:val="28"/>
          <w:szCs w:val="28"/>
          <w:rPrChange w:id="1852" w:author="Tuan NV" w:date="2026-04-16T22:41:00Z" w16du:dateUtc="2026-04-16T15:41:00Z">
            <w:rPr/>
          </w:rPrChange>
        </w:rPr>
        <w:t>. Mô hình ER</w:t>
      </w:r>
      <w:bookmarkEnd w:id="1849"/>
    </w:p>
    <w:p w14:paraId="566CCD39" w14:textId="41E87551" w:rsidR="005C5162" w:rsidRPr="000F2D03" w:rsidRDefault="005C5162" w:rsidP="00664455">
      <w:pPr>
        <w:pStyle w:val="Heading3"/>
        <w:spacing w:line="312" w:lineRule="auto"/>
        <w:ind w:left="0"/>
        <w:rPr>
          <w:rFonts w:ascii="Times  New Roman" w:hAnsi="Times  New Roman"/>
          <w:sz w:val="28"/>
          <w:szCs w:val="28"/>
          <w:rPrChange w:id="1853" w:author="Tuan NV" w:date="2026-04-16T22:41:00Z" w16du:dateUtc="2026-04-16T15:41:00Z">
            <w:rPr/>
          </w:rPrChange>
        </w:rPr>
      </w:pPr>
      <w:bookmarkStart w:id="1854" w:name="_Toc227272679"/>
      <w:r w:rsidRPr="000F2D03">
        <w:rPr>
          <w:rFonts w:ascii="Times  New Roman" w:hAnsi="Times  New Roman"/>
          <w:sz w:val="28"/>
          <w:szCs w:val="28"/>
          <w:rPrChange w:id="1855" w:author="Tuan NV" w:date="2026-04-16T22:41:00Z" w16du:dateUtc="2026-04-16T15:41:00Z">
            <w:rPr/>
          </w:rPrChange>
        </w:rPr>
        <w:t>2</w:t>
      </w:r>
      <w:r w:rsidRPr="000F2D03">
        <w:rPr>
          <w:rFonts w:ascii="Times  New Roman" w:hAnsi="Times  New Roman"/>
          <w:sz w:val="28"/>
          <w:szCs w:val="28"/>
          <w:lang w:val="vi-VN"/>
          <w:rPrChange w:id="1856" w:author="Tuan NV" w:date="2026-04-16T22:41:00Z" w16du:dateUtc="2026-04-16T15:41:00Z">
            <w:rPr>
              <w:lang w:val="vi-VN"/>
            </w:rPr>
          </w:rPrChange>
        </w:rPr>
        <w:t>.2.</w:t>
      </w:r>
      <w:r w:rsidRPr="000F2D03">
        <w:rPr>
          <w:rFonts w:ascii="Times  New Roman" w:hAnsi="Times  New Roman"/>
          <w:sz w:val="28"/>
          <w:szCs w:val="28"/>
          <w:rPrChange w:id="1857" w:author="Tuan NV" w:date="2026-04-16T22:41:00Z" w16du:dateUtc="2026-04-16T15:41:00Z">
            <w:rPr/>
          </w:rPrChange>
        </w:rPr>
        <w:t>1. Phân tích liên kết giữa các thực thể</w:t>
      </w:r>
      <w:bookmarkEnd w:id="1854"/>
    </w:p>
    <w:p w14:paraId="2709E8B6" w14:textId="77777777" w:rsidR="005C5162" w:rsidRPr="001F04C9" w:rsidRDefault="005C5162" w:rsidP="00664455">
      <w:pPr>
        <w:spacing w:line="312" w:lineRule="auto"/>
        <w:jc w:val="both"/>
        <w:rPr>
          <w:rFonts w:ascii="Times  New Roman" w:hAnsi="Times  New Roman" w:cs="Times New Roman"/>
          <w:sz w:val="26"/>
          <w:szCs w:val="26"/>
          <w:rPrChange w:id="1858" w:author="Tuan NV" w:date="2026-04-16T22:33:00Z" w16du:dateUtc="2026-04-16T15:33:00Z">
            <w:rPr>
              <w:rFonts w:cs="Times New Roman"/>
              <w:szCs w:val="28"/>
            </w:rPr>
          </w:rPrChange>
        </w:rPr>
      </w:pPr>
      <w:r w:rsidRPr="001F04C9">
        <w:rPr>
          <w:rFonts w:ascii="Times  New Roman" w:hAnsi="Times  New Roman" w:cs="Times New Roman"/>
          <w:sz w:val="26"/>
          <w:szCs w:val="26"/>
          <w:rPrChange w:id="1859" w:author="Tuan NV" w:date="2026-04-16T22:33:00Z" w16du:dateUtc="2026-04-16T15:33:00Z">
            <w:rPr>
              <w:rFonts w:cs="Times New Roman"/>
              <w:szCs w:val="28"/>
            </w:rPr>
          </w:rPrChange>
        </w:rPr>
        <w:t>- Một nhà cung cấp có thể có không hoặc nhiều đơn đặt hàng, nhưng mỗi đơn đặt hàng chỉ thuộc về một nhà cung cấp duy nhất.</w:t>
      </w:r>
    </w:p>
    <w:p w14:paraId="42316243" w14:textId="77777777" w:rsidR="005C5162" w:rsidRPr="001F04C9" w:rsidRDefault="005C5162" w:rsidP="00664455">
      <w:pPr>
        <w:spacing w:line="312" w:lineRule="auto"/>
        <w:jc w:val="both"/>
        <w:rPr>
          <w:rFonts w:ascii="Times  New Roman" w:hAnsi="Times  New Roman" w:cs="Times New Roman"/>
          <w:sz w:val="26"/>
          <w:szCs w:val="26"/>
          <w:rPrChange w:id="1860" w:author="Tuan NV" w:date="2026-04-16T22:33:00Z" w16du:dateUtc="2026-04-16T15:33:00Z">
            <w:rPr>
              <w:rFonts w:cs="Times New Roman"/>
              <w:szCs w:val="28"/>
            </w:rPr>
          </w:rPrChange>
        </w:rPr>
      </w:pPr>
      <w:r w:rsidRPr="001F04C9">
        <w:rPr>
          <w:rFonts w:ascii="Times  New Roman" w:hAnsi="Times  New Roman" w:cs="Times New Roman"/>
          <w:sz w:val="26"/>
          <w:szCs w:val="26"/>
          <w:rPrChange w:id="1861" w:author="Tuan NV" w:date="2026-04-16T22:33:00Z" w16du:dateUtc="2026-04-16T15:33:00Z">
            <w:rPr>
              <w:rFonts w:cs="Times New Roman"/>
              <w:szCs w:val="28"/>
            </w:rPr>
          </w:rPrChange>
        </w:rPr>
        <w:t>- Một đơn đặt hàng bắt buộc có một hoặc nhiều chi tiết đơn hàng, nhưng mỗi chi tiết đơn hàng chỉ thuộc về một đơn đặt hàng duy nhất.</w:t>
      </w:r>
    </w:p>
    <w:p w14:paraId="7B937D80" w14:textId="77777777" w:rsidR="005C5162" w:rsidRPr="001F04C9" w:rsidRDefault="005C5162" w:rsidP="00664455">
      <w:pPr>
        <w:spacing w:line="312" w:lineRule="auto"/>
        <w:jc w:val="both"/>
        <w:rPr>
          <w:rFonts w:ascii="Times  New Roman" w:hAnsi="Times  New Roman" w:cs="Times New Roman"/>
          <w:sz w:val="26"/>
          <w:szCs w:val="26"/>
          <w:rPrChange w:id="1862" w:author="Tuan NV" w:date="2026-04-16T22:33:00Z" w16du:dateUtc="2026-04-16T15:33:00Z">
            <w:rPr>
              <w:rFonts w:cs="Times New Roman"/>
              <w:szCs w:val="28"/>
            </w:rPr>
          </w:rPrChange>
        </w:rPr>
      </w:pPr>
      <w:r w:rsidRPr="001F04C9">
        <w:rPr>
          <w:rFonts w:ascii="Times  New Roman" w:hAnsi="Times  New Roman" w:cs="Times New Roman"/>
          <w:sz w:val="26"/>
          <w:szCs w:val="26"/>
          <w:rPrChange w:id="1863" w:author="Tuan NV" w:date="2026-04-16T22:33:00Z" w16du:dateUtc="2026-04-16T15:33:00Z">
            <w:rPr>
              <w:rFonts w:cs="Times New Roman"/>
              <w:szCs w:val="28"/>
            </w:rPr>
          </w:rPrChange>
        </w:rPr>
        <w:t>- Một loại nguyên vật liệu có thể xuất hiện trong không hoặc nhiều chi tiết đơn hàng, nhưng mỗi chi tiết đơn hàng chỉ ứng với một loại nguyên vật liệu duy nhất.</w:t>
      </w:r>
    </w:p>
    <w:p w14:paraId="64429D8B" w14:textId="77777777" w:rsidR="005C5162" w:rsidRPr="001F04C9" w:rsidRDefault="005C5162" w:rsidP="00664455">
      <w:pPr>
        <w:spacing w:line="312" w:lineRule="auto"/>
        <w:jc w:val="both"/>
        <w:rPr>
          <w:rFonts w:ascii="Times  New Roman" w:hAnsi="Times  New Roman" w:cs="Times New Roman"/>
          <w:sz w:val="26"/>
          <w:szCs w:val="26"/>
          <w:rPrChange w:id="1864" w:author="Tuan NV" w:date="2026-04-16T22:33:00Z" w16du:dateUtc="2026-04-16T15:33:00Z">
            <w:rPr>
              <w:rFonts w:cs="Times New Roman"/>
              <w:szCs w:val="28"/>
            </w:rPr>
          </w:rPrChange>
        </w:rPr>
      </w:pPr>
      <w:r w:rsidRPr="001F04C9">
        <w:rPr>
          <w:rFonts w:ascii="Times  New Roman" w:hAnsi="Times  New Roman" w:cs="Times New Roman"/>
          <w:sz w:val="26"/>
          <w:szCs w:val="26"/>
          <w:rPrChange w:id="1865" w:author="Tuan NV" w:date="2026-04-16T22:33:00Z" w16du:dateUtc="2026-04-16T15:33:00Z">
            <w:rPr>
              <w:rFonts w:cs="Times New Roman"/>
              <w:szCs w:val="28"/>
            </w:rPr>
          </w:rPrChange>
        </w:rPr>
        <w:t>- Một đơn đặt hàng có thể được lập thành không hoặc nhiều phiếu nhập kho, nhưng mỗi phiếu nhập kho phải xác định từ một đơn đặt hàng duy nhất.</w:t>
      </w:r>
    </w:p>
    <w:p w14:paraId="6AA2DC0C" w14:textId="77777777" w:rsidR="005C5162" w:rsidRPr="001F04C9" w:rsidRDefault="005C5162" w:rsidP="00664455">
      <w:pPr>
        <w:spacing w:line="312" w:lineRule="auto"/>
        <w:jc w:val="both"/>
        <w:rPr>
          <w:rFonts w:ascii="Times  New Roman" w:hAnsi="Times  New Roman" w:cs="Times New Roman"/>
          <w:sz w:val="26"/>
          <w:szCs w:val="26"/>
          <w:rPrChange w:id="1866" w:author="Tuan NV" w:date="2026-04-16T22:33:00Z" w16du:dateUtc="2026-04-16T15:33:00Z">
            <w:rPr>
              <w:rFonts w:cs="Times New Roman"/>
              <w:szCs w:val="28"/>
            </w:rPr>
          </w:rPrChange>
        </w:rPr>
      </w:pPr>
      <w:r w:rsidRPr="001F04C9">
        <w:rPr>
          <w:rFonts w:ascii="Times  New Roman" w:hAnsi="Times  New Roman" w:cs="Times New Roman"/>
          <w:sz w:val="26"/>
          <w:szCs w:val="26"/>
          <w:rPrChange w:id="1867" w:author="Tuan NV" w:date="2026-04-16T22:33:00Z" w16du:dateUtc="2026-04-16T15:33:00Z">
            <w:rPr>
              <w:rFonts w:cs="Times New Roman"/>
              <w:szCs w:val="28"/>
            </w:rPr>
          </w:rPrChange>
        </w:rPr>
        <w:t>- Một kho có thể thực hiện không hoặc nhiều phiếu nhập/xuất kho, nhưng mỗi phiếu nhập/xuất chỉ diễn ra tại một kho duy nhất.</w:t>
      </w:r>
    </w:p>
    <w:p w14:paraId="04E0B08C" w14:textId="77777777" w:rsidR="005C5162" w:rsidRPr="001F04C9" w:rsidRDefault="005C5162" w:rsidP="00664455">
      <w:pPr>
        <w:spacing w:line="312" w:lineRule="auto"/>
        <w:jc w:val="both"/>
        <w:rPr>
          <w:rFonts w:ascii="Times  New Roman" w:hAnsi="Times  New Roman" w:cs="Times New Roman"/>
          <w:sz w:val="26"/>
          <w:szCs w:val="26"/>
          <w:rPrChange w:id="1868" w:author="Tuan NV" w:date="2026-04-16T22:33:00Z" w16du:dateUtc="2026-04-16T15:33:00Z">
            <w:rPr>
              <w:rFonts w:cs="Times New Roman"/>
              <w:szCs w:val="28"/>
            </w:rPr>
          </w:rPrChange>
        </w:rPr>
      </w:pPr>
      <w:r w:rsidRPr="001F04C9">
        <w:rPr>
          <w:rFonts w:ascii="Times  New Roman" w:hAnsi="Times  New Roman" w:cs="Times New Roman"/>
          <w:sz w:val="26"/>
          <w:szCs w:val="26"/>
          <w:rPrChange w:id="1869" w:author="Tuan NV" w:date="2026-04-16T22:33:00Z" w16du:dateUtc="2026-04-16T15:33:00Z">
            <w:rPr>
              <w:rFonts w:cs="Times New Roman"/>
              <w:szCs w:val="28"/>
            </w:rPr>
          </w:rPrChange>
        </w:rPr>
        <w:t>- Một kho có thể lưu trữ thông tin tồn kho của không hoặc nhiều loại nguyên vật liệu, và mỗi bản ghi tồn kho chỉ thuộc về một kho duy nhất.</w:t>
      </w:r>
    </w:p>
    <w:p w14:paraId="3AE1ABD3" w14:textId="77777777" w:rsidR="005C5162" w:rsidRPr="001F04C9" w:rsidRDefault="005C5162" w:rsidP="00664455">
      <w:pPr>
        <w:spacing w:line="312" w:lineRule="auto"/>
        <w:jc w:val="both"/>
        <w:rPr>
          <w:rFonts w:ascii="Times  New Roman" w:hAnsi="Times  New Roman" w:cs="Times New Roman"/>
          <w:sz w:val="26"/>
          <w:szCs w:val="26"/>
          <w:rPrChange w:id="1870" w:author="Tuan NV" w:date="2026-04-16T22:33:00Z" w16du:dateUtc="2026-04-16T15:33:00Z">
            <w:rPr>
              <w:rFonts w:cs="Times New Roman"/>
              <w:szCs w:val="28"/>
            </w:rPr>
          </w:rPrChange>
        </w:rPr>
      </w:pPr>
      <w:r w:rsidRPr="001F04C9">
        <w:rPr>
          <w:rFonts w:ascii="Times  New Roman" w:hAnsi="Times  New Roman" w:cs="Times New Roman"/>
          <w:sz w:val="26"/>
          <w:szCs w:val="26"/>
          <w:rPrChange w:id="1871" w:author="Tuan NV" w:date="2026-04-16T22:33:00Z" w16du:dateUtc="2026-04-16T15:33:00Z">
            <w:rPr>
              <w:rFonts w:cs="Times New Roman"/>
              <w:szCs w:val="28"/>
            </w:rPr>
          </w:rPrChange>
        </w:rPr>
        <w:t>- Một khách hàng có thể có không hoặc nhiều đơn xuất hàng, nhưng mỗi đơn xuất hàng chỉ xác định cho một khách hàng duy nhất.</w:t>
      </w:r>
    </w:p>
    <w:p w14:paraId="7E8983A2" w14:textId="77777777" w:rsidR="005C5162" w:rsidRPr="001F04C9" w:rsidRDefault="005C5162" w:rsidP="00664455">
      <w:pPr>
        <w:spacing w:line="312" w:lineRule="auto"/>
        <w:jc w:val="both"/>
        <w:rPr>
          <w:rFonts w:ascii="Times  New Roman" w:hAnsi="Times  New Roman" w:cs="Times New Roman"/>
          <w:sz w:val="26"/>
          <w:szCs w:val="26"/>
          <w:rPrChange w:id="1872" w:author="Tuan NV" w:date="2026-04-16T22:33:00Z" w16du:dateUtc="2026-04-16T15:33:00Z">
            <w:rPr>
              <w:rFonts w:cs="Times New Roman"/>
              <w:szCs w:val="28"/>
            </w:rPr>
          </w:rPrChange>
        </w:rPr>
      </w:pPr>
      <w:r w:rsidRPr="001F04C9">
        <w:rPr>
          <w:rFonts w:ascii="Times  New Roman" w:hAnsi="Times  New Roman" w:cs="Times New Roman"/>
          <w:sz w:val="26"/>
          <w:szCs w:val="26"/>
          <w:rPrChange w:id="1873" w:author="Tuan NV" w:date="2026-04-16T22:33:00Z" w16du:dateUtc="2026-04-16T15:33:00Z">
            <w:rPr>
              <w:rFonts w:cs="Times New Roman"/>
              <w:szCs w:val="28"/>
            </w:rPr>
          </w:rPrChange>
        </w:rPr>
        <w:t>- Một đơn xuất hàng bắt buộc có một hoặc nhiều chi tiết đơn xuất, nhưng mỗi chi tiết đơn xuất chỉ thuộc về một đơn xuất hàng duy nhất.</w:t>
      </w:r>
    </w:p>
    <w:p w14:paraId="3039AA38" w14:textId="77777777" w:rsidR="005C5162" w:rsidRPr="001F04C9" w:rsidRDefault="005C5162" w:rsidP="00664455">
      <w:pPr>
        <w:spacing w:line="312" w:lineRule="auto"/>
        <w:jc w:val="both"/>
        <w:rPr>
          <w:rFonts w:ascii="Times  New Roman" w:hAnsi="Times  New Roman" w:cs="Times New Roman"/>
          <w:sz w:val="26"/>
          <w:szCs w:val="26"/>
          <w:lang w:val="vi-VN"/>
          <w:rPrChange w:id="1874" w:author="Tuan NV" w:date="2026-04-16T22:33:00Z" w16du:dateUtc="2026-04-16T15:33:00Z">
            <w:rPr>
              <w:rFonts w:cs="Times New Roman"/>
              <w:szCs w:val="28"/>
              <w:lang w:val="vi-VN"/>
            </w:rPr>
          </w:rPrChange>
        </w:rPr>
      </w:pPr>
      <w:r w:rsidRPr="001F04C9">
        <w:rPr>
          <w:rFonts w:ascii="Times  New Roman" w:hAnsi="Times  New Roman" w:cs="Times New Roman"/>
          <w:sz w:val="26"/>
          <w:szCs w:val="26"/>
          <w:rPrChange w:id="1875" w:author="Tuan NV" w:date="2026-04-16T22:33:00Z" w16du:dateUtc="2026-04-16T15:33:00Z">
            <w:rPr>
              <w:rFonts w:cs="Times New Roman"/>
              <w:szCs w:val="28"/>
            </w:rPr>
          </w:rPrChange>
        </w:rPr>
        <w:t>- Một đơn xuất hàng có thể có không hoặc nhiều phiếu vận chuyển (giao nhiều lần), nhưng mỗi phiếu vận chuyển chỉ phục vụ cho một đơn xuất hàng duy nhất.</w:t>
      </w:r>
    </w:p>
    <w:p w14:paraId="1AD2E7DB" w14:textId="34E42A5B" w:rsidR="005C5162" w:rsidRPr="000F2D03" w:rsidRDefault="005C5162" w:rsidP="00664455">
      <w:pPr>
        <w:pStyle w:val="Heading3"/>
        <w:spacing w:line="312" w:lineRule="auto"/>
        <w:ind w:left="0"/>
        <w:rPr>
          <w:rFonts w:ascii="Times  New Roman" w:eastAsiaTheme="minorHAnsi" w:hAnsi="Times  New Roman" w:cs="Times New Roman"/>
          <w:sz w:val="28"/>
          <w:szCs w:val="28"/>
          <w:rPrChange w:id="1876" w:author="Tuan NV" w:date="2026-04-16T22:42:00Z" w16du:dateUtc="2026-04-16T15:42:00Z">
            <w:rPr>
              <w:rFonts w:eastAsiaTheme="minorHAnsi" w:cs="Times New Roman"/>
              <w:szCs w:val="28"/>
            </w:rPr>
          </w:rPrChange>
        </w:rPr>
      </w:pPr>
      <w:bookmarkStart w:id="1877" w:name="_Toc227272680"/>
      <w:r w:rsidRPr="000F2D03">
        <w:rPr>
          <w:rFonts w:ascii="Times  New Roman" w:hAnsi="Times  New Roman"/>
          <w:sz w:val="28"/>
          <w:szCs w:val="28"/>
          <w:rPrChange w:id="1878" w:author="Tuan NV" w:date="2026-04-16T22:42:00Z" w16du:dateUtc="2026-04-16T15:42:00Z">
            <w:rPr/>
          </w:rPrChange>
        </w:rPr>
        <w:t>2</w:t>
      </w:r>
      <w:r w:rsidRPr="000F2D03">
        <w:rPr>
          <w:rFonts w:ascii="Times  New Roman" w:hAnsi="Times  New Roman"/>
          <w:sz w:val="28"/>
          <w:szCs w:val="28"/>
          <w:lang w:val="vi-VN"/>
          <w:rPrChange w:id="1879" w:author="Tuan NV" w:date="2026-04-16T22:42:00Z" w16du:dateUtc="2026-04-16T15:42:00Z">
            <w:rPr>
              <w:lang w:val="vi-VN"/>
            </w:rPr>
          </w:rPrChange>
        </w:rPr>
        <w:t>.2.</w:t>
      </w:r>
      <w:r w:rsidRPr="000F2D03">
        <w:rPr>
          <w:rFonts w:ascii="Times  New Roman" w:hAnsi="Times  New Roman"/>
          <w:sz w:val="28"/>
          <w:szCs w:val="28"/>
          <w:rPrChange w:id="1880" w:author="Tuan NV" w:date="2026-04-16T22:42:00Z" w16du:dateUtc="2026-04-16T15:42:00Z">
            <w:rPr/>
          </w:rPrChange>
        </w:rPr>
        <w:t>2. Mối liên kết giữa các kiểu thực thể</w:t>
      </w:r>
      <w:bookmarkEnd w:id="1877"/>
    </w:p>
    <w:p w14:paraId="28157B46" w14:textId="77777777" w:rsidR="005C5162" w:rsidRPr="001F04C9" w:rsidRDefault="005C5162" w:rsidP="00664455">
      <w:pPr>
        <w:spacing w:before="80" w:after="80" w:line="312" w:lineRule="auto"/>
        <w:jc w:val="both"/>
        <w:rPr>
          <w:rFonts w:ascii="Times  New Roman" w:eastAsia="Times New Roman" w:hAnsi="Times  New Roman" w:cs="Times New Roman"/>
          <w:sz w:val="26"/>
          <w:szCs w:val="26"/>
          <w:rPrChange w:id="1881" w:author="Tuan NV" w:date="2026-04-16T22:33:00Z" w16du:dateUtc="2026-04-16T15:33:00Z">
            <w:rPr>
              <w:rFonts w:eastAsia="Times New Roman" w:cs="Times New Roman"/>
              <w:szCs w:val="28"/>
            </w:rPr>
          </w:rPrChange>
        </w:rPr>
      </w:pPr>
      <w:r w:rsidRPr="001F04C9">
        <w:rPr>
          <w:rFonts w:ascii="Times  New Roman" w:eastAsia="Times New Roman" w:hAnsi="Times  New Roman" w:cs="Times New Roman"/>
          <w:bCs/>
          <w:sz w:val="26"/>
          <w:szCs w:val="26"/>
          <w:rPrChange w:id="1882" w:author="Tuan NV" w:date="2026-04-16T22:33:00Z" w16du:dateUtc="2026-04-16T15:33:00Z">
            <w:rPr>
              <w:rFonts w:eastAsia="Times New Roman" w:cs="Times New Roman"/>
              <w:bCs/>
              <w:szCs w:val="28"/>
            </w:rPr>
          </w:rPrChange>
        </w:rPr>
        <w:t>- Liên kết một – nhiều (1 – N)</w:t>
      </w:r>
    </w:p>
    <w:p w14:paraId="5B27078B" w14:textId="77777777" w:rsidR="005C5162" w:rsidRPr="001F04C9" w:rsidRDefault="005C5162" w:rsidP="00664455">
      <w:pPr>
        <w:spacing w:before="80" w:after="80" w:line="312" w:lineRule="auto"/>
        <w:jc w:val="both"/>
        <w:rPr>
          <w:rFonts w:ascii="Times  New Roman" w:eastAsia="Times New Roman" w:hAnsi="Times  New Roman" w:cs="Times New Roman"/>
          <w:color w:val="000000"/>
          <w:sz w:val="26"/>
          <w:szCs w:val="26"/>
          <w:rPrChange w:id="1883" w:author="Tuan NV" w:date="2026-04-16T22:33:00Z" w16du:dateUtc="2026-04-16T15:33:00Z">
            <w:rPr>
              <w:rFonts w:eastAsia="Times New Roman" w:cs="Times New Roman"/>
              <w:color w:val="000000"/>
              <w:szCs w:val="28"/>
            </w:rPr>
          </w:rPrChange>
        </w:rPr>
      </w:pPr>
      <w:r w:rsidRPr="001F04C9">
        <w:rPr>
          <w:rFonts w:ascii="Times  New Roman" w:eastAsia="Times New Roman" w:hAnsi="Times  New Roman" w:cs="Times New Roman"/>
          <w:color w:val="000000"/>
          <w:sz w:val="26"/>
          <w:szCs w:val="26"/>
          <w:rPrChange w:id="1884" w:author="Tuan NV" w:date="2026-04-16T22:33:00Z" w16du:dateUtc="2026-04-16T15:33:00Z">
            <w:rPr>
              <w:rFonts w:eastAsia="Times New Roman" w:cs="Times New Roman"/>
              <w:color w:val="000000"/>
              <w:szCs w:val="28"/>
            </w:rPr>
          </w:rPrChange>
        </w:rPr>
        <w:t>Liên kết một – nhiều (1 – N) là mối quan hệ trong đó một thực thể ở phía "một" có thể liên kết với nhiều thực thể ở phía "nhiều", nhưng mỗi thực thể phía nhiều chỉ liên kết với đúng một thực thể phía một.</w:t>
      </w:r>
    </w:p>
    <w:p w14:paraId="0359348B" w14:textId="77777777" w:rsidR="005C5162" w:rsidRPr="001F04C9" w:rsidRDefault="005C5162" w:rsidP="00664455">
      <w:pPr>
        <w:spacing w:before="80" w:after="80" w:line="312" w:lineRule="auto"/>
        <w:jc w:val="both"/>
        <w:rPr>
          <w:rFonts w:ascii="Times  New Roman" w:eastAsia="Times New Roman" w:hAnsi="Times  New Roman" w:cs="Times New Roman"/>
          <w:color w:val="000000"/>
          <w:sz w:val="26"/>
          <w:szCs w:val="26"/>
          <w:rPrChange w:id="1885" w:author="Tuan NV" w:date="2026-04-16T22:33:00Z" w16du:dateUtc="2026-04-16T15:33:00Z">
            <w:rPr>
              <w:rFonts w:eastAsia="Times New Roman" w:cs="Times New Roman"/>
              <w:color w:val="000000"/>
              <w:szCs w:val="28"/>
            </w:rPr>
          </w:rPrChange>
        </w:rPr>
      </w:pPr>
    </w:p>
    <w:p w14:paraId="145D26CA" w14:textId="77777777" w:rsidR="00664455" w:rsidRPr="001F04C9" w:rsidRDefault="005C5162" w:rsidP="00664455">
      <w:pPr>
        <w:keepNext/>
        <w:spacing w:before="80" w:after="80" w:line="312" w:lineRule="auto"/>
        <w:jc w:val="center"/>
        <w:rPr>
          <w:rFonts w:ascii="Times  New Roman" w:hAnsi="Times  New Roman"/>
          <w:sz w:val="26"/>
          <w:szCs w:val="26"/>
          <w:rPrChange w:id="1886" w:author="Tuan NV" w:date="2026-04-16T22:33:00Z" w16du:dateUtc="2026-04-16T15:33:00Z">
            <w:rPr/>
          </w:rPrChange>
        </w:rPr>
      </w:pPr>
      <w:r w:rsidRPr="001F04C9">
        <w:rPr>
          <w:rFonts w:ascii="Times  New Roman" w:eastAsia="Times New Roman" w:hAnsi="Times  New Roman" w:cs="Times New Roman"/>
          <w:noProof/>
          <w:sz w:val="26"/>
          <w:szCs w:val="26"/>
          <w:rPrChange w:id="1887" w:author="Tuan NV" w:date="2026-04-16T22:33:00Z" w16du:dateUtc="2026-04-16T15:33:00Z">
            <w:rPr>
              <w:rFonts w:eastAsia="Times New Roman" w:cs="Times New Roman"/>
              <w:noProof/>
              <w:szCs w:val="28"/>
            </w:rPr>
          </w:rPrChange>
        </w:rPr>
        <w:drawing>
          <wp:inline distT="0" distB="0" distL="0" distR="0" wp14:anchorId="7311D7AB" wp14:editId="0E8BA826">
            <wp:extent cx="5858693" cy="704948"/>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58693" cy="704948"/>
                    </a:xfrm>
                    <a:prstGeom prst="rect">
                      <a:avLst/>
                    </a:prstGeom>
                  </pic:spPr>
                </pic:pic>
              </a:graphicData>
            </a:graphic>
          </wp:inline>
        </w:drawing>
      </w:r>
    </w:p>
    <w:p w14:paraId="39C69665" w14:textId="4C89A3DC" w:rsidR="005C5162" w:rsidRPr="001F04C9" w:rsidRDefault="00664455" w:rsidP="00664455">
      <w:pPr>
        <w:pStyle w:val="Caption"/>
        <w:jc w:val="center"/>
        <w:rPr>
          <w:rFonts w:ascii="Times  New Roman" w:hAnsi="Times  New Roman"/>
          <w:sz w:val="26"/>
          <w:szCs w:val="26"/>
          <w:rPrChange w:id="1888" w:author="Tuan NV" w:date="2026-04-16T22:33:00Z" w16du:dateUtc="2026-04-16T15:33:00Z">
            <w:rPr>
              <w:sz w:val="24"/>
              <w:szCs w:val="24"/>
            </w:rPr>
          </w:rPrChange>
        </w:rPr>
      </w:pPr>
      <w:bookmarkStart w:id="1889" w:name="_Toc227268143"/>
      <w:r w:rsidRPr="001F04C9">
        <w:rPr>
          <w:rFonts w:ascii="Times  New Roman" w:hAnsi="Times  New Roman"/>
          <w:sz w:val="26"/>
          <w:szCs w:val="26"/>
          <w:rPrChange w:id="1890" w:author="Tuan NV" w:date="2026-04-16T22:33:00Z" w16du:dateUtc="2026-04-16T15:33:00Z">
            <w:rPr>
              <w:sz w:val="24"/>
              <w:szCs w:val="24"/>
            </w:rPr>
          </w:rPrChange>
        </w:rPr>
        <w:t xml:space="preserve">Hình </w:t>
      </w:r>
      <w:r w:rsidRPr="001F04C9">
        <w:rPr>
          <w:rFonts w:ascii="Times  New Roman" w:hAnsi="Times  New Roman"/>
          <w:sz w:val="26"/>
          <w:szCs w:val="26"/>
          <w:rPrChange w:id="1891" w:author="Tuan NV" w:date="2026-04-16T22:33:00Z" w16du:dateUtc="2026-04-16T15:33:00Z">
            <w:rPr>
              <w:sz w:val="24"/>
              <w:szCs w:val="24"/>
            </w:rPr>
          </w:rPrChange>
        </w:rPr>
        <w:fldChar w:fldCharType="begin"/>
      </w:r>
      <w:r w:rsidRPr="001F04C9">
        <w:rPr>
          <w:rFonts w:ascii="Times  New Roman" w:hAnsi="Times  New Roman"/>
          <w:sz w:val="26"/>
          <w:szCs w:val="26"/>
          <w:rPrChange w:id="1892" w:author="Tuan NV" w:date="2026-04-16T22:33:00Z" w16du:dateUtc="2026-04-16T15:33:00Z">
            <w:rPr>
              <w:sz w:val="24"/>
              <w:szCs w:val="24"/>
            </w:rPr>
          </w:rPrChange>
        </w:rPr>
        <w:instrText xml:space="preserve"> SEQ Hình \* ARABIC </w:instrText>
      </w:r>
      <w:r w:rsidRPr="001F04C9">
        <w:rPr>
          <w:rFonts w:ascii="Times  New Roman" w:hAnsi="Times  New Roman"/>
          <w:sz w:val="26"/>
          <w:szCs w:val="26"/>
          <w:rPrChange w:id="1893" w:author="Tuan NV" w:date="2026-04-16T22:33:00Z" w16du:dateUtc="2026-04-16T15:33:00Z">
            <w:rPr>
              <w:sz w:val="24"/>
              <w:szCs w:val="24"/>
            </w:rPr>
          </w:rPrChange>
        </w:rPr>
        <w:fldChar w:fldCharType="separate"/>
      </w:r>
      <w:r w:rsidR="00A762E3" w:rsidRPr="001F04C9">
        <w:rPr>
          <w:rFonts w:ascii="Times  New Roman" w:hAnsi="Times  New Roman"/>
          <w:noProof/>
          <w:sz w:val="26"/>
          <w:szCs w:val="26"/>
          <w:rPrChange w:id="1894" w:author="Tuan NV" w:date="2026-04-16T22:33:00Z" w16du:dateUtc="2026-04-16T15:33:00Z">
            <w:rPr>
              <w:noProof/>
              <w:sz w:val="24"/>
              <w:szCs w:val="24"/>
            </w:rPr>
          </w:rPrChange>
        </w:rPr>
        <w:t>4</w:t>
      </w:r>
      <w:r w:rsidRPr="001F04C9">
        <w:rPr>
          <w:rFonts w:ascii="Times  New Roman" w:hAnsi="Times  New Roman"/>
          <w:sz w:val="26"/>
          <w:szCs w:val="26"/>
          <w:rPrChange w:id="1895" w:author="Tuan NV" w:date="2026-04-16T22:33:00Z" w16du:dateUtc="2026-04-16T15:33:00Z">
            <w:rPr>
              <w:sz w:val="24"/>
              <w:szCs w:val="24"/>
            </w:rPr>
          </w:rPrChange>
        </w:rPr>
        <w:fldChar w:fldCharType="end"/>
      </w:r>
      <w:r w:rsidRPr="001F04C9">
        <w:rPr>
          <w:rFonts w:ascii="Times  New Roman" w:hAnsi="Times  New Roman"/>
          <w:sz w:val="26"/>
          <w:szCs w:val="26"/>
          <w:lang w:val="vi-VN"/>
          <w:rPrChange w:id="1896" w:author="Tuan NV" w:date="2026-04-16T22:33:00Z" w16du:dateUtc="2026-04-16T15:33:00Z">
            <w:rPr>
              <w:sz w:val="24"/>
              <w:szCs w:val="24"/>
              <w:lang w:val="vi-VN"/>
            </w:rPr>
          </w:rPrChange>
        </w:rPr>
        <w:t>. Liên kết giữa Nhà cung cấp và Đơn đặt hàng NCC</w:t>
      </w:r>
      <w:bookmarkEnd w:id="1889"/>
    </w:p>
    <w:p w14:paraId="12847D4E" w14:textId="77777777" w:rsidR="005C5162" w:rsidRPr="001F04C9" w:rsidRDefault="005C5162" w:rsidP="00664455">
      <w:pPr>
        <w:spacing w:line="312" w:lineRule="auto"/>
        <w:ind w:firstLine="720"/>
        <w:jc w:val="both"/>
        <w:rPr>
          <w:rFonts w:ascii="Times  New Roman" w:eastAsia="Times New Roman" w:hAnsi="Times  New Roman" w:cs="Times New Roman"/>
          <w:noProof/>
          <w:sz w:val="26"/>
          <w:szCs w:val="26"/>
          <w:rPrChange w:id="1897" w:author="Tuan NV" w:date="2026-04-16T22:33:00Z" w16du:dateUtc="2026-04-16T15:33:00Z">
            <w:rPr>
              <w:rFonts w:eastAsia="Times New Roman" w:cs="Times New Roman"/>
              <w:noProof/>
              <w:szCs w:val="28"/>
            </w:rPr>
          </w:rPrChange>
        </w:rPr>
      </w:pPr>
      <w:r w:rsidRPr="001F04C9">
        <w:rPr>
          <w:rFonts w:ascii="Times  New Roman" w:eastAsia="Times New Roman" w:hAnsi="Times  New Roman" w:cs="Times New Roman"/>
          <w:noProof/>
          <w:sz w:val="26"/>
          <w:szCs w:val="26"/>
          <w:rPrChange w:id="1898" w:author="Tuan NV" w:date="2026-04-16T22:33:00Z" w16du:dateUtc="2026-04-16T15:33:00Z">
            <w:rPr>
              <w:rFonts w:eastAsia="Times New Roman" w:cs="Times New Roman"/>
              <w:noProof/>
              <w:szCs w:val="28"/>
            </w:rPr>
          </w:rPrChange>
        </w:rPr>
        <w:lastRenderedPageBreak/>
        <w:t>Một nhà cung cấp có thể cung cấp nhiều đơn đặt hàng khác nhau, nhưng mỗi đơn đặt hàng chỉ xác định một nhà cung cấp duy nhất.</w:t>
      </w:r>
    </w:p>
    <w:p w14:paraId="606BC5D0" w14:textId="77777777" w:rsidR="00664455" w:rsidRPr="001F04C9" w:rsidRDefault="005C5162" w:rsidP="00664455">
      <w:pPr>
        <w:keepNext/>
        <w:spacing w:line="312" w:lineRule="auto"/>
        <w:jc w:val="center"/>
        <w:rPr>
          <w:rFonts w:ascii="Times  New Roman" w:hAnsi="Times  New Roman"/>
          <w:sz w:val="26"/>
          <w:szCs w:val="26"/>
          <w:rPrChange w:id="1899" w:author="Tuan NV" w:date="2026-04-16T22:33:00Z" w16du:dateUtc="2026-04-16T15:33:00Z">
            <w:rPr/>
          </w:rPrChange>
        </w:rPr>
      </w:pPr>
      <w:r w:rsidRPr="001F04C9">
        <w:rPr>
          <w:rFonts w:ascii="Times  New Roman" w:hAnsi="Times  New Roman"/>
          <w:noProof/>
          <w:sz w:val="26"/>
          <w:szCs w:val="26"/>
          <w:rPrChange w:id="1900" w:author="Tuan NV" w:date="2026-04-16T22:33:00Z" w16du:dateUtc="2026-04-16T15:33:00Z">
            <w:rPr>
              <w:noProof/>
            </w:rPr>
          </w:rPrChange>
        </w:rPr>
        <w:drawing>
          <wp:inline distT="0" distB="0" distL="0" distR="0" wp14:anchorId="1EBE68F0" wp14:editId="09CC7C55">
            <wp:extent cx="4457143" cy="514286"/>
            <wp:effectExtent l="0" t="0" r="63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57143" cy="514286"/>
                    </a:xfrm>
                    <a:prstGeom prst="rect">
                      <a:avLst/>
                    </a:prstGeom>
                  </pic:spPr>
                </pic:pic>
              </a:graphicData>
            </a:graphic>
          </wp:inline>
        </w:drawing>
      </w:r>
    </w:p>
    <w:p w14:paraId="7FC7E04A" w14:textId="09014109" w:rsidR="005C5162" w:rsidRPr="001F04C9" w:rsidRDefault="00664455" w:rsidP="00664455">
      <w:pPr>
        <w:pStyle w:val="Caption"/>
        <w:jc w:val="center"/>
        <w:rPr>
          <w:rFonts w:ascii="Times  New Roman" w:eastAsia="Times New Roman" w:hAnsi="Times  New Roman" w:cs="Times New Roman"/>
          <w:noProof/>
          <w:sz w:val="26"/>
          <w:szCs w:val="26"/>
          <w:rPrChange w:id="1901" w:author="Tuan NV" w:date="2026-04-16T22:33:00Z" w16du:dateUtc="2026-04-16T15:33:00Z">
            <w:rPr>
              <w:rFonts w:eastAsia="Times New Roman" w:cs="Times New Roman"/>
              <w:noProof/>
              <w:sz w:val="24"/>
              <w:szCs w:val="34"/>
            </w:rPr>
          </w:rPrChange>
        </w:rPr>
      </w:pPr>
      <w:bookmarkStart w:id="1902" w:name="_Toc227268144"/>
      <w:r w:rsidRPr="001F04C9">
        <w:rPr>
          <w:rFonts w:ascii="Times  New Roman" w:hAnsi="Times  New Roman"/>
          <w:sz w:val="26"/>
          <w:szCs w:val="26"/>
          <w:rPrChange w:id="1903" w:author="Tuan NV" w:date="2026-04-16T22:33:00Z" w16du:dateUtc="2026-04-16T15:33:00Z">
            <w:rPr>
              <w:sz w:val="24"/>
              <w:szCs w:val="24"/>
            </w:rPr>
          </w:rPrChange>
        </w:rPr>
        <w:t xml:space="preserve">Hình </w:t>
      </w:r>
      <w:r w:rsidRPr="001F04C9">
        <w:rPr>
          <w:rFonts w:ascii="Times  New Roman" w:hAnsi="Times  New Roman"/>
          <w:sz w:val="26"/>
          <w:szCs w:val="26"/>
          <w:rPrChange w:id="1904" w:author="Tuan NV" w:date="2026-04-16T22:33:00Z" w16du:dateUtc="2026-04-16T15:33:00Z">
            <w:rPr>
              <w:sz w:val="24"/>
              <w:szCs w:val="24"/>
            </w:rPr>
          </w:rPrChange>
        </w:rPr>
        <w:fldChar w:fldCharType="begin"/>
      </w:r>
      <w:r w:rsidRPr="001F04C9">
        <w:rPr>
          <w:rFonts w:ascii="Times  New Roman" w:hAnsi="Times  New Roman"/>
          <w:sz w:val="26"/>
          <w:szCs w:val="26"/>
          <w:rPrChange w:id="1905" w:author="Tuan NV" w:date="2026-04-16T22:33:00Z" w16du:dateUtc="2026-04-16T15:33:00Z">
            <w:rPr>
              <w:sz w:val="24"/>
              <w:szCs w:val="24"/>
            </w:rPr>
          </w:rPrChange>
        </w:rPr>
        <w:instrText xml:space="preserve"> SEQ Hình \* ARABIC </w:instrText>
      </w:r>
      <w:r w:rsidRPr="001F04C9">
        <w:rPr>
          <w:rFonts w:ascii="Times  New Roman" w:hAnsi="Times  New Roman"/>
          <w:sz w:val="26"/>
          <w:szCs w:val="26"/>
          <w:rPrChange w:id="1906" w:author="Tuan NV" w:date="2026-04-16T22:33:00Z" w16du:dateUtc="2026-04-16T15:33:00Z">
            <w:rPr>
              <w:sz w:val="24"/>
              <w:szCs w:val="24"/>
            </w:rPr>
          </w:rPrChange>
        </w:rPr>
        <w:fldChar w:fldCharType="separate"/>
      </w:r>
      <w:r w:rsidR="00A762E3" w:rsidRPr="001F04C9">
        <w:rPr>
          <w:rFonts w:ascii="Times  New Roman" w:hAnsi="Times  New Roman"/>
          <w:noProof/>
          <w:sz w:val="26"/>
          <w:szCs w:val="26"/>
          <w:rPrChange w:id="1907" w:author="Tuan NV" w:date="2026-04-16T22:33:00Z" w16du:dateUtc="2026-04-16T15:33:00Z">
            <w:rPr>
              <w:noProof/>
              <w:sz w:val="24"/>
              <w:szCs w:val="24"/>
            </w:rPr>
          </w:rPrChange>
        </w:rPr>
        <w:t>5</w:t>
      </w:r>
      <w:r w:rsidRPr="001F04C9">
        <w:rPr>
          <w:rFonts w:ascii="Times  New Roman" w:hAnsi="Times  New Roman"/>
          <w:sz w:val="26"/>
          <w:szCs w:val="26"/>
          <w:rPrChange w:id="1908" w:author="Tuan NV" w:date="2026-04-16T22:33:00Z" w16du:dateUtc="2026-04-16T15:33:00Z">
            <w:rPr>
              <w:sz w:val="24"/>
              <w:szCs w:val="24"/>
            </w:rPr>
          </w:rPrChange>
        </w:rPr>
        <w:fldChar w:fldCharType="end"/>
      </w:r>
      <w:r w:rsidRPr="001F04C9">
        <w:rPr>
          <w:rFonts w:ascii="Times  New Roman" w:hAnsi="Times  New Roman"/>
          <w:sz w:val="26"/>
          <w:szCs w:val="26"/>
          <w:lang w:val="vi-VN"/>
          <w:rPrChange w:id="1909" w:author="Tuan NV" w:date="2026-04-16T22:33:00Z" w16du:dateUtc="2026-04-16T15:33:00Z">
            <w:rPr>
              <w:sz w:val="24"/>
              <w:szCs w:val="24"/>
              <w:lang w:val="vi-VN"/>
            </w:rPr>
          </w:rPrChange>
        </w:rPr>
        <w:t>. Liên kết giữa Khách hàng và Đơn xuất hàng</w:t>
      </w:r>
      <w:bookmarkEnd w:id="1902"/>
    </w:p>
    <w:p w14:paraId="0A9D77EA" w14:textId="77777777" w:rsidR="005C5162" w:rsidRPr="001F04C9" w:rsidRDefault="005C5162" w:rsidP="00664455">
      <w:pPr>
        <w:spacing w:line="312" w:lineRule="auto"/>
        <w:ind w:firstLine="720"/>
        <w:jc w:val="both"/>
        <w:rPr>
          <w:rFonts w:ascii="Times  New Roman" w:eastAsia="Times New Roman" w:hAnsi="Times  New Roman" w:cs="Times New Roman"/>
          <w:noProof/>
          <w:sz w:val="26"/>
          <w:szCs w:val="26"/>
          <w:rPrChange w:id="1910" w:author="Tuan NV" w:date="2026-04-16T22:33:00Z" w16du:dateUtc="2026-04-16T15:33:00Z">
            <w:rPr>
              <w:rFonts w:eastAsia="Times New Roman" w:cs="Times New Roman"/>
              <w:noProof/>
              <w:szCs w:val="28"/>
            </w:rPr>
          </w:rPrChange>
        </w:rPr>
      </w:pPr>
      <w:r w:rsidRPr="001F04C9">
        <w:rPr>
          <w:rFonts w:ascii="Times  New Roman" w:eastAsia="Times New Roman" w:hAnsi="Times  New Roman" w:cs="Times New Roman"/>
          <w:noProof/>
          <w:sz w:val="26"/>
          <w:szCs w:val="26"/>
          <w:rPrChange w:id="1911" w:author="Tuan NV" w:date="2026-04-16T22:33:00Z" w16du:dateUtc="2026-04-16T15:33:00Z">
            <w:rPr>
              <w:rFonts w:eastAsia="Times New Roman" w:cs="Times New Roman"/>
              <w:noProof/>
              <w:szCs w:val="28"/>
            </w:rPr>
          </w:rPrChange>
        </w:rPr>
        <w:t>Một khách hàng có thể đặt mua nhiều đơn hàng khác nhau, nhưng mỗi đơn xuất hàng chỉ xác định một khách hàng duy nhất.</w:t>
      </w:r>
    </w:p>
    <w:p w14:paraId="6FD304E5" w14:textId="77777777" w:rsidR="00664455" w:rsidRPr="001F04C9" w:rsidRDefault="005C5162" w:rsidP="00664455">
      <w:pPr>
        <w:keepNext/>
        <w:spacing w:line="312" w:lineRule="auto"/>
        <w:jc w:val="center"/>
        <w:rPr>
          <w:rFonts w:ascii="Times  New Roman" w:hAnsi="Times  New Roman"/>
          <w:sz w:val="26"/>
          <w:szCs w:val="26"/>
          <w:rPrChange w:id="1912" w:author="Tuan NV" w:date="2026-04-16T22:33:00Z" w16du:dateUtc="2026-04-16T15:33:00Z">
            <w:rPr/>
          </w:rPrChange>
        </w:rPr>
      </w:pPr>
      <w:r w:rsidRPr="001F04C9">
        <w:rPr>
          <w:rFonts w:ascii="Times  New Roman" w:hAnsi="Times  New Roman"/>
          <w:noProof/>
          <w:sz w:val="26"/>
          <w:szCs w:val="26"/>
          <w:rPrChange w:id="1913" w:author="Tuan NV" w:date="2026-04-16T22:33:00Z" w16du:dateUtc="2026-04-16T15:33:00Z">
            <w:rPr>
              <w:noProof/>
            </w:rPr>
          </w:rPrChange>
        </w:rPr>
        <w:drawing>
          <wp:inline distT="0" distB="0" distL="0" distR="0" wp14:anchorId="04CA84C0" wp14:editId="6853723E">
            <wp:extent cx="4342857" cy="542857"/>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42857" cy="542857"/>
                    </a:xfrm>
                    <a:prstGeom prst="rect">
                      <a:avLst/>
                    </a:prstGeom>
                  </pic:spPr>
                </pic:pic>
              </a:graphicData>
            </a:graphic>
          </wp:inline>
        </w:drawing>
      </w:r>
    </w:p>
    <w:p w14:paraId="560DF01F" w14:textId="1C8279CB" w:rsidR="005C5162" w:rsidRPr="001F04C9" w:rsidRDefault="00664455" w:rsidP="00664455">
      <w:pPr>
        <w:pStyle w:val="Caption"/>
        <w:jc w:val="center"/>
        <w:rPr>
          <w:rFonts w:ascii="Times  New Roman" w:eastAsia="Times New Roman" w:hAnsi="Times  New Roman" w:cs="Times New Roman"/>
          <w:noProof/>
          <w:sz w:val="26"/>
          <w:szCs w:val="26"/>
          <w:rPrChange w:id="1914" w:author="Tuan NV" w:date="2026-04-16T22:33:00Z" w16du:dateUtc="2026-04-16T15:33:00Z">
            <w:rPr>
              <w:rFonts w:eastAsia="Times New Roman" w:cs="Times New Roman"/>
              <w:noProof/>
              <w:sz w:val="24"/>
              <w:szCs w:val="34"/>
            </w:rPr>
          </w:rPrChange>
        </w:rPr>
      </w:pPr>
      <w:bookmarkStart w:id="1915" w:name="_Toc227268145"/>
      <w:r w:rsidRPr="001F04C9">
        <w:rPr>
          <w:rFonts w:ascii="Times  New Roman" w:hAnsi="Times  New Roman"/>
          <w:sz w:val="26"/>
          <w:szCs w:val="26"/>
          <w:rPrChange w:id="1916" w:author="Tuan NV" w:date="2026-04-16T22:33:00Z" w16du:dateUtc="2026-04-16T15:33:00Z">
            <w:rPr>
              <w:sz w:val="24"/>
              <w:szCs w:val="24"/>
            </w:rPr>
          </w:rPrChange>
        </w:rPr>
        <w:t xml:space="preserve">Hình </w:t>
      </w:r>
      <w:r w:rsidRPr="001F04C9">
        <w:rPr>
          <w:rFonts w:ascii="Times  New Roman" w:hAnsi="Times  New Roman"/>
          <w:sz w:val="26"/>
          <w:szCs w:val="26"/>
          <w:rPrChange w:id="1917" w:author="Tuan NV" w:date="2026-04-16T22:33:00Z" w16du:dateUtc="2026-04-16T15:33:00Z">
            <w:rPr>
              <w:sz w:val="24"/>
              <w:szCs w:val="24"/>
            </w:rPr>
          </w:rPrChange>
        </w:rPr>
        <w:fldChar w:fldCharType="begin"/>
      </w:r>
      <w:r w:rsidRPr="001F04C9">
        <w:rPr>
          <w:rFonts w:ascii="Times  New Roman" w:hAnsi="Times  New Roman"/>
          <w:sz w:val="26"/>
          <w:szCs w:val="26"/>
          <w:rPrChange w:id="1918" w:author="Tuan NV" w:date="2026-04-16T22:33:00Z" w16du:dateUtc="2026-04-16T15:33:00Z">
            <w:rPr>
              <w:sz w:val="24"/>
              <w:szCs w:val="24"/>
            </w:rPr>
          </w:rPrChange>
        </w:rPr>
        <w:instrText xml:space="preserve"> SEQ Hình \* ARABIC </w:instrText>
      </w:r>
      <w:r w:rsidRPr="001F04C9">
        <w:rPr>
          <w:rFonts w:ascii="Times  New Roman" w:hAnsi="Times  New Roman"/>
          <w:sz w:val="26"/>
          <w:szCs w:val="26"/>
          <w:rPrChange w:id="1919" w:author="Tuan NV" w:date="2026-04-16T22:33:00Z" w16du:dateUtc="2026-04-16T15:33:00Z">
            <w:rPr>
              <w:sz w:val="24"/>
              <w:szCs w:val="24"/>
            </w:rPr>
          </w:rPrChange>
        </w:rPr>
        <w:fldChar w:fldCharType="separate"/>
      </w:r>
      <w:r w:rsidR="00A762E3" w:rsidRPr="001F04C9">
        <w:rPr>
          <w:rFonts w:ascii="Times  New Roman" w:hAnsi="Times  New Roman"/>
          <w:noProof/>
          <w:sz w:val="26"/>
          <w:szCs w:val="26"/>
          <w:rPrChange w:id="1920" w:author="Tuan NV" w:date="2026-04-16T22:33:00Z" w16du:dateUtc="2026-04-16T15:33:00Z">
            <w:rPr>
              <w:noProof/>
              <w:sz w:val="24"/>
              <w:szCs w:val="24"/>
            </w:rPr>
          </w:rPrChange>
        </w:rPr>
        <w:t>6</w:t>
      </w:r>
      <w:r w:rsidRPr="001F04C9">
        <w:rPr>
          <w:rFonts w:ascii="Times  New Roman" w:hAnsi="Times  New Roman"/>
          <w:sz w:val="26"/>
          <w:szCs w:val="26"/>
          <w:rPrChange w:id="1921" w:author="Tuan NV" w:date="2026-04-16T22:33:00Z" w16du:dateUtc="2026-04-16T15:33:00Z">
            <w:rPr>
              <w:sz w:val="24"/>
              <w:szCs w:val="24"/>
            </w:rPr>
          </w:rPrChange>
        </w:rPr>
        <w:fldChar w:fldCharType="end"/>
      </w:r>
      <w:r w:rsidRPr="001F04C9">
        <w:rPr>
          <w:rFonts w:ascii="Times  New Roman" w:hAnsi="Times  New Roman"/>
          <w:sz w:val="26"/>
          <w:szCs w:val="26"/>
          <w:lang w:val="vi-VN"/>
          <w:rPrChange w:id="1922" w:author="Tuan NV" w:date="2026-04-16T22:33:00Z" w16du:dateUtc="2026-04-16T15:33:00Z">
            <w:rPr>
              <w:sz w:val="24"/>
              <w:szCs w:val="24"/>
              <w:lang w:val="vi-VN"/>
            </w:rPr>
          </w:rPrChange>
        </w:rPr>
        <w:t>. Liên kết giữa Đơn đặt hàng NCC và Chi tiết đơn NCC</w:t>
      </w:r>
      <w:bookmarkEnd w:id="1915"/>
    </w:p>
    <w:p w14:paraId="7791E5A5" w14:textId="77777777" w:rsidR="005C5162" w:rsidRPr="001F04C9" w:rsidRDefault="005C5162" w:rsidP="00664455">
      <w:pPr>
        <w:spacing w:line="312" w:lineRule="auto"/>
        <w:ind w:firstLine="720"/>
        <w:jc w:val="both"/>
        <w:rPr>
          <w:rFonts w:ascii="Times  New Roman" w:eastAsia="Times New Roman" w:hAnsi="Times  New Roman" w:cs="Times New Roman"/>
          <w:noProof/>
          <w:sz w:val="26"/>
          <w:szCs w:val="26"/>
          <w:rPrChange w:id="1923" w:author="Tuan NV" w:date="2026-04-16T22:33:00Z" w16du:dateUtc="2026-04-16T15:33:00Z">
            <w:rPr>
              <w:rFonts w:eastAsia="Times New Roman" w:cs="Times New Roman"/>
              <w:noProof/>
              <w:szCs w:val="28"/>
            </w:rPr>
          </w:rPrChange>
        </w:rPr>
      </w:pPr>
      <w:r w:rsidRPr="001F04C9">
        <w:rPr>
          <w:rFonts w:ascii="Times  New Roman" w:eastAsia="Times New Roman" w:hAnsi="Times  New Roman" w:cs="Times New Roman"/>
          <w:noProof/>
          <w:sz w:val="26"/>
          <w:szCs w:val="26"/>
          <w:rPrChange w:id="1924" w:author="Tuan NV" w:date="2026-04-16T22:33:00Z" w16du:dateUtc="2026-04-16T15:33:00Z">
            <w:rPr>
              <w:rFonts w:eastAsia="Times New Roman" w:cs="Times New Roman"/>
              <w:noProof/>
              <w:szCs w:val="28"/>
            </w:rPr>
          </w:rPrChange>
        </w:rPr>
        <w:t>Một đơn đặt hàng NCC có thể bao gồm nhiều dòng chi tiết nguyên vật liệu, nhưng mỗi dòng chi tiết chỉ thuộc về một đơn đặt hàng duy nhất.</w:t>
      </w:r>
    </w:p>
    <w:p w14:paraId="57CCA738" w14:textId="77777777" w:rsidR="00A762E3" w:rsidRPr="001F04C9" w:rsidRDefault="005C5162" w:rsidP="00A762E3">
      <w:pPr>
        <w:keepNext/>
        <w:spacing w:line="312" w:lineRule="auto"/>
        <w:jc w:val="center"/>
        <w:rPr>
          <w:rFonts w:ascii="Times  New Roman" w:hAnsi="Times  New Roman"/>
          <w:sz w:val="26"/>
          <w:szCs w:val="26"/>
          <w:rPrChange w:id="1925" w:author="Tuan NV" w:date="2026-04-16T22:33:00Z" w16du:dateUtc="2026-04-16T15:33:00Z">
            <w:rPr/>
          </w:rPrChange>
        </w:rPr>
      </w:pPr>
      <w:r w:rsidRPr="001F04C9">
        <w:rPr>
          <w:rFonts w:ascii="Times  New Roman" w:hAnsi="Times  New Roman"/>
          <w:noProof/>
          <w:sz w:val="26"/>
          <w:szCs w:val="26"/>
          <w:rPrChange w:id="1926" w:author="Tuan NV" w:date="2026-04-16T22:33:00Z" w16du:dateUtc="2026-04-16T15:33:00Z">
            <w:rPr>
              <w:noProof/>
            </w:rPr>
          </w:rPrChange>
        </w:rPr>
        <w:drawing>
          <wp:inline distT="0" distB="0" distL="0" distR="0" wp14:anchorId="6452B313" wp14:editId="53ACD816">
            <wp:extent cx="4419048" cy="609524"/>
            <wp:effectExtent l="0" t="0" r="63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19048" cy="609524"/>
                    </a:xfrm>
                    <a:prstGeom prst="rect">
                      <a:avLst/>
                    </a:prstGeom>
                  </pic:spPr>
                </pic:pic>
              </a:graphicData>
            </a:graphic>
          </wp:inline>
        </w:drawing>
      </w:r>
    </w:p>
    <w:p w14:paraId="3323DF75" w14:textId="22DAEC99" w:rsidR="005C5162" w:rsidRPr="001F04C9" w:rsidRDefault="00A762E3" w:rsidP="00A762E3">
      <w:pPr>
        <w:pStyle w:val="Caption"/>
        <w:jc w:val="center"/>
        <w:rPr>
          <w:rFonts w:ascii="Times  New Roman" w:eastAsia="Times New Roman" w:hAnsi="Times  New Roman" w:cs="Times New Roman"/>
          <w:noProof/>
          <w:sz w:val="26"/>
          <w:szCs w:val="26"/>
          <w:rPrChange w:id="1927" w:author="Tuan NV" w:date="2026-04-16T22:33:00Z" w16du:dateUtc="2026-04-16T15:33:00Z">
            <w:rPr>
              <w:rFonts w:eastAsia="Times New Roman" w:cs="Times New Roman"/>
              <w:noProof/>
              <w:sz w:val="24"/>
              <w:szCs w:val="34"/>
            </w:rPr>
          </w:rPrChange>
        </w:rPr>
      </w:pPr>
      <w:bookmarkStart w:id="1928" w:name="_Toc227268146"/>
      <w:r w:rsidRPr="001F04C9">
        <w:rPr>
          <w:rFonts w:ascii="Times  New Roman" w:hAnsi="Times  New Roman"/>
          <w:sz w:val="26"/>
          <w:szCs w:val="26"/>
          <w:rPrChange w:id="1929" w:author="Tuan NV" w:date="2026-04-16T22:33:00Z" w16du:dateUtc="2026-04-16T15:33:00Z">
            <w:rPr>
              <w:sz w:val="24"/>
              <w:szCs w:val="24"/>
            </w:rPr>
          </w:rPrChange>
        </w:rPr>
        <w:t xml:space="preserve">Hình </w:t>
      </w:r>
      <w:r w:rsidRPr="001F04C9">
        <w:rPr>
          <w:rFonts w:ascii="Times  New Roman" w:hAnsi="Times  New Roman"/>
          <w:sz w:val="26"/>
          <w:szCs w:val="26"/>
          <w:rPrChange w:id="1930" w:author="Tuan NV" w:date="2026-04-16T22:33:00Z" w16du:dateUtc="2026-04-16T15:33:00Z">
            <w:rPr>
              <w:sz w:val="24"/>
              <w:szCs w:val="24"/>
            </w:rPr>
          </w:rPrChange>
        </w:rPr>
        <w:fldChar w:fldCharType="begin"/>
      </w:r>
      <w:r w:rsidRPr="001F04C9">
        <w:rPr>
          <w:rFonts w:ascii="Times  New Roman" w:hAnsi="Times  New Roman"/>
          <w:sz w:val="26"/>
          <w:szCs w:val="26"/>
          <w:rPrChange w:id="1931" w:author="Tuan NV" w:date="2026-04-16T22:33:00Z" w16du:dateUtc="2026-04-16T15:33:00Z">
            <w:rPr>
              <w:sz w:val="24"/>
              <w:szCs w:val="24"/>
            </w:rPr>
          </w:rPrChange>
        </w:rPr>
        <w:instrText xml:space="preserve"> SEQ Hình \* ARABIC </w:instrText>
      </w:r>
      <w:r w:rsidRPr="001F04C9">
        <w:rPr>
          <w:rFonts w:ascii="Times  New Roman" w:hAnsi="Times  New Roman"/>
          <w:sz w:val="26"/>
          <w:szCs w:val="26"/>
          <w:rPrChange w:id="1932" w:author="Tuan NV" w:date="2026-04-16T22:33:00Z" w16du:dateUtc="2026-04-16T15:33:00Z">
            <w:rPr>
              <w:sz w:val="24"/>
              <w:szCs w:val="24"/>
            </w:rPr>
          </w:rPrChange>
        </w:rPr>
        <w:fldChar w:fldCharType="separate"/>
      </w:r>
      <w:r w:rsidRPr="001F04C9">
        <w:rPr>
          <w:rFonts w:ascii="Times  New Roman" w:hAnsi="Times  New Roman"/>
          <w:noProof/>
          <w:sz w:val="26"/>
          <w:szCs w:val="26"/>
          <w:rPrChange w:id="1933" w:author="Tuan NV" w:date="2026-04-16T22:33:00Z" w16du:dateUtc="2026-04-16T15:33:00Z">
            <w:rPr>
              <w:noProof/>
              <w:sz w:val="24"/>
              <w:szCs w:val="24"/>
            </w:rPr>
          </w:rPrChange>
        </w:rPr>
        <w:t>7</w:t>
      </w:r>
      <w:r w:rsidRPr="001F04C9">
        <w:rPr>
          <w:rFonts w:ascii="Times  New Roman" w:hAnsi="Times  New Roman"/>
          <w:sz w:val="26"/>
          <w:szCs w:val="26"/>
          <w:rPrChange w:id="1934" w:author="Tuan NV" w:date="2026-04-16T22:33:00Z" w16du:dateUtc="2026-04-16T15:33:00Z">
            <w:rPr>
              <w:sz w:val="24"/>
              <w:szCs w:val="24"/>
            </w:rPr>
          </w:rPrChange>
        </w:rPr>
        <w:fldChar w:fldCharType="end"/>
      </w:r>
      <w:r w:rsidRPr="001F04C9">
        <w:rPr>
          <w:rFonts w:ascii="Times  New Roman" w:hAnsi="Times  New Roman"/>
          <w:sz w:val="26"/>
          <w:szCs w:val="26"/>
          <w:lang w:val="vi-VN"/>
          <w:rPrChange w:id="1935" w:author="Tuan NV" w:date="2026-04-16T22:33:00Z" w16du:dateUtc="2026-04-16T15:33:00Z">
            <w:rPr>
              <w:sz w:val="24"/>
              <w:szCs w:val="24"/>
              <w:lang w:val="vi-VN"/>
            </w:rPr>
          </w:rPrChange>
        </w:rPr>
        <w:t>. Liên kết giữa Đơn xuất hàng và Chi tiết đơn xuất</w:t>
      </w:r>
      <w:bookmarkEnd w:id="1928"/>
    </w:p>
    <w:p w14:paraId="7857D6D9" w14:textId="77777777" w:rsidR="005C5162" w:rsidRPr="001F04C9" w:rsidRDefault="005C5162" w:rsidP="00664455">
      <w:pPr>
        <w:spacing w:line="312" w:lineRule="auto"/>
        <w:ind w:firstLine="720"/>
        <w:jc w:val="both"/>
        <w:rPr>
          <w:rFonts w:ascii="Times  New Roman" w:eastAsia="Times New Roman" w:hAnsi="Times  New Roman" w:cs="Times New Roman"/>
          <w:noProof/>
          <w:sz w:val="26"/>
          <w:szCs w:val="26"/>
          <w:rPrChange w:id="1936" w:author="Tuan NV" w:date="2026-04-16T22:33:00Z" w16du:dateUtc="2026-04-16T15:33:00Z">
            <w:rPr>
              <w:rFonts w:eastAsia="Times New Roman" w:cs="Times New Roman"/>
              <w:noProof/>
              <w:szCs w:val="28"/>
            </w:rPr>
          </w:rPrChange>
        </w:rPr>
      </w:pPr>
      <w:r w:rsidRPr="001F04C9">
        <w:rPr>
          <w:rFonts w:ascii="Times  New Roman" w:eastAsia="Times New Roman" w:hAnsi="Times  New Roman" w:cs="Times New Roman"/>
          <w:noProof/>
          <w:sz w:val="26"/>
          <w:szCs w:val="26"/>
          <w:rPrChange w:id="1937" w:author="Tuan NV" w:date="2026-04-16T22:33:00Z" w16du:dateUtc="2026-04-16T15:33:00Z">
            <w:rPr>
              <w:rFonts w:eastAsia="Times New Roman" w:cs="Times New Roman"/>
              <w:noProof/>
              <w:szCs w:val="28"/>
            </w:rPr>
          </w:rPrChange>
        </w:rPr>
        <w:t>Một đơn xuất hàng có thể chứa nhiều dòng chi tiết sản phẩm, nhưng mỗi dòng chi tiết chỉ thuộc về một đơn xuất hàng duy nhất.</w:t>
      </w:r>
    </w:p>
    <w:p w14:paraId="588CCB37" w14:textId="77777777" w:rsidR="00A762E3" w:rsidRPr="001F04C9" w:rsidRDefault="005C5162" w:rsidP="00A762E3">
      <w:pPr>
        <w:keepNext/>
        <w:spacing w:line="312" w:lineRule="auto"/>
        <w:jc w:val="center"/>
        <w:rPr>
          <w:rFonts w:ascii="Times  New Roman" w:hAnsi="Times  New Roman"/>
          <w:sz w:val="26"/>
          <w:szCs w:val="26"/>
          <w:rPrChange w:id="1938" w:author="Tuan NV" w:date="2026-04-16T22:33:00Z" w16du:dateUtc="2026-04-16T15:33:00Z">
            <w:rPr/>
          </w:rPrChange>
        </w:rPr>
      </w:pPr>
      <w:r w:rsidRPr="001F04C9">
        <w:rPr>
          <w:rFonts w:ascii="Times  New Roman" w:hAnsi="Times  New Roman"/>
          <w:noProof/>
          <w:sz w:val="26"/>
          <w:szCs w:val="26"/>
          <w:rPrChange w:id="1939" w:author="Tuan NV" w:date="2026-04-16T22:33:00Z" w16du:dateUtc="2026-04-16T15:33:00Z">
            <w:rPr>
              <w:noProof/>
            </w:rPr>
          </w:rPrChange>
        </w:rPr>
        <w:drawing>
          <wp:inline distT="0" distB="0" distL="0" distR="0" wp14:anchorId="28EAAB52" wp14:editId="4DBB2EC6">
            <wp:extent cx="4400000" cy="504762"/>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00000" cy="504762"/>
                    </a:xfrm>
                    <a:prstGeom prst="rect">
                      <a:avLst/>
                    </a:prstGeom>
                  </pic:spPr>
                </pic:pic>
              </a:graphicData>
            </a:graphic>
          </wp:inline>
        </w:drawing>
      </w:r>
    </w:p>
    <w:p w14:paraId="5CDA4595" w14:textId="48BEF4CD" w:rsidR="005C5162" w:rsidRPr="001F04C9" w:rsidRDefault="00A762E3" w:rsidP="00A762E3">
      <w:pPr>
        <w:pStyle w:val="Caption"/>
        <w:jc w:val="center"/>
        <w:rPr>
          <w:rFonts w:ascii="Times  New Roman" w:eastAsia="Times New Roman" w:hAnsi="Times  New Roman" w:cs="Times New Roman"/>
          <w:noProof/>
          <w:sz w:val="26"/>
          <w:szCs w:val="26"/>
          <w:rPrChange w:id="1940" w:author="Tuan NV" w:date="2026-04-16T22:33:00Z" w16du:dateUtc="2026-04-16T15:33:00Z">
            <w:rPr>
              <w:rFonts w:eastAsia="Times New Roman" w:cs="Times New Roman"/>
              <w:noProof/>
              <w:sz w:val="24"/>
              <w:szCs w:val="34"/>
            </w:rPr>
          </w:rPrChange>
        </w:rPr>
      </w:pPr>
      <w:bookmarkStart w:id="1941" w:name="_Toc227268147"/>
      <w:r w:rsidRPr="001F04C9">
        <w:rPr>
          <w:rFonts w:ascii="Times  New Roman" w:hAnsi="Times  New Roman"/>
          <w:sz w:val="26"/>
          <w:szCs w:val="26"/>
          <w:rPrChange w:id="1942" w:author="Tuan NV" w:date="2026-04-16T22:33:00Z" w16du:dateUtc="2026-04-16T15:33:00Z">
            <w:rPr>
              <w:sz w:val="24"/>
              <w:szCs w:val="24"/>
            </w:rPr>
          </w:rPrChange>
        </w:rPr>
        <w:t xml:space="preserve">Hình </w:t>
      </w:r>
      <w:r w:rsidRPr="001F04C9">
        <w:rPr>
          <w:rFonts w:ascii="Times  New Roman" w:hAnsi="Times  New Roman"/>
          <w:sz w:val="26"/>
          <w:szCs w:val="26"/>
          <w:rPrChange w:id="1943" w:author="Tuan NV" w:date="2026-04-16T22:33:00Z" w16du:dateUtc="2026-04-16T15:33:00Z">
            <w:rPr>
              <w:sz w:val="24"/>
              <w:szCs w:val="24"/>
            </w:rPr>
          </w:rPrChange>
        </w:rPr>
        <w:fldChar w:fldCharType="begin"/>
      </w:r>
      <w:r w:rsidRPr="001F04C9">
        <w:rPr>
          <w:rFonts w:ascii="Times  New Roman" w:hAnsi="Times  New Roman"/>
          <w:sz w:val="26"/>
          <w:szCs w:val="26"/>
          <w:rPrChange w:id="1944" w:author="Tuan NV" w:date="2026-04-16T22:33:00Z" w16du:dateUtc="2026-04-16T15:33:00Z">
            <w:rPr>
              <w:sz w:val="24"/>
              <w:szCs w:val="24"/>
            </w:rPr>
          </w:rPrChange>
        </w:rPr>
        <w:instrText xml:space="preserve"> SEQ Hình \* ARABIC </w:instrText>
      </w:r>
      <w:r w:rsidRPr="001F04C9">
        <w:rPr>
          <w:rFonts w:ascii="Times  New Roman" w:hAnsi="Times  New Roman"/>
          <w:sz w:val="26"/>
          <w:szCs w:val="26"/>
          <w:rPrChange w:id="1945" w:author="Tuan NV" w:date="2026-04-16T22:33:00Z" w16du:dateUtc="2026-04-16T15:33:00Z">
            <w:rPr>
              <w:sz w:val="24"/>
              <w:szCs w:val="24"/>
            </w:rPr>
          </w:rPrChange>
        </w:rPr>
        <w:fldChar w:fldCharType="separate"/>
      </w:r>
      <w:r w:rsidRPr="001F04C9">
        <w:rPr>
          <w:rFonts w:ascii="Times  New Roman" w:hAnsi="Times  New Roman"/>
          <w:noProof/>
          <w:sz w:val="26"/>
          <w:szCs w:val="26"/>
          <w:rPrChange w:id="1946" w:author="Tuan NV" w:date="2026-04-16T22:33:00Z" w16du:dateUtc="2026-04-16T15:33:00Z">
            <w:rPr>
              <w:noProof/>
              <w:sz w:val="24"/>
              <w:szCs w:val="24"/>
            </w:rPr>
          </w:rPrChange>
        </w:rPr>
        <w:t>8</w:t>
      </w:r>
      <w:r w:rsidRPr="001F04C9">
        <w:rPr>
          <w:rFonts w:ascii="Times  New Roman" w:hAnsi="Times  New Roman"/>
          <w:sz w:val="26"/>
          <w:szCs w:val="26"/>
          <w:rPrChange w:id="1947" w:author="Tuan NV" w:date="2026-04-16T22:33:00Z" w16du:dateUtc="2026-04-16T15:33:00Z">
            <w:rPr>
              <w:sz w:val="24"/>
              <w:szCs w:val="24"/>
            </w:rPr>
          </w:rPrChange>
        </w:rPr>
        <w:fldChar w:fldCharType="end"/>
      </w:r>
      <w:r w:rsidRPr="001F04C9">
        <w:rPr>
          <w:rFonts w:ascii="Times  New Roman" w:hAnsi="Times  New Roman"/>
          <w:sz w:val="26"/>
          <w:szCs w:val="26"/>
          <w:lang w:val="vi-VN"/>
          <w:rPrChange w:id="1948" w:author="Tuan NV" w:date="2026-04-16T22:33:00Z" w16du:dateUtc="2026-04-16T15:33:00Z">
            <w:rPr>
              <w:sz w:val="24"/>
              <w:szCs w:val="24"/>
              <w:lang w:val="vi-VN"/>
            </w:rPr>
          </w:rPrChange>
        </w:rPr>
        <w:t>. Liên kết giữa Đơn đặt hàng NCC và Nhập kho</w:t>
      </w:r>
      <w:bookmarkEnd w:id="1941"/>
    </w:p>
    <w:p w14:paraId="3A345C85" w14:textId="77777777" w:rsidR="005C5162" w:rsidRPr="001F04C9" w:rsidRDefault="005C5162" w:rsidP="00664455">
      <w:pPr>
        <w:spacing w:line="312" w:lineRule="auto"/>
        <w:ind w:firstLine="720"/>
        <w:jc w:val="both"/>
        <w:rPr>
          <w:rFonts w:ascii="Times  New Roman" w:eastAsia="Times New Roman" w:hAnsi="Times  New Roman" w:cs="Times New Roman"/>
          <w:noProof/>
          <w:sz w:val="26"/>
          <w:szCs w:val="26"/>
          <w:rPrChange w:id="1949" w:author="Tuan NV" w:date="2026-04-16T22:33:00Z" w16du:dateUtc="2026-04-16T15:33:00Z">
            <w:rPr>
              <w:rFonts w:eastAsia="Times New Roman" w:cs="Times New Roman"/>
              <w:noProof/>
              <w:szCs w:val="28"/>
            </w:rPr>
          </w:rPrChange>
        </w:rPr>
      </w:pPr>
      <w:r w:rsidRPr="001F04C9">
        <w:rPr>
          <w:rFonts w:ascii="Times  New Roman" w:eastAsia="Times New Roman" w:hAnsi="Times  New Roman" w:cs="Times New Roman"/>
          <w:noProof/>
          <w:sz w:val="26"/>
          <w:szCs w:val="26"/>
          <w:rPrChange w:id="1950" w:author="Tuan NV" w:date="2026-04-16T22:33:00Z" w16du:dateUtc="2026-04-16T15:33:00Z">
            <w:rPr>
              <w:rFonts w:eastAsia="Times New Roman" w:cs="Times New Roman"/>
              <w:noProof/>
              <w:szCs w:val="28"/>
            </w:rPr>
          </w:rPrChange>
        </w:rPr>
        <w:t>Một đơn đặt hàng NCC có thể được thực hiện qua nhiều đợt nhập kho khác nhau, nhưng mỗi phiếu nhập kho chỉ thuộc về một đơn đặt hàng duy nhất.</w:t>
      </w:r>
    </w:p>
    <w:p w14:paraId="0AA46621" w14:textId="77777777" w:rsidR="00A762E3" w:rsidRPr="001F04C9" w:rsidRDefault="005C5162" w:rsidP="00A762E3">
      <w:pPr>
        <w:keepNext/>
        <w:spacing w:line="312" w:lineRule="auto"/>
        <w:jc w:val="center"/>
        <w:rPr>
          <w:rFonts w:ascii="Times  New Roman" w:hAnsi="Times  New Roman"/>
          <w:sz w:val="26"/>
          <w:szCs w:val="26"/>
          <w:rPrChange w:id="1951" w:author="Tuan NV" w:date="2026-04-16T22:33:00Z" w16du:dateUtc="2026-04-16T15:33:00Z">
            <w:rPr/>
          </w:rPrChange>
        </w:rPr>
      </w:pPr>
      <w:r w:rsidRPr="001F04C9">
        <w:rPr>
          <w:rFonts w:ascii="Times  New Roman" w:eastAsia="Times New Roman" w:hAnsi="Times  New Roman" w:cs="Times New Roman"/>
          <w:noProof/>
          <w:sz w:val="26"/>
          <w:szCs w:val="26"/>
          <w:rPrChange w:id="1952" w:author="Tuan NV" w:date="2026-04-16T22:33:00Z" w16du:dateUtc="2026-04-16T15:33:00Z">
            <w:rPr>
              <w:rFonts w:eastAsia="Times New Roman" w:cs="Times New Roman"/>
              <w:noProof/>
              <w:szCs w:val="28"/>
            </w:rPr>
          </w:rPrChange>
        </w:rPr>
        <w:drawing>
          <wp:inline distT="0" distB="0" distL="0" distR="0" wp14:anchorId="20FE2E6F" wp14:editId="52481D42">
            <wp:extent cx="4363059" cy="49536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63059" cy="495369"/>
                    </a:xfrm>
                    <a:prstGeom prst="rect">
                      <a:avLst/>
                    </a:prstGeom>
                  </pic:spPr>
                </pic:pic>
              </a:graphicData>
            </a:graphic>
          </wp:inline>
        </w:drawing>
      </w:r>
    </w:p>
    <w:p w14:paraId="05CE361C" w14:textId="5FD4F143" w:rsidR="005C5162" w:rsidRPr="001F04C9" w:rsidRDefault="00A762E3" w:rsidP="00A762E3">
      <w:pPr>
        <w:pStyle w:val="Caption"/>
        <w:jc w:val="center"/>
        <w:rPr>
          <w:rFonts w:ascii="Times  New Roman" w:eastAsia="Times New Roman" w:hAnsi="Times  New Roman" w:cs="Times New Roman"/>
          <w:noProof/>
          <w:sz w:val="26"/>
          <w:szCs w:val="26"/>
          <w:rPrChange w:id="1953" w:author="Tuan NV" w:date="2026-04-16T22:33:00Z" w16du:dateUtc="2026-04-16T15:33:00Z">
            <w:rPr>
              <w:rFonts w:eastAsia="Times New Roman" w:cs="Times New Roman"/>
              <w:noProof/>
              <w:sz w:val="24"/>
              <w:szCs w:val="34"/>
            </w:rPr>
          </w:rPrChange>
        </w:rPr>
      </w:pPr>
      <w:bookmarkStart w:id="1954" w:name="_Toc227268148"/>
      <w:r w:rsidRPr="001F04C9">
        <w:rPr>
          <w:rFonts w:ascii="Times  New Roman" w:hAnsi="Times  New Roman"/>
          <w:sz w:val="26"/>
          <w:szCs w:val="26"/>
          <w:rPrChange w:id="1955" w:author="Tuan NV" w:date="2026-04-16T22:33:00Z" w16du:dateUtc="2026-04-16T15:33:00Z">
            <w:rPr>
              <w:sz w:val="24"/>
              <w:szCs w:val="24"/>
            </w:rPr>
          </w:rPrChange>
        </w:rPr>
        <w:t xml:space="preserve">Hình </w:t>
      </w:r>
      <w:r w:rsidRPr="001F04C9">
        <w:rPr>
          <w:rFonts w:ascii="Times  New Roman" w:hAnsi="Times  New Roman"/>
          <w:sz w:val="26"/>
          <w:szCs w:val="26"/>
          <w:rPrChange w:id="1956" w:author="Tuan NV" w:date="2026-04-16T22:33:00Z" w16du:dateUtc="2026-04-16T15:33:00Z">
            <w:rPr>
              <w:sz w:val="24"/>
              <w:szCs w:val="24"/>
            </w:rPr>
          </w:rPrChange>
        </w:rPr>
        <w:fldChar w:fldCharType="begin"/>
      </w:r>
      <w:r w:rsidRPr="001F04C9">
        <w:rPr>
          <w:rFonts w:ascii="Times  New Roman" w:hAnsi="Times  New Roman"/>
          <w:sz w:val="26"/>
          <w:szCs w:val="26"/>
          <w:rPrChange w:id="1957" w:author="Tuan NV" w:date="2026-04-16T22:33:00Z" w16du:dateUtc="2026-04-16T15:33:00Z">
            <w:rPr>
              <w:sz w:val="24"/>
              <w:szCs w:val="24"/>
            </w:rPr>
          </w:rPrChange>
        </w:rPr>
        <w:instrText xml:space="preserve"> SEQ Hình \* ARABIC </w:instrText>
      </w:r>
      <w:r w:rsidRPr="001F04C9">
        <w:rPr>
          <w:rFonts w:ascii="Times  New Roman" w:hAnsi="Times  New Roman"/>
          <w:sz w:val="26"/>
          <w:szCs w:val="26"/>
          <w:rPrChange w:id="1958" w:author="Tuan NV" w:date="2026-04-16T22:33:00Z" w16du:dateUtc="2026-04-16T15:33:00Z">
            <w:rPr>
              <w:sz w:val="24"/>
              <w:szCs w:val="24"/>
            </w:rPr>
          </w:rPrChange>
        </w:rPr>
        <w:fldChar w:fldCharType="separate"/>
      </w:r>
      <w:r w:rsidRPr="001F04C9">
        <w:rPr>
          <w:rFonts w:ascii="Times  New Roman" w:hAnsi="Times  New Roman"/>
          <w:noProof/>
          <w:sz w:val="26"/>
          <w:szCs w:val="26"/>
          <w:rPrChange w:id="1959" w:author="Tuan NV" w:date="2026-04-16T22:33:00Z" w16du:dateUtc="2026-04-16T15:33:00Z">
            <w:rPr>
              <w:noProof/>
              <w:sz w:val="24"/>
              <w:szCs w:val="24"/>
            </w:rPr>
          </w:rPrChange>
        </w:rPr>
        <w:t>9</w:t>
      </w:r>
      <w:r w:rsidRPr="001F04C9">
        <w:rPr>
          <w:rFonts w:ascii="Times  New Roman" w:hAnsi="Times  New Roman"/>
          <w:sz w:val="26"/>
          <w:szCs w:val="26"/>
          <w:rPrChange w:id="1960" w:author="Tuan NV" w:date="2026-04-16T22:33:00Z" w16du:dateUtc="2026-04-16T15:33:00Z">
            <w:rPr>
              <w:sz w:val="24"/>
              <w:szCs w:val="24"/>
            </w:rPr>
          </w:rPrChange>
        </w:rPr>
        <w:fldChar w:fldCharType="end"/>
      </w:r>
      <w:r w:rsidRPr="001F04C9">
        <w:rPr>
          <w:rFonts w:ascii="Times  New Roman" w:hAnsi="Times  New Roman"/>
          <w:sz w:val="26"/>
          <w:szCs w:val="26"/>
          <w:lang w:val="vi-VN"/>
          <w:rPrChange w:id="1961" w:author="Tuan NV" w:date="2026-04-16T22:33:00Z" w16du:dateUtc="2026-04-16T15:33:00Z">
            <w:rPr>
              <w:sz w:val="24"/>
              <w:szCs w:val="24"/>
              <w:lang w:val="vi-VN"/>
            </w:rPr>
          </w:rPrChange>
        </w:rPr>
        <w:t>. Liên kết giữa Đơn xuất hàng và Xuất kho</w:t>
      </w:r>
      <w:bookmarkEnd w:id="1954"/>
    </w:p>
    <w:p w14:paraId="063BC971" w14:textId="77777777" w:rsidR="005C5162" w:rsidRPr="001F04C9" w:rsidRDefault="005C5162" w:rsidP="00664455">
      <w:pPr>
        <w:spacing w:line="312" w:lineRule="auto"/>
        <w:ind w:firstLine="720"/>
        <w:jc w:val="both"/>
        <w:rPr>
          <w:rFonts w:ascii="Times  New Roman" w:eastAsia="Times New Roman" w:hAnsi="Times  New Roman" w:cs="Times New Roman"/>
          <w:noProof/>
          <w:sz w:val="26"/>
          <w:szCs w:val="26"/>
          <w:rPrChange w:id="1962" w:author="Tuan NV" w:date="2026-04-16T22:33:00Z" w16du:dateUtc="2026-04-16T15:33:00Z">
            <w:rPr>
              <w:rFonts w:eastAsia="Times New Roman" w:cs="Times New Roman"/>
              <w:noProof/>
              <w:szCs w:val="28"/>
            </w:rPr>
          </w:rPrChange>
        </w:rPr>
      </w:pPr>
      <w:r w:rsidRPr="001F04C9">
        <w:rPr>
          <w:rFonts w:ascii="Times  New Roman" w:eastAsia="Times New Roman" w:hAnsi="Times  New Roman" w:cs="Times New Roman"/>
          <w:noProof/>
          <w:sz w:val="26"/>
          <w:szCs w:val="26"/>
          <w:rPrChange w:id="1963" w:author="Tuan NV" w:date="2026-04-16T22:33:00Z" w16du:dateUtc="2026-04-16T15:33:00Z">
            <w:rPr>
              <w:rFonts w:eastAsia="Times New Roman" w:cs="Times New Roman"/>
              <w:noProof/>
              <w:szCs w:val="28"/>
            </w:rPr>
          </w:rPrChange>
        </w:rPr>
        <w:t>Một đơn xuất hàng có thể được thực hiện qua nhiều đợt xuất kho khác nhau, nhưng mỗi phiếu xuất kho chỉ thuộc về một đơn xuất hàng duy nhất.</w:t>
      </w:r>
    </w:p>
    <w:p w14:paraId="5A1F9544" w14:textId="77777777" w:rsidR="00A762E3" w:rsidRPr="001F04C9" w:rsidRDefault="005C5162" w:rsidP="00A762E3">
      <w:pPr>
        <w:keepNext/>
        <w:spacing w:line="312" w:lineRule="auto"/>
        <w:jc w:val="center"/>
        <w:rPr>
          <w:rFonts w:ascii="Times  New Roman" w:hAnsi="Times  New Roman"/>
          <w:sz w:val="26"/>
          <w:szCs w:val="26"/>
          <w:rPrChange w:id="1964" w:author="Tuan NV" w:date="2026-04-16T22:33:00Z" w16du:dateUtc="2026-04-16T15:33:00Z">
            <w:rPr/>
          </w:rPrChange>
        </w:rPr>
      </w:pPr>
      <w:r w:rsidRPr="001F04C9">
        <w:rPr>
          <w:rFonts w:ascii="Times  New Roman" w:hAnsi="Times  New Roman"/>
          <w:noProof/>
          <w:sz w:val="26"/>
          <w:szCs w:val="26"/>
          <w:rPrChange w:id="1965" w:author="Tuan NV" w:date="2026-04-16T22:33:00Z" w16du:dateUtc="2026-04-16T15:33:00Z">
            <w:rPr>
              <w:noProof/>
            </w:rPr>
          </w:rPrChange>
        </w:rPr>
        <w:lastRenderedPageBreak/>
        <w:drawing>
          <wp:inline distT="0" distB="0" distL="0" distR="0" wp14:anchorId="33974B03" wp14:editId="4E258A5B">
            <wp:extent cx="4371429" cy="44761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71429" cy="447619"/>
                    </a:xfrm>
                    <a:prstGeom prst="rect">
                      <a:avLst/>
                    </a:prstGeom>
                  </pic:spPr>
                </pic:pic>
              </a:graphicData>
            </a:graphic>
          </wp:inline>
        </w:drawing>
      </w:r>
    </w:p>
    <w:p w14:paraId="3EABA5A7" w14:textId="264DF297" w:rsidR="005C5162" w:rsidRPr="001F04C9" w:rsidRDefault="00A762E3" w:rsidP="00A762E3">
      <w:pPr>
        <w:pStyle w:val="Caption"/>
        <w:jc w:val="center"/>
        <w:rPr>
          <w:rFonts w:ascii="Times  New Roman" w:eastAsia="Times New Roman" w:hAnsi="Times  New Roman" w:cs="Times New Roman"/>
          <w:noProof/>
          <w:sz w:val="26"/>
          <w:szCs w:val="26"/>
          <w:rPrChange w:id="1966" w:author="Tuan NV" w:date="2026-04-16T22:33:00Z" w16du:dateUtc="2026-04-16T15:33:00Z">
            <w:rPr>
              <w:rFonts w:eastAsia="Times New Roman" w:cs="Times New Roman"/>
              <w:noProof/>
              <w:sz w:val="24"/>
              <w:szCs w:val="34"/>
            </w:rPr>
          </w:rPrChange>
        </w:rPr>
      </w:pPr>
      <w:bookmarkStart w:id="1967" w:name="_Toc227268149"/>
      <w:r w:rsidRPr="001F04C9">
        <w:rPr>
          <w:rFonts w:ascii="Times  New Roman" w:hAnsi="Times  New Roman"/>
          <w:sz w:val="26"/>
          <w:szCs w:val="26"/>
          <w:rPrChange w:id="1968" w:author="Tuan NV" w:date="2026-04-16T22:33:00Z" w16du:dateUtc="2026-04-16T15:33:00Z">
            <w:rPr>
              <w:sz w:val="24"/>
              <w:szCs w:val="24"/>
            </w:rPr>
          </w:rPrChange>
        </w:rPr>
        <w:t xml:space="preserve">Hình </w:t>
      </w:r>
      <w:r w:rsidRPr="001F04C9">
        <w:rPr>
          <w:rFonts w:ascii="Times  New Roman" w:hAnsi="Times  New Roman"/>
          <w:sz w:val="26"/>
          <w:szCs w:val="26"/>
          <w:rPrChange w:id="1969" w:author="Tuan NV" w:date="2026-04-16T22:33:00Z" w16du:dateUtc="2026-04-16T15:33:00Z">
            <w:rPr>
              <w:sz w:val="24"/>
              <w:szCs w:val="24"/>
            </w:rPr>
          </w:rPrChange>
        </w:rPr>
        <w:fldChar w:fldCharType="begin"/>
      </w:r>
      <w:r w:rsidRPr="001F04C9">
        <w:rPr>
          <w:rFonts w:ascii="Times  New Roman" w:hAnsi="Times  New Roman"/>
          <w:sz w:val="26"/>
          <w:szCs w:val="26"/>
          <w:rPrChange w:id="1970" w:author="Tuan NV" w:date="2026-04-16T22:33:00Z" w16du:dateUtc="2026-04-16T15:33:00Z">
            <w:rPr>
              <w:sz w:val="24"/>
              <w:szCs w:val="24"/>
            </w:rPr>
          </w:rPrChange>
        </w:rPr>
        <w:instrText xml:space="preserve"> SEQ Hình \* ARABIC </w:instrText>
      </w:r>
      <w:r w:rsidRPr="001F04C9">
        <w:rPr>
          <w:rFonts w:ascii="Times  New Roman" w:hAnsi="Times  New Roman"/>
          <w:sz w:val="26"/>
          <w:szCs w:val="26"/>
          <w:rPrChange w:id="1971" w:author="Tuan NV" w:date="2026-04-16T22:33:00Z" w16du:dateUtc="2026-04-16T15:33:00Z">
            <w:rPr>
              <w:sz w:val="24"/>
              <w:szCs w:val="24"/>
            </w:rPr>
          </w:rPrChange>
        </w:rPr>
        <w:fldChar w:fldCharType="separate"/>
      </w:r>
      <w:r w:rsidRPr="001F04C9">
        <w:rPr>
          <w:rFonts w:ascii="Times  New Roman" w:hAnsi="Times  New Roman"/>
          <w:noProof/>
          <w:sz w:val="26"/>
          <w:szCs w:val="26"/>
          <w:rPrChange w:id="1972" w:author="Tuan NV" w:date="2026-04-16T22:33:00Z" w16du:dateUtc="2026-04-16T15:33:00Z">
            <w:rPr>
              <w:noProof/>
              <w:sz w:val="24"/>
              <w:szCs w:val="24"/>
            </w:rPr>
          </w:rPrChange>
        </w:rPr>
        <w:t>10</w:t>
      </w:r>
      <w:r w:rsidRPr="001F04C9">
        <w:rPr>
          <w:rFonts w:ascii="Times  New Roman" w:hAnsi="Times  New Roman"/>
          <w:sz w:val="26"/>
          <w:szCs w:val="26"/>
          <w:rPrChange w:id="1973" w:author="Tuan NV" w:date="2026-04-16T22:33:00Z" w16du:dateUtc="2026-04-16T15:33:00Z">
            <w:rPr>
              <w:sz w:val="24"/>
              <w:szCs w:val="24"/>
            </w:rPr>
          </w:rPrChange>
        </w:rPr>
        <w:fldChar w:fldCharType="end"/>
      </w:r>
      <w:r w:rsidRPr="001F04C9">
        <w:rPr>
          <w:rFonts w:ascii="Times  New Roman" w:hAnsi="Times  New Roman"/>
          <w:sz w:val="26"/>
          <w:szCs w:val="26"/>
          <w:lang w:val="vi-VN"/>
          <w:rPrChange w:id="1974" w:author="Tuan NV" w:date="2026-04-16T22:33:00Z" w16du:dateUtc="2026-04-16T15:33:00Z">
            <w:rPr>
              <w:sz w:val="24"/>
              <w:szCs w:val="24"/>
              <w:lang w:val="vi-VN"/>
            </w:rPr>
          </w:rPrChange>
        </w:rPr>
        <w:t>. Liên kết giữa Đơn xuất hàng và Vận chuyển</w:t>
      </w:r>
      <w:bookmarkEnd w:id="1967"/>
    </w:p>
    <w:p w14:paraId="2122699B" w14:textId="77777777" w:rsidR="005C5162" w:rsidRPr="001F04C9" w:rsidRDefault="005C5162" w:rsidP="00664455">
      <w:pPr>
        <w:spacing w:line="312" w:lineRule="auto"/>
        <w:ind w:firstLine="720"/>
        <w:jc w:val="both"/>
        <w:rPr>
          <w:rFonts w:ascii="Times  New Roman" w:eastAsia="Times New Roman" w:hAnsi="Times  New Roman" w:cs="Times New Roman"/>
          <w:noProof/>
          <w:sz w:val="26"/>
          <w:szCs w:val="26"/>
          <w:rPrChange w:id="1975" w:author="Tuan NV" w:date="2026-04-16T22:33:00Z" w16du:dateUtc="2026-04-16T15:33:00Z">
            <w:rPr>
              <w:rFonts w:eastAsia="Times New Roman" w:cs="Times New Roman"/>
              <w:noProof/>
              <w:szCs w:val="28"/>
            </w:rPr>
          </w:rPrChange>
        </w:rPr>
      </w:pPr>
      <w:r w:rsidRPr="001F04C9">
        <w:rPr>
          <w:rFonts w:ascii="Times  New Roman" w:eastAsia="Times New Roman" w:hAnsi="Times  New Roman" w:cs="Times New Roman"/>
          <w:noProof/>
          <w:sz w:val="26"/>
          <w:szCs w:val="26"/>
          <w:rPrChange w:id="1976" w:author="Tuan NV" w:date="2026-04-16T22:33:00Z" w16du:dateUtc="2026-04-16T15:33:00Z">
            <w:rPr>
              <w:rFonts w:eastAsia="Times New Roman" w:cs="Times New Roman"/>
              <w:noProof/>
              <w:szCs w:val="28"/>
            </w:rPr>
          </w:rPrChange>
        </w:rPr>
        <w:t>Một đơn xuất hàng có thể có nhiều đợt vận chuyển hoặc nhiều mã vận đơn khác nhau (giao nhiều lần/giao lại), nhưng mỗi bản ghi vận chuyển chỉ phục vụ cho một đơn xuất hàng duy nhất.</w:t>
      </w:r>
    </w:p>
    <w:p w14:paraId="01FF2C91" w14:textId="77777777" w:rsidR="00A762E3" w:rsidRPr="001F04C9" w:rsidRDefault="005C5162" w:rsidP="00A762E3">
      <w:pPr>
        <w:keepNext/>
        <w:spacing w:line="312" w:lineRule="auto"/>
        <w:jc w:val="center"/>
        <w:rPr>
          <w:rFonts w:ascii="Times  New Roman" w:hAnsi="Times  New Roman"/>
          <w:sz w:val="26"/>
          <w:szCs w:val="26"/>
          <w:rPrChange w:id="1977" w:author="Tuan NV" w:date="2026-04-16T22:33:00Z" w16du:dateUtc="2026-04-16T15:33:00Z">
            <w:rPr/>
          </w:rPrChange>
        </w:rPr>
      </w:pPr>
      <w:r w:rsidRPr="001F04C9">
        <w:rPr>
          <w:rFonts w:ascii="Times  New Roman" w:hAnsi="Times  New Roman"/>
          <w:noProof/>
          <w:sz w:val="26"/>
          <w:szCs w:val="26"/>
          <w:rPrChange w:id="1978" w:author="Tuan NV" w:date="2026-04-16T22:33:00Z" w16du:dateUtc="2026-04-16T15:33:00Z">
            <w:rPr>
              <w:noProof/>
            </w:rPr>
          </w:rPrChange>
        </w:rPr>
        <w:drawing>
          <wp:inline distT="0" distB="0" distL="0" distR="0" wp14:anchorId="11399DDA" wp14:editId="6A697109">
            <wp:extent cx="4428571" cy="552381"/>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28571" cy="552381"/>
                    </a:xfrm>
                    <a:prstGeom prst="rect">
                      <a:avLst/>
                    </a:prstGeom>
                  </pic:spPr>
                </pic:pic>
              </a:graphicData>
            </a:graphic>
          </wp:inline>
        </w:drawing>
      </w:r>
    </w:p>
    <w:p w14:paraId="403A242B" w14:textId="70267C7E" w:rsidR="005C5162" w:rsidRPr="001F04C9" w:rsidRDefault="00A762E3" w:rsidP="00A762E3">
      <w:pPr>
        <w:pStyle w:val="Caption"/>
        <w:jc w:val="center"/>
        <w:rPr>
          <w:rFonts w:ascii="Times  New Roman" w:eastAsia="Times New Roman" w:hAnsi="Times  New Roman" w:cs="Times New Roman"/>
          <w:noProof/>
          <w:sz w:val="26"/>
          <w:szCs w:val="26"/>
          <w:rPrChange w:id="1979" w:author="Tuan NV" w:date="2026-04-16T22:33:00Z" w16du:dateUtc="2026-04-16T15:33:00Z">
            <w:rPr>
              <w:rFonts w:eastAsia="Times New Roman" w:cs="Times New Roman"/>
              <w:noProof/>
              <w:sz w:val="24"/>
              <w:szCs w:val="34"/>
            </w:rPr>
          </w:rPrChange>
        </w:rPr>
      </w:pPr>
      <w:bookmarkStart w:id="1980" w:name="_Toc227268150"/>
      <w:r w:rsidRPr="001F04C9">
        <w:rPr>
          <w:rFonts w:ascii="Times  New Roman" w:hAnsi="Times  New Roman"/>
          <w:sz w:val="26"/>
          <w:szCs w:val="26"/>
          <w:rPrChange w:id="1981" w:author="Tuan NV" w:date="2026-04-16T22:33:00Z" w16du:dateUtc="2026-04-16T15:33:00Z">
            <w:rPr>
              <w:sz w:val="24"/>
              <w:szCs w:val="24"/>
            </w:rPr>
          </w:rPrChange>
        </w:rPr>
        <w:t xml:space="preserve">Hình </w:t>
      </w:r>
      <w:r w:rsidRPr="001F04C9">
        <w:rPr>
          <w:rFonts w:ascii="Times  New Roman" w:hAnsi="Times  New Roman"/>
          <w:sz w:val="26"/>
          <w:szCs w:val="26"/>
          <w:rPrChange w:id="1982" w:author="Tuan NV" w:date="2026-04-16T22:33:00Z" w16du:dateUtc="2026-04-16T15:33:00Z">
            <w:rPr>
              <w:sz w:val="24"/>
              <w:szCs w:val="24"/>
            </w:rPr>
          </w:rPrChange>
        </w:rPr>
        <w:fldChar w:fldCharType="begin"/>
      </w:r>
      <w:r w:rsidRPr="001F04C9">
        <w:rPr>
          <w:rFonts w:ascii="Times  New Roman" w:hAnsi="Times  New Roman"/>
          <w:sz w:val="26"/>
          <w:szCs w:val="26"/>
          <w:rPrChange w:id="1983" w:author="Tuan NV" w:date="2026-04-16T22:33:00Z" w16du:dateUtc="2026-04-16T15:33:00Z">
            <w:rPr>
              <w:sz w:val="24"/>
              <w:szCs w:val="24"/>
            </w:rPr>
          </w:rPrChange>
        </w:rPr>
        <w:instrText xml:space="preserve"> SEQ Hình \* ARABIC </w:instrText>
      </w:r>
      <w:r w:rsidRPr="001F04C9">
        <w:rPr>
          <w:rFonts w:ascii="Times  New Roman" w:hAnsi="Times  New Roman"/>
          <w:sz w:val="26"/>
          <w:szCs w:val="26"/>
          <w:rPrChange w:id="1984" w:author="Tuan NV" w:date="2026-04-16T22:33:00Z" w16du:dateUtc="2026-04-16T15:33:00Z">
            <w:rPr>
              <w:sz w:val="24"/>
              <w:szCs w:val="24"/>
            </w:rPr>
          </w:rPrChange>
        </w:rPr>
        <w:fldChar w:fldCharType="separate"/>
      </w:r>
      <w:r w:rsidRPr="001F04C9">
        <w:rPr>
          <w:rFonts w:ascii="Times  New Roman" w:hAnsi="Times  New Roman"/>
          <w:noProof/>
          <w:sz w:val="26"/>
          <w:szCs w:val="26"/>
          <w:rPrChange w:id="1985" w:author="Tuan NV" w:date="2026-04-16T22:33:00Z" w16du:dateUtc="2026-04-16T15:33:00Z">
            <w:rPr>
              <w:noProof/>
              <w:sz w:val="24"/>
              <w:szCs w:val="24"/>
            </w:rPr>
          </w:rPrChange>
        </w:rPr>
        <w:t>11</w:t>
      </w:r>
      <w:r w:rsidRPr="001F04C9">
        <w:rPr>
          <w:rFonts w:ascii="Times  New Roman" w:hAnsi="Times  New Roman"/>
          <w:sz w:val="26"/>
          <w:szCs w:val="26"/>
          <w:rPrChange w:id="1986" w:author="Tuan NV" w:date="2026-04-16T22:33:00Z" w16du:dateUtc="2026-04-16T15:33:00Z">
            <w:rPr>
              <w:sz w:val="24"/>
              <w:szCs w:val="24"/>
            </w:rPr>
          </w:rPrChange>
        </w:rPr>
        <w:fldChar w:fldCharType="end"/>
      </w:r>
      <w:r w:rsidRPr="001F04C9">
        <w:rPr>
          <w:rFonts w:ascii="Times  New Roman" w:hAnsi="Times  New Roman"/>
          <w:sz w:val="26"/>
          <w:szCs w:val="26"/>
          <w:lang w:val="vi-VN"/>
          <w:rPrChange w:id="1987" w:author="Tuan NV" w:date="2026-04-16T22:33:00Z" w16du:dateUtc="2026-04-16T15:33:00Z">
            <w:rPr>
              <w:sz w:val="24"/>
              <w:szCs w:val="24"/>
              <w:lang w:val="vi-VN"/>
            </w:rPr>
          </w:rPrChange>
        </w:rPr>
        <w:t>. Liên kết giữa Kho và Nhập kho</w:t>
      </w:r>
      <w:bookmarkEnd w:id="1980"/>
    </w:p>
    <w:p w14:paraId="4DB0BE7E" w14:textId="77777777" w:rsidR="00A762E3" w:rsidRPr="001F04C9" w:rsidRDefault="005C5162" w:rsidP="00A762E3">
      <w:pPr>
        <w:keepNext/>
        <w:spacing w:line="312" w:lineRule="auto"/>
        <w:jc w:val="center"/>
        <w:rPr>
          <w:rFonts w:ascii="Times  New Roman" w:hAnsi="Times  New Roman"/>
          <w:sz w:val="26"/>
          <w:szCs w:val="26"/>
          <w:rPrChange w:id="1988" w:author="Tuan NV" w:date="2026-04-16T22:33:00Z" w16du:dateUtc="2026-04-16T15:33:00Z">
            <w:rPr/>
          </w:rPrChange>
        </w:rPr>
      </w:pPr>
      <w:r w:rsidRPr="001F04C9">
        <w:rPr>
          <w:rFonts w:ascii="Times  New Roman" w:hAnsi="Times  New Roman"/>
          <w:noProof/>
          <w:sz w:val="26"/>
          <w:szCs w:val="26"/>
          <w:rPrChange w:id="1989" w:author="Tuan NV" w:date="2026-04-16T22:33:00Z" w16du:dateUtc="2026-04-16T15:33:00Z">
            <w:rPr>
              <w:noProof/>
            </w:rPr>
          </w:rPrChange>
        </w:rPr>
        <w:drawing>
          <wp:inline distT="0" distB="0" distL="0" distR="0" wp14:anchorId="6A2252FD" wp14:editId="41D6A341">
            <wp:extent cx="4371429" cy="514286"/>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71429" cy="514286"/>
                    </a:xfrm>
                    <a:prstGeom prst="rect">
                      <a:avLst/>
                    </a:prstGeom>
                  </pic:spPr>
                </pic:pic>
              </a:graphicData>
            </a:graphic>
          </wp:inline>
        </w:drawing>
      </w:r>
    </w:p>
    <w:p w14:paraId="0412A854" w14:textId="2BC5EFD8" w:rsidR="005C5162" w:rsidRPr="001F04C9" w:rsidRDefault="00A762E3" w:rsidP="00A762E3">
      <w:pPr>
        <w:pStyle w:val="Caption"/>
        <w:jc w:val="center"/>
        <w:rPr>
          <w:rFonts w:ascii="Times  New Roman" w:eastAsia="Times New Roman" w:hAnsi="Times  New Roman" w:cs="Times New Roman"/>
          <w:noProof/>
          <w:sz w:val="26"/>
          <w:szCs w:val="26"/>
          <w:rPrChange w:id="1990" w:author="Tuan NV" w:date="2026-04-16T22:33:00Z" w16du:dateUtc="2026-04-16T15:33:00Z">
            <w:rPr>
              <w:rFonts w:eastAsia="Times New Roman" w:cs="Times New Roman"/>
              <w:noProof/>
              <w:sz w:val="24"/>
              <w:szCs w:val="34"/>
            </w:rPr>
          </w:rPrChange>
        </w:rPr>
      </w:pPr>
      <w:bookmarkStart w:id="1991" w:name="_Toc227268151"/>
      <w:r w:rsidRPr="001F04C9">
        <w:rPr>
          <w:rFonts w:ascii="Times  New Roman" w:hAnsi="Times  New Roman"/>
          <w:sz w:val="26"/>
          <w:szCs w:val="26"/>
          <w:rPrChange w:id="1992" w:author="Tuan NV" w:date="2026-04-16T22:33:00Z" w16du:dateUtc="2026-04-16T15:33:00Z">
            <w:rPr>
              <w:sz w:val="24"/>
              <w:szCs w:val="24"/>
            </w:rPr>
          </w:rPrChange>
        </w:rPr>
        <w:t xml:space="preserve">Hình </w:t>
      </w:r>
      <w:r w:rsidRPr="001F04C9">
        <w:rPr>
          <w:rFonts w:ascii="Times  New Roman" w:hAnsi="Times  New Roman"/>
          <w:sz w:val="26"/>
          <w:szCs w:val="26"/>
          <w:rPrChange w:id="1993" w:author="Tuan NV" w:date="2026-04-16T22:33:00Z" w16du:dateUtc="2026-04-16T15:33:00Z">
            <w:rPr>
              <w:sz w:val="24"/>
              <w:szCs w:val="24"/>
            </w:rPr>
          </w:rPrChange>
        </w:rPr>
        <w:fldChar w:fldCharType="begin"/>
      </w:r>
      <w:r w:rsidRPr="001F04C9">
        <w:rPr>
          <w:rFonts w:ascii="Times  New Roman" w:hAnsi="Times  New Roman"/>
          <w:sz w:val="26"/>
          <w:szCs w:val="26"/>
          <w:rPrChange w:id="1994" w:author="Tuan NV" w:date="2026-04-16T22:33:00Z" w16du:dateUtc="2026-04-16T15:33:00Z">
            <w:rPr>
              <w:sz w:val="24"/>
              <w:szCs w:val="24"/>
            </w:rPr>
          </w:rPrChange>
        </w:rPr>
        <w:instrText xml:space="preserve"> SEQ Hình \* ARABIC </w:instrText>
      </w:r>
      <w:r w:rsidRPr="001F04C9">
        <w:rPr>
          <w:rFonts w:ascii="Times  New Roman" w:hAnsi="Times  New Roman"/>
          <w:sz w:val="26"/>
          <w:szCs w:val="26"/>
          <w:rPrChange w:id="1995" w:author="Tuan NV" w:date="2026-04-16T22:33:00Z" w16du:dateUtc="2026-04-16T15:33:00Z">
            <w:rPr>
              <w:sz w:val="24"/>
              <w:szCs w:val="24"/>
            </w:rPr>
          </w:rPrChange>
        </w:rPr>
        <w:fldChar w:fldCharType="separate"/>
      </w:r>
      <w:r w:rsidRPr="001F04C9">
        <w:rPr>
          <w:rFonts w:ascii="Times  New Roman" w:hAnsi="Times  New Roman"/>
          <w:noProof/>
          <w:sz w:val="26"/>
          <w:szCs w:val="26"/>
          <w:rPrChange w:id="1996" w:author="Tuan NV" w:date="2026-04-16T22:33:00Z" w16du:dateUtc="2026-04-16T15:33:00Z">
            <w:rPr>
              <w:noProof/>
              <w:sz w:val="24"/>
              <w:szCs w:val="24"/>
            </w:rPr>
          </w:rPrChange>
        </w:rPr>
        <w:t>12</w:t>
      </w:r>
      <w:r w:rsidRPr="001F04C9">
        <w:rPr>
          <w:rFonts w:ascii="Times  New Roman" w:hAnsi="Times  New Roman"/>
          <w:sz w:val="26"/>
          <w:szCs w:val="26"/>
          <w:rPrChange w:id="1997" w:author="Tuan NV" w:date="2026-04-16T22:33:00Z" w16du:dateUtc="2026-04-16T15:33:00Z">
            <w:rPr>
              <w:sz w:val="24"/>
              <w:szCs w:val="24"/>
            </w:rPr>
          </w:rPrChange>
        </w:rPr>
        <w:fldChar w:fldCharType="end"/>
      </w:r>
      <w:r w:rsidRPr="001F04C9">
        <w:rPr>
          <w:rFonts w:ascii="Times  New Roman" w:hAnsi="Times  New Roman"/>
          <w:sz w:val="26"/>
          <w:szCs w:val="26"/>
          <w:lang w:val="vi-VN"/>
          <w:rPrChange w:id="1998" w:author="Tuan NV" w:date="2026-04-16T22:33:00Z" w16du:dateUtc="2026-04-16T15:33:00Z">
            <w:rPr>
              <w:sz w:val="24"/>
              <w:szCs w:val="24"/>
              <w:lang w:val="vi-VN"/>
            </w:rPr>
          </w:rPrChange>
        </w:rPr>
        <w:t>. Liên kết giữa Kho và Xuất kho</w:t>
      </w:r>
      <w:bookmarkEnd w:id="1991"/>
    </w:p>
    <w:p w14:paraId="04AFB168" w14:textId="396D250B" w:rsidR="005C5162" w:rsidRPr="001F04C9" w:rsidRDefault="005C5162" w:rsidP="00664455">
      <w:pPr>
        <w:spacing w:line="312" w:lineRule="auto"/>
        <w:ind w:firstLine="720"/>
        <w:jc w:val="both"/>
        <w:rPr>
          <w:rFonts w:ascii="Times  New Roman" w:eastAsia="Times New Roman" w:hAnsi="Times  New Roman" w:cs="Times New Roman"/>
          <w:noProof/>
          <w:sz w:val="26"/>
          <w:szCs w:val="26"/>
          <w:rPrChange w:id="1999" w:author="Tuan NV" w:date="2026-04-16T22:33:00Z" w16du:dateUtc="2026-04-16T15:33:00Z">
            <w:rPr>
              <w:rFonts w:eastAsia="Times New Roman" w:cs="Times New Roman"/>
              <w:noProof/>
              <w:szCs w:val="28"/>
            </w:rPr>
          </w:rPrChange>
        </w:rPr>
      </w:pPr>
      <w:r w:rsidRPr="001F04C9">
        <w:rPr>
          <w:rFonts w:ascii="Times  New Roman" w:eastAsia="Times New Roman" w:hAnsi="Times  New Roman" w:cs="Times New Roman"/>
          <w:noProof/>
          <w:sz w:val="26"/>
          <w:szCs w:val="26"/>
          <w:rPrChange w:id="2000" w:author="Tuan NV" w:date="2026-04-16T22:33:00Z" w16du:dateUtc="2026-04-16T15:33:00Z">
            <w:rPr>
              <w:rFonts w:eastAsia="Times New Roman" w:cs="Times New Roman"/>
              <w:noProof/>
              <w:szCs w:val="28"/>
            </w:rPr>
          </w:rPrChange>
        </w:rPr>
        <w:t>Một kho có thể thực hiện nhiều phiếu nhập hoặc xuất kho khác nhau, nhưng mỗi phiếu nhập/xuất chỉ thực hiện tại một kho duy nhất.</w:t>
      </w:r>
    </w:p>
    <w:p w14:paraId="63359761" w14:textId="32E57954" w:rsidR="005C5162" w:rsidRPr="001F04C9" w:rsidRDefault="00A762E3" w:rsidP="00664455">
      <w:pPr>
        <w:spacing w:line="312" w:lineRule="auto"/>
        <w:jc w:val="both"/>
        <w:rPr>
          <w:rFonts w:ascii="Times  New Roman" w:eastAsia="Times New Roman" w:hAnsi="Times  New Roman" w:cs="Times New Roman"/>
          <w:noProof/>
          <w:sz w:val="26"/>
          <w:szCs w:val="26"/>
          <w:rPrChange w:id="2001" w:author="Tuan NV" w:date="2026-04-16T22:33:00Z" w16du:dateUtc="2026-04-16T15:33:00Z">
            <w:rPr>
              <w:rFonts w:eastAsia="Times New Roman" w:cs="Times New Roman"/>
              <w:noProof/>
              <w:szCs w:val="28"/>
            </w:rPr>
          </w:rPrChange>
        </w:rPr>
      </w:pPr>
      <w:r w:rsidRPr="001F04C9">
        <w:rPr>
          <w:rFonts w:ascii="Times  New Roman" w:hAnsi="Times  New Roman"/>
          <w:noProof/>
          <w:sz w:val="26"/>
          <w:szCs w:val="26"/>
          <w:rPrChange w:id="2002" w:author="Tuan NV" w:date="2026-04-16T22:33:00Z" w16du:dateUtc="2026-04-16T15:33:00Z">
            <w:rPr>
              <w:noProof/>
            </w:rPr>
          </w:rPrChange>
        </w:rPr>
        <mc:AlternateContent>
          <mc:Choice Requires="wps">
            <w:drawing>
              <wp:anchor distT="0" distB="0" distL="114300" distR="114300" simplePos="0" relativeHeight="251673600" behindDoc="0" locked="0" layoutInCell="1" allowOverlap="1" wp14:anchorId="286C4DAE" wp14:editId="6FF0D263">
                <wp:simplePos x="0" y="0"/>
                <wp:positionH relativeFrom="column">
                  <wp:posOffset>664845</wp:posOffset>
                </wp:positionH>
                <wp:positionV relativeFrom="paragraph">
                  <wp:posOffset>620395</wp:posOffset>
                </wp:positionV>
                <wp:extent cx="4371340" cy="635"/>
                <wp:effectExtent l="0" t="0" r="0" b="0"/>
                <wp:wrapSquare wrapText="bothSides"/>
                <wp:docPr id="1699244579" name="Text Box 1"/>
                <wp:cNvGraphicFramePr/>
                <a:graphic xmlns:a="http://schemas.openxmlformats.org/drawingml/2006/main">
                  <a:graphicData uri="http://schemas.microsoft.com/office/word/2010/wordprocessingShape">
                    <wps:wsp>
                      <wps:cNvSpPr txBox="1"/>
                      <wps:spPr>
                        <a:xfrm>
                          <a:off x="0" y="0"/>
                          <a:ext cx="4371340" cy="635"/>
                        </a:xfrm>
                        <a:prstGeom prst="rect">
                          <a:avLst/>
                        </a:prstGeom>
                        <a:solidFill>
                          <a:prstClr val="white"/>
                        </a:solidFill>
                        <a:ln>
                          <a:noFill/>
                        </a:ln>
                      </wps:spPr>
                      <wps:txbx>
                        <w:txbxContent>
                          <w:p w14:paraId="57C32E01" w14:textId="0BCA14C2" w:rsidR="00A762E3" w:rsidRPr="00A762E3" w:rsidRDefault="00A762E3" w:rsidP="00A762E3">
                            <w:pPr>
                              <w:pStyle w:val="Caption"/>
                              <w:jc w:val="center"/>
                              <w:rPr>
                                <w:noProof/>
                                <w:color w:val="000000" w:themeColor="text1"/>
                                <w:sz w:val="34"/>
                                <w:szCs w:val="28"/>
                              </w:rPr>
                            </w:pPr>
                            <w:bookmarkStart w:id="2003" w:name="_Toc227268152"/>
                            <w:r w:rsidRPr="00A762E3">
                              <w:rPr>
                                <w:sz w:val="24"/>
                                <w:szCs w:val="24"/>
                              </w:rPr>
                              <w:t xml:space="preserve">Hình </w:t>
                            </w:r>
                            <w:r w:rsidRPr="00A762E3">
                              <w:rPr>
                                <w:sz w:val="24"/>
                                <w:szCs w:val="24"/>
                              </w:rPr>
                              <w:fldChar w:fldCharType="begin"/>
                            </w:r>
                            <w:r w:rsidRPr="00A762E3">
                              <w:rPr>
                                <w:sz w:val="24"/>
                                <w:szCs w:val="24"/>
                              </w:rPr>
                              <w:instrText xml:space="preserve"> SEQ Hình \* ARABIC </w:instrText>
                            </w:r>
                            <w:r w:rsidRPr="00A762E3">
                              <w:rPr>
                                <w:sz w:val="24"/>
                                <w:szCs w:val="24"/>
                              </w:rPr>
                              <w:fldChar w:fldCharType="separate"/>
                            </w:r>
                            <w:r>
                              <w:rPr>
                                <w:noProof/>
                                <w:sz w:val="24"/>
                                <w:szCs w:val="24"/>
                              </w:rPr>
                              <w:t>13</w:t>
                            </w:r>
                            <w:r w:rsidRPr="00A762E3">
                              <w:rPr>
                                <w:sz w:val="24"/>
                                <w:szCs w:val="24"/>
                              </w:rPr>
                              <w:fldChar w:fldCharType="end"/>
                            </w:r>
                            <w:r w:rsidRPr="00A762E3">
                              <w:rPr>
                                <w:sz w:val="24"/>
                                <w:szCs w:val="24"/>
                                <w:lang w:val="vi-VN"/>
                              </w:rPr>
                              <w:t>. Liên kết giữa Kho và Tồn kho</w:t>
                            </w:r>
                            <w:bookmarkEnd w:id="20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6C4DAE" id="_x0000_s1029" type="#_x0000_t202" style="position:absolute;left:0;text-align:left;margin-left:52.35pt;margin-top:48.85pt;width:344.2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VXoGgIAAD8EAAAOAAAAZHJzL2Uyb0RvYy54bWysU8Fu2zAMvQ/YPwi6L06ari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" stroked="f">
                <v:textbox style="mso-fit-shape-to-text:t" inset="0,0,0,0">
                  <w:txbxContent>
                    <w:p w14:paraId="57C32E01" w14:textId="0BCA14C2" w:rsidR="00A762E3" w:rsidRPr="00A762E3" w:rsidRDefault="00A762E3" w:rsidP="00A762E3">
                      <w:pPr>
                        <w:pStyle w:val="Caption"/>
                        <w:jc w:val="center"/>
                        <w:rPr>
                          <w:noProof/>
                          <w:color w:val="000000" w:themeColor="text1"/>
                          <w:sz w:val="34"/>
                          <w:szCs w:val="28"/>
                        </w:rPr>
                      </w:pPr>
                      <w:bookmarkStart w:id="2004" w:name="_Toc227268152"/>
                      <w:r w:rsidRPr="00A762E3">
                        <w:rPr>
                          <w:sz w:val="24"/>
                          <w:szCs w:val="24"/>
                        </w:rPr>
                        <w:t xml:space="preserve">Hình </w:t>
                      </w:r>
                      <w:r w:rsidRPr="00A762E3">
                        <w:rPr>
                          <w:sz w:val="24"/>
                          <w:szCs w:val="24"/>
                        </w:rPr>
                        <w:fldChar w:fldCharType="begin"/>
                      </w:r>
                      <w:r w:rsidRPr="00A762E3">
                        <w:rPr>
                          <w:sz w:val="24"/>
                          <w:szCs w:val="24"/>
                        </w:rPr>
                        <w:instrText xml:space="preserve"> SEQ Hình \* ARABIC </w:instrText>
                      </w:r>
                      <w:r w:rsidRPr="00A762E3">
                        <w:rPr>
                          <w:sz w:val="24"/>
                          <w:szCs w:val="24"/>
                        </w:rPr>
                        <w:fldChar w:fldCharType="separate"/>
                      </w:r>
                      <w:r>
                        <w:rPr>
                          <w:noProof/>
                          <w:sz w:val="24"/>
                          <w:szCs w:val="24"/>
                        </w:rPr>
                        <w:t>13</w:t>
                      </w:r>
                      <w:r w:rsidRPr="00A762E3">
                        <w:rPr>
                          <w:sz w:val="24"/>
                          <w:szCs w:val="24"/>
                        </w:rPr>
                        <w:fldChar w:fldCharType="end"/>
                      </w:r>
                      <w:r w:rsidRPr="00A762E3">
                        <w:rPr>
                          <w:sz w:val="24"/>
                          <w:szCs w:val="24"/>
                          <w:lang w:val="vi-VN"/>
                        </w:rPr>
                        <w:t>. Liên kết giữa Kho và Tồn kho</w:t>
                      </w:r>
                      <w:bookmarkEnd w:id="2004"/>
                    </w:p>
                  </w:txbxContent>
                </v:textbox>
                <w10:wrap type="square"/>
              </v:shape>
            </w:pict>
          </mc:Fallback>
        </mc:AlternateContent>
      </w:r>
      <w:r w:rsidRPr="001F04C9">
        <w:rPr>
          <w:rFonts w:ascii="Times  New Roman" w:hAnsi="Times  New Roman"/>
          <w:noProof/>
          <w:sz w:val="26"/>
          <w:szCs w:val="26"/>
          <w:rPrChange w:id="2005" w:author="Tuan NV" w:date="2026-04-16T22:33:00Z" w16du:dateUtc="2026-04-16T15:33:00Z">
            <w:rPr>
              <w:noProof/>
            </w:rPr>
          </w:rPrChange>
        </w:rPr>
        <w:drawing>
          <wp:anchor distT="0" distB="0" distL="114300" distR="114300" simplePos="0" relativeHeight="251671552" behindDoc="0" locked="0" layoutInCell="1" allowOverlap="1" wp14:anchorId="6241CB4E" wp14:editId="16D876AE">
            <wp:simplePos x="0" y="0"/>
            <wp:positionH relativeFrom="column">
              <wp:posOffset>664845</wp:posOffset>
            </wp:positionH>
            <wp:positionV relativeFrom="paragraph">
              <wp:posOffset>68580</wp:posOffset>
            </wp:positionV>
            <wp:extent cx="4371340" cy="494665"/>
            <wp:effectExtent l="0" t="0" r="0" b="63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371340" cy="494665"/>
                    </a:xfrm>
                    <a:prstGeom prst="rect">
                      <a:avLst/>
                    </a:prstGeom>
                  </pic:spPr>
                </pic:pic>
              </a:graphicData>
            </a:graphic>
            <wp14:sizeRelH relativeFrom="page">
              <wp14:pctWidth>0</wp14:pctWidth>
            </wp14:sizeRelH>
            <wp14:sizeRelV relativeFrom="page">
              <wp14:pctHeight>0</wp14:pctHeight>
            </wp14:sizeRelV>
          </wp:anchor>
        </w:drawing>
      </w:r>
    </w:p>
    <w:p w14:paraId="19FD51B6" w14:textId="5040E484" w:rsidR="005C5162" w:rsidRPr="001F04C9" w:rsidRDefault="005C5162" w:rsidP="00664455">
      <w:pPr>
        <w:spacing w:line="312" w:lineRule="auto"/>
        <w:jc w:val="center"/>
        <w:rPr>
          <w:rFonts w:ascii="Times  New Roman" w:eastAsia="Times New Roman" w:hAnsi="Times  New Roman" w:cs="Times New Roman"/>
          <w:noProof/>
          <w:sz w:val="26"/>
          <w:szCs w:val="26"/>
          <w:rPrChange w:id="2006" w:author="Tuan NV" w:date="2026-04-16T22:33:00Z" w16du:dateUtc="2026-04-16T15:33:00Z">
            <w:rPr>
              <w:rFonts w:eastAsia="Times New Roman" w:cs="Times New Roman"/>
              <w:noProof/>
              <w:szCs w:val="28"/>
            </w:rPr>
          </w:rPrChange>
        </w:rPr>
      </w:pPr>
    </w:p>
    <w:p w14:paraId="2634750E" w14:textId="02FB66C1" w:rsidR="005C5162" w:rsidRPr="001F04C9" w:rsidRDefault="005C5162" w:rsidP="00664455">
      <w:pPr>
        <w:spacing w:line="312" w:lineRule="auto"/>
        <w:jc w:val="center"/>
        <w:rPr>
          <w:rFonts w:ascii="Times  New Roman" w:eastAsia="Times New Roman" w:hAnsi="Times  New Roman" w:cs="Times New Roman"/>
          <w:i/>
          <w:noProof/>
          <w:sz w:val="26"/>
          <w:szCs w:val="26"/>
          <w:lang w:val="vi-VN"/>
          <w:rPrChange w:id="2007" w:author="Tuan NV" w:date="2026-04-16T22:33:00Z" w16du:dateUtc="2026-04-16T15:33:00Z">
            <w:rPr>
              <w:rFonts w:eastAsia="Times New Roman" w:cs="Times New Roman"/>
              <w:i/>
              <w:noProof/>
              <w:sz w:val="24"/>
              <w:szCs w:val="28"/>
              <w:lang w:val="vi-VN"/>
            </w:rPr>
          </w:rPrChange>
        </w:rPr>
      </w:pPr>
    </w:p>
    <w:p w14:paraId="457B6DEE" w14:textId="77777777" w:rsidR="005C5162" w:rsidRPr="001F04C9" w:rsidRDefault="005C5162" w:rsidP="00664455">
      <w:pPr>
        <w:spacing w:line="312" w:lineRule="auto"/>
        <w:ind w:firstLine="720"/>
        <w:jc w:val="both"/>
        <w:rPr>
          <w:rFonts w:ascii="Times  New Roman" w:eastAsia="Times New Roman" w:hAnsi="Times  New Roman" w:cs="Times New Roman"/>
          <w:noProof/>
          <w:sz w:val="26"/>
          <w:szCs w:val="26"/>
          <w:rPrChange w:id="2008" w:author="Tuan NV" w:date="2026-04-16T22:33:00Z" w16du:dateUtc="2026-04-16T15:33:00Z">
            <w:rPr>
              <w:rFonts w:eastAsia="Times New Roman" w:cs="Times New Roman"/>
              <w:noProof/>
              <w:szCs w:val="28"/>
            </w:rPr>
          </w:rPrChange>
        </w:rPr>
      </w:pPr>
      <w:r w:rsidRPr="001F04C9">
        <w:rPr>
          <w:rFonts w:ascii="Times  New Roman" w:eastAsia="Times New Roman" w:hAnsi="Times  New Roman" w:cs="Times New Roman"/>
          <w:noProof/>
          <w:sz w:val="26"/>
          <w:szCs w:val="26"/>
          <w:rPrChange w:id="2009" w:author="Tuan NV" w:date="2026-04-16T22:33:00Z" w16du:dateUtc="2026-04-16T15:33:00Z">
            <w:rPr>
              <w:rFonts w:eastAsia="Times New Roman" w:cs="Times New Roman"/>
              <w:noProof/>
              <w:szCs w:val="28"/>
            </w:rPr>
          </w:rPrChange>
        </w:rPr>
        <w:t xml:space="preserve"> Một kho có thể lưu trữ thông tin tồn của nhiều loại nguyên vật liệu, nhưng mỗi bản ghi tồn kho chỉ xác định cho một kho duy nhất.</w:t>
      </w:r>
    </w:p>
    <w:p w14:paraId="7A986449" w14:textId="77777777" w:rsidR="00A762E3" w:rsidRPr="001F04C9" w:rsidRDefault="005C5162" w:rsidP="00A762E3">
      <w:pPr>
        <w:keepNext/>
        <w:spacing w:line="312" w:lineRule="auto"/>
        <w:jc w:val="center"/>
        <w:rPr>
          <w:rFonts w:ascii="Times  New Roman" w:hAnsi="Times  New Roman"/>
          <w:sz w:val="26"/>
          <w:szCs w:val="26"/>
          <w:rPrChange w:id="2010" w:author="Tuan NV" w:date="2026-04-16T22:33:00Z" w16du:dateUtc="2026-04-16T15:33:00Z">
            <w:rPr/>
          </w:rPrChange>
        </w:rPr>
      </w:pPr>
      <w:r w:rsidRPr="001F04C9">
        <w:rPr>
          <w:rFonts w:ascii="Times  New Roman" w:hAnsi="Times  New Roman"/>
          <w:noProof/>
          <w:sz w:val="26"/>
          <w:szCs w:val="26"/>
          <w:rPrChange w:id="2011" w:author="Tuan NV" w:date="2026-04-16T22:33:00Z" w16du:dateUtc="2026-04-16T15:33:00Z">
            <w:rPr>
              <w:noProof/>
            </w:rPr>
          </w:rPrChange>
        </w:rPr>
        <w:drawing>
          <wp:inline distT="0" distB="0" distL="0" distR="0" wp14:anchorId="45E9EA8B" wp14:editId="39D7BB5A">
            <wp:extent cx="4400000" cy="504762"/>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00000" cy="504762"/>
                    </a:xfrm>
                    <a:prstGeom prst="rect">
                      <a:avLst/>
                    </a:prstGeom>
                  </pic:spPr>
                </pic:pic>
              </a:graphicData>
            </a:graphic>
          </wp:inline>
        </w:drawing>
      </w:r>
    </w:p>
    <w:p w14:paraId="2B35271E" w14:textId="57FA729E" w:rsidR="005C5162" w:rsidRPr="001F04C9" w:rsidRDefault="00A762E3" w:rsidP="00A762E3">
      <w:pPr>
        <w:pStyle w:val="Caption"/>
        <w:jc w:val="center"/>
        <w:rPr>
          <w:rFonts w:ascii="Times  New Roman" w:eastAsia="Times New Roman" w:hAnsi="Times  New Roman" w:cs="Times New Roman"/>
          <w:noProof/>
          <w:sz w:val="26"/>
          <w:szCs w:val="26"/>
          <w:rPrChange w:id="2012" w:author="Tuan NV" w:date="2026-04-16T22:33:00Z" w16du:dateUtc="2026-04-16T15:33:00Z">
            <w:rPr>
              <w:rFonts w:eastAsia="Times New Roman" w:cs="Times New Roman"/>
              <w:noProof/>
              <w:szCs w:val="28"/>
            </w:rPr>
          </w:rPrChange>
        </w:rPr>
      </w:pPr>
      <w:bookmarkStart w:id="2013" w:name="_Toc227268153"/>
      <w:r w:rsidRPr="001F04C9">
        <w:rPr>
          <w:rFonts w:ascii="Times  New Roman" w:hAnsi="Times  New Roman"/>
          <w:sz w:val="26"/>
          <w:szCs w:val="26"/>
          <w:rPrChange w:id="2014" w:author="Tuan NV" w:date="2026-04-16T22:33:00Z" w16du:dateUtc="2026-04-16T15:33:00Z">
            <w:rPr>
              <w:sz w:val="24"/>
              <w:szCs w:val="24"/>
            </w:rPr>
          </w:rPrChange>
        </w:rPr>
        <w:t xml:space="preserve">Hình </w:t>
      </w:r>
      <w:r w:rsidRPr="001F04C9">
        <w:rPr>
          <w:rFonts w:ascii="Times  New Roman" w:hAnsi="Times  New Roman"/>
          <w:sz w:val="26"/>
          <w:szCs w:val="26"/>
          <w:rPrChange w:id="2015" w:author="Tuan NV" w:date="2026-04-16T22:33:00Z" w16du:dateUtc="2026-04-16T15:33:00Z">
            <w:rPr>
              <w:sz w:val="24"/>
              <w:szCs w:val="24"/>
            </w:rPr>
          </w:rPrChange>
        </w:rPr>
        <w:fldChar w:fldCharType="begin"/>
      </w:r>
      <w:r w:rsidRPr="001F04C9">
        <w:rPr>
          <w:rFonts w:ascii="Times  New Roman" w:hAnsi="Times  New Roman"/>
          <w:sz w:val="26"/>
          <w:szCs w:val="26"/>
          <w:rPrChange w:id="2016" w:author="Tuan NV" w:date="2026-04-16T22:33:00Z" w16du:dateUtc="2026-04-16T15:33:00Z">
            <w:rPr>
              <w:sz w:val="24"/>
              <w:szCs w:val="24"/>
            </w:rPr>
          </w:rPrChange>
        </w:rPr>
        <w:instrText xml:space="preserve"> SEQ Hình \* ARABIC </w:instrText>
      </w:r>
      <w:r w:rsidRPr="001F04C9">
        <w:rPr>
          <w:rFonts w:ascii="Times  New Roman" w:hAnsi="Times  New Roman"/>
          <w:sz w:val="26"/>
          <w:szCs w:val="26"/>
          <w:rPrChange w:id="2017" w:author="Tuan NV" w:date="2026-04-16T22:33:00Z" w16du:dateUtc="2026-04-16T15:33:00Z">
            <w:rPr>
              <w:sz w:val="24"/>
              <w:szCs w:val="24"/>
            </w:rPr>
          </w:rPrChange>
        </w:rPr>
        <w:fldChar w:fldCharType="separate"/>
      </w:r>
      <w:r w:rsidRPr="001F04C9">
        <w:rPr>
          <w:rFonts w:ascii="Times  New Roman" w:hAnsi="Times  New Roman"/>
          <w:noProof/>
          <w:sz w:val="26"/>
          <w:szCs w:val="26"/>
          <w:rPrChange w:id="2018" w:author="Tuan NV" w:date="2026-04-16T22:33:00Z" w16du:dateUtc="2026-04-16T15:33:00Z">
            <w:rPr>
              <w:noProof/>
              <w:sz w:val="24"/>
              <w:szCs w:val="24"/>
            </w:rPr>
          </w:rPrChange>
        </w:rPr>
        <w:t>14</w:t>
      </w:r>
      <w:r w:rsidRPr="001F04C9">
        <w:rPr>
          <w:rFonts w:ascii="Times  New Roman" w:hAnsi="Times  New Roman"/>
          <w:sz w:val="26"/>
          <w:szCs w:val="26"/>
          <w:rPrChange w:id="2019" w:author="Tuan NV" w:date="2026-04-16T22:33:00Z" w16du:dateUtc="2026-04-16T15:33:00Z">
            <w:rPr>
              <w:sz w:val="24"/>
              <w:szCs w:val="24"/>
            </w:rPr>
          </w:rPrChange>
        </w:rPr>
        <w:fldChar w:fldCharType="end"/>
      </w:r>
      <w:r w:rsidRPr="001F04C9">
        <w:rPr>
          <w:rFonts w:ascii="Times  New Roman" w:hAnsi="Times  New Roman"/>
          <w:sz w:val="26"/>
          <w:szCs w:val="26"/>
          <w:lang w:val="vi-VN"/>
          <w:rPrChange w:id="2020" w:author="Tuan NV" w:date="2026-04-16T22:33:00Z" w16du:dateUtc="2026-04-16T15:33:00Z">
            <w:rPr>
              <w:sz w:val="24"/>
              <w:szCs w:val="24"/>
              <w:lang w:val="vi-VN"/>
            </w:rPr>
          </w:rPrChange>
        </w:rPr>
        <w:t>.  Liên kết giữa Nguyên vật liệu và Tồn kho</w:t>
      </w:r>
      <w:bookmarkEnd w:id="2013"/>
    </w:p>
    <w:p w14:paraId="44A59702" w14:textId="77777777" w:rsidR="005C5162" w:rsidRPr="001F04C9" w:rsidRDefault="005C5162" w:rsidP="00664455">
      <w:pPr>
        <w:spacing w:line="312" w:lineRule="auto"/>
        <w:ind w:firstLine="720"/>
        <w:jc w:val="both"/>
        <w:rPr>
          <w:rFonts w:ascii="Times  New Roman" w:eastAsia="Times New Roman" w:hAnsi="Times  New Roman" w:cs="Times New Roman"/>
          <w:noProof/>
          <w:sz w:val="26"/>
          <w:szCs w:val="26"/>
          <w:rPrChange w:id="2021" w:author="Tuan NV" w:date="2026-04-16T22:33:00Z" w16du:dateUtc="2026-04-16T15:33:00Z">
            <w:rPr>
              <w:rFonts w:eastAsia="Times New Roman" w:cs="Times New Roman"/>
              <w:noProof/>
              <w:szCs w:val="28"/>
            </w:rPr>
          </w:rPrChange>
        </w:rPr>
      </w:pPr>
      <w:r w:rsidRPr="001F04C9">
        <w:rPr>
          <w:rFonts w:ascii="Times  New Roman" w:eastAsia="Times New Roman" w:hAnsi="Times  New Roman" w:cs="Times New Roman"/>
          <w:noProof/>
          <w:sz w:val="26"/>
          <w:szCs w:val="26"/>
          <w:rPrChange w:id="2022" w:author="Tuan NV" w:date="2026-04-16T22:33:00Z" w16du:dateUtc="2026-04-16T15:33:00Z">
            <w:rPr>
              <w:rFonts w:eastAsia="Times New Roman" w:cs="Times New Roman"/>
              <w:noProof/>
              <w:szCs w:val="28"/>
            </w:rPr>
          </w:rPrChange>
        </w:rPr>
        <w:t>Một loại nguyên vật liệu có thể tồn tại ở nhiều kho khác nhau, nhưng mỗi bản ghi tồn kho chỉ xác định cho một loại nguyên vật liệu duy nhất.</w:t>
      </w:r>
    </w:p>
    <w:p w14:paraId="1F9F00AB" w14:textId="77777777" w:rsidR="005C5162" w:rsidRPr="001F04C9" w:rsidRDefault="005C5162" w:rsidP="00664455">
      <w:pPr>
        <w:spacing w:line="312" w:lineRule="auto"/>
        <w:jc w:val="both"/>
        <w:rPr>
          <w:rFonts w:ascii="Times  New Roman" w:eastAsia="Times New Roman" w:hAnsi="Times  New Roman" w:cs="Times New Roman"/>
          <w:bCs/>
          <w:sz w:val="26"/>
          <w:szCs w:val="26"/>
          <w:rPrChange w:id="2023" w:author="Tuan NV" w:date="2026-04-16T22:33:00Z" w16du:dateUtc="2026-04-16T15:33:00Z">
            <w:rPr>
              <w:rFonts w:eastAsia="Times New Roman" w:cs="Times New Roman"/>
              <w:bCs/>
              <w:szCs w:val="28"/>
            </w:rPr>
          </w:rPrChange>
        </w:rPr>
      </w:pPr>
      <w:r w:rsidRPr="001F04C9">
        <w:rPr>
          <w:rFonts w:ascii="Times  New Roman" w:eastAsia="Times New Roman" w:hAnsi="Times  New Roman" w:cs="Times New Roman"/>
          <w:bCs/>
          <w:sz w:val="26"/>
          <w:szCs w:val="26"/>
          <w:rPrChange w:id="2024" w:author="Tuan NV" w:date="2026-04-16T22:33:00Z" w16du:dateUtc="2026-04-16T15:33:00Z">
            <w:rPr>
              <w:rFonts w:eastAsia="Times New Roman" w:cs="Times New Roman"/>
              <w:bCs/>
              <w:szCs w:val="28"/>
            </w:rPr>
          </w:rPrChange>
        </w:rPr>
        <w:t>- Liên kết nhiều – nhiều (N – N)</w:t>
      </w:r>
    </w:p>
    <w:p w14:paraId="31E96AE7" w14:textId="384C8194" w:rsidR="005C5162" w:rsidRPr="001F04C9" w:rsidRDefault="005C5162" w:rsidP="00664455">
      <w:pPr>
        <w:spacing w:line="312" w:lineRule="auto"/>
        <w:jc w:val="both"/>
        <w:rPr>
          <w:rFonts w:ascii="Times  New Roman" w:eastAsia="Times New Roman" w:hAnsi="Times  New Roman" w:cs="Times New Roman"/>
          <w:color w:val="000000"/>
          <w:sz w:val="26"/>
          <w:szCs w:val="26"/>
          <w:rPrChange w:id="2025" w:author="Tuan NV" w:date="2026-04-16T22:33:00Z" w16du:dateUtc="2026-04-16T15:33:00Z">
            <w:rPr>
              <w:rFonts w:eastAsia="Times New Roman" w:cs="Times New Roman"/>
              <w:color w:val="000000"/>
              <w:szCs w:val="28"/>
            </w:rPr>
          </w:rPrChange>
        </w:rPr>
      </w:pPr>
      <w:r w:rsidRPr="001F04C9">
        <w:rPr>
          <w:rFonts w:ascii="Times  New Roman" w:eastAsia="Times New Roman" w:hAnsi="Times  New Roman" w:cs="Times New Roman"/>
          <w:color w:val="000000"/>
          <w:sz w:val="26"/>
          <w:szCs w:val="26"/>
          <w:rPrChange w:id="2026" w:author="Tuan NV" w:date="2026-04-16T22:33:00Z" w16du:dateUtc="2026-04-16T15:33:00Z">
            <w:rPr>
              <w:rFonts w:eastAsia="Times New Roman" w:cs="Times New Roman"/>
              <w:color w:val="000000"/>
              <w:szCs w:val="28"/>
            </w:rPr>
          </w:rPrChange>
        </w:rPr>
        <w:t xml:space="preserve">Liên kết nhiều – nhiều (N – N) là mối quan hệ trong đó một thực thể ở phía này có thể liên kết với nhiều thực thể ở phía kia và ngược lại. Trong thiết kế cơ sở dữ liệu thực tế, các liên kết N – N được phân giải thành hai liên kết 1 – N thông qua một </w:t>
      </w:r>
      <w:r w:rsidR="00182EC1" w:rsidRPr="001F04C9">
        <w:rPr>
          <w:rFonts w:ascii="Times  New Roman" w:eastAsia="Times New Roman" w:hAnsi="Times  New Roman" w:cs="Times New Roman"/>
          <w:color w:val="000000"/>
          <w:sz w:val="26"/>
          <w:szCs w:val="26"/>
          <w:rPrChange w:id="2027" w:author="Tuan NV" w:date="2026-04-16T22:33:00Z" w16du:dateUtc="2026-04-16T15:33:00Z">
            <w:rPr>
              <w:rFonts w:eastAsia="Times New Roman" w:cs="Times New Roman"/>
              <w:color w:val="000000"/>
              <w:szCs w:val="28"/>
            </w:rPr>
          </w:rPrChange>
        </w:rPr>
        <w:t xml:space="preserve">Bảng </w:t>
      </w:r>
      <w:r w:rsidRPr="001F04C9">
        <w:rPr>
          <w:rFonts w:ascii="Times  New Roman" w:eastAsia="Times New Roman" w:hAnsi="Times  New Roman" w:cs="Times New Roman"/>
          <w:color w:val="000000"/>
          <w:sz w:val="26"/>
          <w:szCs w:val="26"/>
          <w:rPrChange w:id="2028" w:author="Tuan NV" w:date="2026-04-16T22:33:00Z" w16du:dateUtc="2026-04-16T15:33:00Z">
            <w:rPr>
              <w:rFonts w:eastAsia="Times New Roman" w:cs="Times New Roman"/>
              <w:color w:val="000000"/>
              <w:szCs w:val="28"/>
            </w:rPr>
          </w:rPrChange>
        </w:rPr>
        <w:t xml:space="preserve"> trung gian.</w:t>
      </w:r>
    </w:p>
    <w:p w14:paraId="62B6DE08" w14:textId="4AF6B854" w:rsidR="005C5162" w:rsidRPr="001F04C9" w:rsidRDefault="00A762E3" w:rsidP="00664455">
      <w:pPr>
        <w:spacing w:line="312" w:lineRule="auto"/>
        <w:jc w:val="center"/>
        <w:rPr>
          <w:rFonts w:ascii="Times  New Roman" w:eastAsia="Times New Roman" w:hAnsi="Times  New Roman" w:cs="Times New Roman"/>
          <w:sz w:val="26"/>
          <w:szCs w:val="26"/>
          <w:rPrChange w:id="2029" w:author="Tuan NV" w:date="2026-04-16T22:33:00Z" w16du:dateUtc="2026-04-16T15:33:00Z">
            <w:rPr>
              <w:rFonts w:eastAsia="Times New Roman" w:cs="Times New Roman"/>
              <w:szCs w:val="28"/>
            </w:rPr>
          </w:rPrChange>
        </w:rPr>
      </w:pPr>
      <w:r w:rsidRPr="001F04C9">
        <w:rPr>
          <w:rFonts w:ascii="Times  New Roman" w:hAnsi="Times  New Roman"/>
          <w:noProof/>
          <w:sz w:val="26"/>
          <w:szCs w:val="26"/>
          <w:rPrChange w:id="2030" w:author="Tuan NV" w:date="2026-04-16T22:33:00Z" w16du:dateUtc="2026-04-16T15:33:00Z">
            <w:rPr>
              <w:noProof/>
            </w:rPr>
          </w:rPrChange>
        </w:rPr>
        <w:lastRenderedPageBreak/>
        <mc:AlternateContent>
          <mc:Choice Requires="wps">
            <w:drawing>
              <wp:anchor distT="0" distB="0" distL="114300" distR="114300" simplePos="0" relativeHeight="251676672" behindDoc="0" locked="0" layoutInCell="1" allowOverlap="1" wp14:anchorId="760A57C9" wp14:editId="38234C01">
                <wp:simplePos x="0" y="0"/>
                <wp:positionH relativeFrom="column">
                  <wp:posOffset>702945</wp:posOffset>
                </wp:positionH>
                <wp:positionV relativeFrom="paragraph">
                  <wp:posOffset>583565</wp:posOffset>
                </wp:positionV>
                <wp:extent cx="4361815" cy="635"/>
                <wp:effectExtent l="0" t="0" r="0" b="0"/>
                <wp:wrapSquare wrapText="bothSides"/>
                <wp:docPr id="941868372" name="Text Box 1"/>
                <wp:cNvGraphicFramePr/>
                <a:graphic xmlns:a="http://schemas.openxmlformats.org/drawingml/2006/main">
                  <a:graphicData uri="http://schemas.microsoft.com/office/word/2010/wordprocessingShape">
                    <wps:wsp>
                      <wps:cNvSpPr txBox="1"/>
                      <wps:spPr>
                        <a:xfrm>
                          <a:off x="0" y="0"/>
                          <a:ext cx="4361815" cy="635"/>
                        </a:xfrm>
                        <a:prstGeom prst="rect">
                          <a:avLst/>
                        </a:prstGeom>
                        <a:solidFill>
                          <a:prstClr val="white"/>
                        </a:solidFill>
                        <a:ln>
                          <a:noFill/>
                        </a:ln>
                      </wps:spPr>
                      <wps:txbx>
                        <w:txbxContent>
                          <w:p w14:paraId="3EFC6819" w14:textId="5B2B7D7F" w:rsidR="00A762E3" w:rsidRPr="00A762E3" w:rsidRDefault="00A762E3" w:rsidP="00A762E3">
                            <w:pPr>
                              <w:pStyle w:val="Caption"/>
                              <w:jc w:val="center"/>
                              <w:rPr>
                                <w:noProof/>
                                <w:color w:val="000000" w:themeColor="text1"/>
                                <w:sz w:val="34"/>
                                <w:szCs w:val="28"/>
                              </w:rPr>
                            </w:pPr>
                            <w:bookmarkStart w:id="2031" w:name="_Toc227268154"/>
                            <w:r w:rsidRPr="00A762E3">
                              <w:rPr>
                                <w:sz w:val="24"/>
                                <w:szCs w:val="24"/>
                              </w:rPr>
                              <w:t xml:space="preserve">Hình </w:t>
                            </w:r>
                            <w:r w:rsidRPr="00A762E3">
                              <w:rPr>
                                <w:sz w:val="24"/>
                                <w:szCs w:val="24"/>
                              </w:rPr>
                              <w:fldChar w:fldCharType="begin"/>
                            </w:r>
                            <w:r w:rsidRPr="00A762E3">
                              <w:rPr>
                                <w:sz w:val="24"/>
                                <w:szCs w:val="24"/>
                              </w:rPr>
                              <w:instrText xml:space="preserve"> SEQ Hình \* ARABIC </w:instrText>
                            </w:r>
                            <w:r w:rsidRPr="00A762E3">
                              <w:rPr>
                                <w:sz w:val="24"/>
                                <w:szCs w:val="24"/>
                              </w:rPr>
                              <w:fldChar w:fldCharType="separate"/>
                            </w:r>
                            <w:r>
                              <w:rPr>
                                <w:noProof/>
                                <w:sz w:val="24"/>
                                <w:szCs w:val="24"/>
                              </w:rPr>
                              <w:t>15</w:t>
                            </w:r>
                            <w:r w:rsidRPr="00A762E3">
                              <w:rPr>
                                <w:sz w:val="24"/>
                                <w:szCs w:val="24"/>
                              </w:rPr>
                              <w:fldChar w:fldCharType="end"/>
                            </w:r>
                            <w:r w:rsidRPr="00A762E3">
                              <w:rPr>
                                <w:sz w:val="24"/>
                                <w:szCs w:val="24"/>
                                <w:lang w:val="vi-VN"/>
                              </w:rPr>
                              <w:t>. Liên kết giữa Đơn đặt hàng NCC và Nguyên vật liệu</w:t>
                            </w:r>
                            <w:bookmarkEnd w:id="20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0A57C9" id="_x0000_s1030" type="#_x0000_t202" style="position:absolute;left:0;text-align:left;margin-left:55.35pt;margin-top:45.95pt;width:343.4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" stroked="f">
                <v:textbox style="mso-fit-shape-to-text:t" inset="0,0,0,0">
                  <w:txbxContent>
                    <w:p w14:paraId="3EFC6819" w14:textId="5B2B7D7F" w:rsidR="00A762E3" w:rsidRPr="00A762E3" w:rsidRDefault="00A762E3" w:rsidP="00A762E3">
                      <w:pPr>
                        <w:pStyle w:val="Caption"/>
                        <w:jc w:val="center"/>
                        <w:rPr>
                          <w:noProof/>
                          <w:color w:val="000000" w:themeColor="text1"/>
                          <w:sz w:val="34"/>
                          <w:szCs w:val="28"/>
                        </w:rPr>
                      </w:pPr>
                      <w:bookmarkStart w:id="2032" w:name="_Toc227268154"/>
                      <w:r w:rsidRPr="00A762E3">
                        <w:rPr>
                          <w:sz w:val="24"/>
                          <w:szCs w:val="24"/>
                        </w:rPr>
                        <w:t xml:space="preserve">Hình </w:t>
                      </w:r>
                      <w:r w:rsidRPr="00A762E3">
                        <w:rPr>
                          <w:sz w:val="24"/>
                          <w:szCs w:val="24"/>
                        </w:rPr>
                        <w:fldChar w:fldCharType="begin"/>
                      </w:r>
                      <w:r w:rsidRPr="00A762E3">
                        <w:rPr>
                          <w:sz w:val="24"/>
                          <w:szCs w:val="24"/>
                        </w:rPr>
                        <w:instrText xml:space="preserve"> SEQ Hình \* ARABIC </w:instrText>
                      </w:r>
                      <w:r w:rsidRPr="00A762E3">
                        <w:rPr>
                          <w:sz w:val="24"/>
                          <w:szCs w:val="24"/>
                        </w:rPr>
                        <w:fldChar w:fldCharType="separate"/>
                      </w:r>
                      <w:r>
                        <w:rPr>
                          <w:noProof/>
                          <w:sz w:val="24"/>
                          <w:szCs w:val="24"/>
                        </w:rPr>
                        <w:t>15</w:t>
                      </w:r>
                      <w:r w:rsidRPr="00A762E3">
                        <w:rPr>
                          <w:sz w:val="24"/>
                          <w:szCs w:val="24"/>
                        </w:rPr>
                        <w:fldChar w:fldCharType="end"/>
                      </w:r>
                      <w:r w:rsidRPr="00A762E3">
                        <w:rPr>
                          <w:sz w:val="24"/>
                          <w:szCs w:val="24"/>
                          <w:lang w:val="vi-VN"/>
                        </w:rPr>
                        <w:t>. Liên kết giữa Đơn đặt hàng NCC và Nguyên vật liệu</w:t>
                      </w:r>
                      <w:bookmarkEnd w:id="2032"/>
                    </w:p>
                  </w:txbxContent>
                </v:textbox>
                <w10:wrap type="square"/>
              </v:shape>
            </w:pict>
          </mc:Fallback>
        </mc:AlternateContent>
      </w:r>
      <w:r w:rsidR="005C5162" w:rsidRPr="001F04C9">
        <w:rPr>
          <w:rFonts w:ascii="Times  New Roman" w:hAnsi="Times  New Roman"/>
          <w:noProof/>
          <w:sz w:val="26"/>
          <w:szCs w:val="26"/>
          <w:rPrChange w:id="2033" w:author="Tuan NV" w:date="2026-04-16T22:33:00Z" w16du:dateUtc="2026-04-16T15:33:00Z">
            <w:rPr>
              <w:noProof/>
            </w:rPr>
          </w:rPrChange>
        </w:rPr>
        <w:drawing>
          <wp:anchor distT="0" distB="0" distL="114300" distR="114300" simplePos="0" relativeHeight="251674624" behindDoc="0" locked="0" layoutInCell="1" allowOverlap="1" wp14:anchorId="243B31E8" wp14:editId="0CFCAB81">
            <wp:simplePos x="0" y="0"/>
            <wp:positionH relativeFrom="column">
              <wp:posOffset>702945</wp:posOffset>
            </wp:positionH>
            <wp:positionV relativeFrom="paragraph">
              <wp:posOffset>3175</wp:posOffset>
            </wp:positionV>
            <wp:extent cx="4361905" cy="523810"/>
            <wp:effectExtent l="0" t="0" r="635"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361905" cy="523810"/>
                    </a:xfrm>
                    <a:prstGeom prst="rect">
                      <a:avLst/>
                    </a:prstGeom>
                  </pic:spPr>
                </pic:pic>
              </a:graphicData>
            </a:graphic>
            <wp14:sizeRelH relativeFrom="page">
              <wp14:pctWidth>0</wp14:pctWidth>
            </wp14:sizeRelH>
            <wp14:sizeRelV relativeFrom="page">
              <wp14:pctHeight>0</wp14:pctHeight>
            </wp14:sizeRelV>
          </wp:anchor>
        </w:drawing>
      </w:r>
    </w:p>
    <w:p w14:paraId="1C70C900" w14:textId="4551509D" w:rsidR="005C5162" w:rsidRPr="001F04C9" w:rsidRDefault="005C5162" w:rsidP="00A762E3">
      <w:pPr>
        <w:spacing w:line="312" w:lineRule="auto"/>
        <w:rPr>
          <w:rFonts w:ascii="Times  New Roman" w:eastAsia="Times New Roman" w:hAnsi="Times  New Roman" w:cs="Times New Roman"/>
          <w:i/>
          <w:sz w:val="26"/>
          <w:szCs w:val="26"/>
          <w:lang w:val="vi-VN"/>
          <w:rPrChange w:id="2034" w:author="Tuan NV" w:date="2026-04-16T22:33:00Z" w16du:dateUtc="2026-04-16T15:33:00Z">
            <w:rPr>
              <w:rFonts w:eastAsia="Times New Roman" w:cs="Times New Roman"/>
              <w:i/>
              <w:sz w:val="24"/>
              <w:szCs w:val="28"/>
              <w:lang w:val="vi-VN"/>
            </w:rPr>
          </w:rPrChange>
        </w:rPr>
      </w:pPr>
    </w:p>
    <w:p w14:paraId="2DDBD4A6" w14:textId="1619784C" w:rsidR="005C5162" w:rsidRPr="001F04C9" w:rsidRDefault="005C5162" w:rsidP="00664455">
      <w:pPr>
        <w:spacing w:line="312" w:lineRule="auto"/>
        <w:ind w:firstLine="720"/>
        <w:jc w:val="both"/>
        <w:rPr>
          <w:rFonts w:ascii="Times  New Roman" w:eastAsia="Times New Roman" w:hAnsi="Times  New Roman" w:cs="Times New Roman"/>
          <w:sz w:val="26"/>
          <w:szCs w:val="26"/>
          <w:rPrChange w:id="2035" w:author="Tuan NV" w:date="2026-04-16T22:33:00Z" w16du:dateUtc="2026-04-16T15:33:00Z">
            <w:rPr>
              <w:rFonts w:eastAsia="Times New Roman" w:cs="Times New Roman"/>
              <w:szCs w:val="28"/>
            </w:rPr>
          </w:rPrChange>
        </w:rPr>
      </w:pPr>
      <w:r w:rsidRPr="001F04C9">
        <w:rPr>
          <w:rFonts w:ascii="Times  New Roman" w:eastAsia="Times New Roman" w:hAnsi="Times  New Roman" w:cs="Times New Roman"/>
          <w:sz w:val="26"/>
          <w:szCs w:val="26"/>
          <w:rPrChange w:id="2036" w:author="Tuan NV" w:date="2026-04-16T22:33:00Z" w16du:dateUtc="2026-04-16T15:33:00Z">
            <w:rPr>
              <w:rFonts w:eastAsia="Times New Roman" w:cs="Times New Roman"/>
              <w:szCs w:val="28"/>
            </w:rPr>
          </w:rPrChange>
        </w:rPr>
        <w:t xml:space="preserve">Một đơn đặt hàng có thể đặt nhiều loại nguyên vật liệu và một loại nguyên vật liệu có thể được đặt trong nhiều đơn hàng khác nhau (liên kết qua </w:t>
      </w:r>
      <w:r w:rsidR="00182EC1" w:rsidRPr="001F04C9">
        <w:rPr>
          <w:rFonts w:ascii="Times  New Roman" w:eastAsia="Times New Roman" w:hAnsi="Times  New Roman" w:cs="Times New Roman"/>
          <w:sz w:val="26"/>
          <w:szCs w:val="26"/>
          <w:rPrChange w:id="2037" w:author="Tuan NV" w:date="2026-04-16T22:33:00Z" w16du:dateUtc="2026-04-16T15:33:00Z">
            <w:rPr>
              <w:rFonts w:eastAsia="Times New Roman" w:cs="Times New Roman"/>
              <w:szCs w:val="28"/>
            </w:rPr>
          </w:rPrChange>
        </w:rPr>
        <w:t xml:space="preserve">Bảng </w:t>
      </w:r>
      <w:r w:rsidRPr="001F04C9">
        <w:rPr>
          <w:rFonts w:ascii="Times  New Roman" w:eastAsia="Times New Roman" w:hAnsi="Times  New Roman" w:cs="Times New Roman"/>
          <w:sz w:val="26"/>
          <w:szCs w:val="26"/>
          <w:rPrChange w:id="2038" w:author="Tuan NV" w:date="2026-04-16T22:33:00Z" w16du:dateUtc="2026-04-16T15:33:00Z">
            <w:rPr>
              <w:rFonts w:eastAsia="Times New Roman" w:cs="Times New Roman"/>
              <w:szCs w:val="28"/>
            </w:rPr>
          </w:rPrChange>
        </w:rPr>
        <w:t xml:space="preserve"> Chi tiết đơn NCC).</w:t>
      </w:r>
    </w:p>
    <w:p w14:paraId="257C1F32" w14:textId="77777777" w:rsidR="00A762E3" w:rsidRPr="001F04C9" w:rsidRDefault="005C5162" w:rsidP="00A762E3">
      <w:pPr>
        <w:keepNext/>
        <w:spacing w:line="312" w:lineRule="auto"/>
        <w:jc w:val="center"/>
        <w:rPr>
          <w:rFonts w:ascii="Times  New Roman" w:hAnsi="Times  New Roman"/>
          <w:sz w:val="26"/>
          <w:szCs w:val="26"/>
          <w:rPrChange w:id="2039" w:author="Tuan NV" w:date="2026-04-16T22:33:00Z" w16du:dateUtc="2026-04-16T15:33:00Z">
            <w:rPr/>
          </w:rPrChange>
        </w:rPr>
      </w:pPr>
      <w:r w:rsidRPr="001F04C9">
        <w:rPr>
          <w:rFonts w:ascii="Times  New Roman" w:hAnsi="Times  New Roman"/>
          <w:noProof/>
          <w:sz w:val="26"/>
          <w:szCs w:val="26"/>
          <w:rPrChange w:id="2040" w:author="Tuan NV" w:date="2026-04-16T22:33:00Z" w16du:dateUtc="2026-04-16T15:33:00Z">
            <w:rPr>
              <w:noProof/>
            </w:rPr>
          </w:rPrChange>
        </w:rPr>
        <w:drawing>
          <wp:inline distT="0" distB="0" distL="0" distR="0" wp14:anchorId="3CDAEB16" wp14:editId="35798A27">
            <wp:extent cx="4314286" cy="438095"/>
            <wp:effectExtent l="0" t="0" r="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14286" cy="438095"/>
                    </a:xfrm>
                    <a:prstGeom prst="rect">
                      <a:avLst/>
                    </a:prstGeom>
                  </pic:spPr>
                </pic:pic>
              </a:graphicData>
            </a:graphic>
          </wp:inline>
        </w:drawing>
      </w:r>
    </w:p>
    <w:p w14:paraId="6579C15D" w14:textId="487A09CD" w:rsidR="005C5162" w:rsidRPr="001F04C9" w:rsidRDefault="00A762E3" w:rsidP="00A762E3">
      <w:pPr>
        <w:pStyle w:val="Caption"/>
        <w:jc w:val="center"/>
        <w:rPr>
          <w:rFonts w:ascii="Times  New Roman" w:eastAsia="Times New Roman" w:hAnsi="Times  New Roman" w:cs="Times New Roman"/>
          <w:sz w:val="26"/>
          <w:szCs w:val="26"/>
          <w:rPrChange w:id="2041" w:author="Tuan NV" w:date="2026-04-16T22:33:00Z" w16du:dateUtc="2026-04-16T15:33:00Z">
            <w:rPr>
              <w:rFonts w:eastAsia="Times New Roman" w:cs="Times New Roman"/>
              <w:sz w:val="24"/>
              <w:szCs w:val="34"/>
            </w:rPr>
          </w:rPrChange>
        </w:rPr>
      </w:pPr>
      <w:bookmarkStart w:id="2042" w:name="_Toc227268155"/>
      <w:r w:rsidRPr="001F04C9">
        <w:rPr>
          <w:rFonts w:ascii="Times  New Roman" w:hAnsi="Times  New Roman"/>
          <w:sz w:val="26"/>
          <w:szCs w:val="26"/>
          <w:rPrChange w:id="2043" w:author="Tuan NV" w:date="2026-04-16T22:33:00Z" w16du:dateUtc="2026-04-16T15:33:00Z">
            <w:rPr>
              <w:sz w:val="24"/>
              <w:szCs w:val="24"/>
            </w:rPr>
          </w:rPrChange>
        </w:rPr>
        <w:t xml:space="preserve">Hình </w:t>
      </w:r>
      <w:r w:rsidRPr="001F04C9">
        <w:rPr>
          <w:rFonts w:ascii="Times  New Roman" w:hAnsi="Times  New Roman"/>
          <w:sz w:val="26"/>
          <w:szCs w:val="26"/>
          <w:rPrChange w:id="2044" w:author="Tuan NV" w:date="2026-04-16T22:33:00Z" w16du:dateUtc="2026-04-16T15:33:00Z">
            <w:rPr>
              <w:sz w:val="24"/>
              <w:szCs w:val="24"/>
            </w:rPr>
          </w:rPrChange>
        </w:rPr>
        <w:fldChar w:fldCharType="begin"/>
      </w:r>
      <w:r w:rsidRPr="001F04C9">
        <w:rPr>
          <w:rFonts w:ascii="Times  New Roman" w:hAnsi="Times  New Roman"/>
          <w:sz w:val="26"/>
          <w:szCs w:val="26"/>
          <w:rPrChange w:id="2045" w:author="Tuan NV" w:date="2026-04-16T22:33:00Z" w16du:dateUtc="2026-04-16T15:33:00Z">
            <w:rPr>
              <w:sz w:val="24"/>
              <w:szCs w:val="24"/>
            </w:rPr>
          </w:rPrChange>
        </w:rPr>
        <w:instrText xml:space="preserve"> SEQ Hình \* ARABIC </w:instrText>
      </w:r>
      <w:r w:rsidRPr="001F04C9">
        <w:rPr>
          <w:rFonts w:ascii="Times  New Roman" w:hAnsi="Times  New Roman"/>
          <w:sz w:val="26"/>
          <w:szCs w:val="26"/>
          <w:rPrChange w:id="2046" w:author="Tuan NV" w:date="2026-04-16T22:33:00Z" w16du:dateUtc="2026-04-16T15:33:00Z">
            <w:rPr>
              <w:sz w:val="24"/>
              <w:szCs w:val="24"/>
            </w:rPr>
          </w:rPrChange>
        </w:rPr>
        <w:fldChar w:fldCharType="separate"/>
      </w:r>
      <w:r w:rsidRPr="001F04C9">
        <w:rPr>
          <w:rFonts w:ascii="Times  New Roman" w:hAnsi="Times  New Roman"/>
          <w:noProof/>
          <w:sz w:val="26"/>
          <w:szCs w:val="26"/>
          <w:rPrChange w:id="2047" w:author="Tuan NV" w:date="2026-04-16T22:33:00Z" w16du:dateUtc="2026-04-16T15:33:00Z">
            <w:rPr>
              <w:noProof/>
              <w:sz w:val="24"/>
              <w:szCs w:val="24"/>
            </w:rPr>
          </w:rPrChange>
        </w:rPr>
        <w:t>16</w:t>
      </w:r>
      <w:r w:rsidRPr="001F04C9">
        <w:rPr>
          <w:rFonts w:ascii="Times  New Roman" w:hAnsi="Times  New Roman"/>
          <w:sz w:val="26"/>
          <w:szCs w:val="26"/>
          <w:rPrChange w:id="2048" w:author="Tuan NV" w:date="2026-04-16T22:33:00Z" w16du:dateUtc="2026-04-16T15:33:00Z">
            <w:rPr>
              <w:sz w:val="24"/>
              <w:szCs w:val="24"/>
            </w:rPr>
          </w:rPrChange>
        </w:rPr>
        <w:fldChar w:fldCharType="end"/>
      </w:r>
      <w:r w:rsidRPr="001F04C9">
        <w:rPr>
          <w:rFonts w:ascii="Times  New Roman" w:hAnsi="Times  New Roman"/>
          <w:sz w:val="26"/>
          <w:szCs w:val="26"/>
          <w:lang w:val="vi-VN"/>
          <w:rPrChange w:id="2049" w:author="Tuan NV" w:date="2026-04-16T22:33:00Z" w16du:dateUtc="2026-04-16T15:33:00Z">
            <w:rPr>
              <w:sz w:val="24"/>
              <w:szCs w:val="24"/>
              <w:lang w:val="vi-VN"/>
            </w:rPr>
          </w:rPrChange>
        </w:rPr>
        <w:t>. Liên kết giữa Đơn xuất hàng và Nguyên vật liệu</w:t>
      </w:r>
      <w:bookmarkEnd w:id="2042"/>
    </w:p>
    <w:p w14:paraId="003AF23A" w14:textId="36DFE482" w:rsidR="005C5162" w:rsidRPr="001F04C9" w:rsidRDefault="005C5162" w:rsidP="00664455">
      <w:pPr>
        <w:spacing w:line="312" w:lineRule="auto"/>
        <w:ind w:firstLine="720"/>
        <w:jc w:val="both"/>
        <w:rPr>
          <w:rFonts w:ascii="Times  New Roman" w:hAnsi="Times  New Roman" w:cs="Times New Roman"/>
          <w:sz w:val="26"/>
          <w:szCs w:val="26"/>
          <w:rPrChange w:id="2050" w:author="Tuan NV" w:date="2026-04-16T22:33:00Z" w16du:dateUtc="2026-04-16T15:33:00Z">
            <w:rPr>
              <w:rFonts w:cs="Times New Roman"/>
              <w:szCs w:val="28"/>
            </w:rPr>
          </w:rPrChange>
        </w:rPr>
      </w:pPr>
      <w:r w:rsidRPr="001F04C9">
        <w:rPr>
          <w:rFonts w:ascii="Times  New Roman" w:eastAsia="Times New Roman" w:hAnsi="Times  New Roman" w:cs="Times New Roman"/>
          <w:sz w:val="26"/>
          <w:szCs w:val="26"/>
          <w:rPrChange w:id="2051" w:author="Tuan NV" w:date="2026-04-16T22:33:00Z" w16du:dateUtc="2026-04-16T15:33:00Z">
            <w:rPr>
              <w:rFonts w:eastAsia="Times New Roman" w:cs="Times New Roman"/>
              <w:szCs w:val="28"/>
            </w:rPr>
          </w:rPrChange>
        </w:rPr>
        <w:t xml:space="preserve">Một đơn xuất hàng có thể xuất nhiều loại nguyên vật liệu và một loại nguyên vật liệu có thể được xuất bán trong nhiều đơn hàng khác nhau (liên kết qua </w:t>
      </w:r>
      <w:r w:rsidR="00182EC1" w:rsidRPr="001F04C9">
        <w:rPr>
          <w:rFonts w:ascii="Times  New Roman" w:eastAsia="Times New Roman" w:hAnsi="Times  New Roman" w:cs="Times New Roman"/>
          <w:sz w:val="26"/>
          <w:szCs w:val="26"/>
          <w:rPrChange w:id="2052" w:author="Tuan NV" w:date="2026-04-16T22:33:00Z" w16du:dateUtc="2026-04-16T15:33:00Z">
            <w:rPr>
              <w:rFonts w:eastAsia="Times New Roman" w:cs="Times New Roman"/>
              <w:szCs w:val="28"/>
            </w:rPr>
          </w:rPrChange>
        </w:rPr>
        <w:t xml:space="preserve">Bảng </w:t>
      </w:r>
      <w:r w:rsidRPr="001F04C9">
        <w:rPr>
          <w:rFonts w:ascii="Times  New Roman" w:eastAsia="Times New Roman" w:hAnsi="Times  New Roman" w:cs="Times New Roman"/>
          <w:sz w:val="26"/>
          <w:szCs w:val="26"/>
          <w:rPrChange w:id="2053" w:author="Tuan NV" w:date="2026-04-16T22:33:00Z" w16du:dateUtc="2026-04-16T15:33:00Z">
            <w:rPr>
              <w:rFonts w:eastAsia="Times New Roman" w:cs="Times New Roman"/>
              <w:szCs w:val="28"/>
            </w:rPr>
          </w:rPrChange>
        </w:rPr>
        <w:t xml:space="preserve"> Chi tiết đơn xuất).</w:t>
      </w:r>
    </w:p>
    <w:p w14:paraId="706B530A" w14:textId="69767C46" w:rsidR="005C5162" w:rsidRPr="000F2D03" w:rsidRDefault="005C5162" w:rsidP="00664455">
      <w:pPr>
        <w:pStyle w:val="Heading3"/>
        <w:spacing w:line="312" w:lineRule="auto"/>
        <w:ind w:left="0"/>
        <w:rPr>
          <w:rFonts w:ascii="Times  New Roman" w:hAnsi="Times  New Roman"/>
          <w:sz w:val="28"/>
          <w:szCs w:val="28"/>
          <w:rPrChange w:id="2054" w:author="Tuan NV" w:date="2026-04-16T22:42:00Z" w16du:dateUtc="2026-04-16T15:42:00Z">
            <w:rPr/>
          </w:rPrChange>
        </w:rPr>
      </w:pPr>
      <w:bookmarkStart w:id="2055" w:name="_Toc227272681"/>
      <w:r w:rsidRPr="000F2D03">
        <w:rPr>
          <w:rFonts w:ascii="Times  New Roman" w:hAnsi="Times  New Roman"/>
          <w:sz w:val="28"/>
          <w:szCs w:val="28"/>
          <w:rPrChange w:id="2056" w:author="Tuan NV" w:date="2026-04-16T22:42:00Z" w16du:dateUtc="2026-04-16T15:42:00Z">
            <w:rPr/>
          </w:rPrChange>
        </w:rPr>
        <w:t>2</w:t>
      </w:r>
      <w:r w:rsidRPr="000F2D03">
        <w:rPr>
          <w:rFonts w:ascii="Times  New Roman" w:hAnsi="Times  New Roman"/>
          <w:sz w:val="28"/>
          <w:szCs w:val="28"/>
          <w:lang w:val="vi-VN"/>
          <w:rPrChange w:id="2057" w:author="Tuan NV" w:date="2026-04-16T22:42:00Z" w16du:dateUtc="2026-04-16T15:42:00Z">
            <w:rPr>
              <w:lang w:val="vi-VN"/>
            </w:rPr>
          </w:rPrChange>
        </w:rPr>
        <w:t>.2.</w:t>
      </w:r>
      <w:r w:rsidRPr="000F2D03">
        <w:rPr>
          <w:rFonts w:ascii="Times  New Roman" w:hAnsi="Times  New Roman"/>
          <w:sz w:val="28"/>
          <w:szCs w:val="28"/>
          <w:rPrChange w:id="2058" w:author="Tuan NV" w:date="2026-04-16T22:42:00Z" w16du:dateUtc="2026-04-16T15:42:00Z">
            <w:rPr/>
          </w:rPrChange>
        </w:rPr>
        <w:t>3. Sơ đồ thực thể liên kết</w:t>
      </w:r>
      <w:bookmarkEnd w:id="2055"/>
    </w:p>
    <w:p w14:paraId="44F83191" w14:textId="77777777" w:rsidR="00A762E3" w:rsidRPr="001F04C9" w:rsidRDefault="005C5162" w:rsidP="00A762E3">
      <w:pPr>
        <w:keepNext/>
        <w:spacing w:line="312" w:lineRule="auto"/>
        <w:jc w:val="center"/>
        <w:rPr>
          <w:rFonts w:ascii="Times  New Roman" w:hAnsi="Times  New Roman"/>
          <w:sz w:val="26"/>
          <w:szCs w:val="26"/>
          <w:rPrChange w:id="2059" w:author="Tuan NV" w:date="2026-04-16T22:33:00Z" w16du:dateUtc="2026-04-16T15:33:00Z">
            <w:rPr/>
          </w:rPrChange>
        </w:rPr>
      </w:pPr>
      <w:r w:rsidRPr="001F04C9">
        <w:rPr>
          <w:rFonts w:ascii="Times  New Roman" w:hAnsi="Times  New Roman" w:cs="Times New Roman"/>
          <w:noProof/>
          <w:sz w:val="26"/>
          <w:szCs w:val="26"/>
          <w:rPrChange w:id="2060" w:author="Tuan NV" w:date="2026-04-16T22:33:00Z" w16du:dateUtc="2026-04-16T15:33:00Z">
            <w:rPr>
              <w:rFonts w:cs="Times New Roman"/>
              <w:noProof/>
              <w:szCs w:val="28"/>
            </w:rPr>
          </w:rPrChange>
        </w:rPr>
        <w:drawing>
          <wp:inline distT="0" distB="0" distL="0" distR="0" wp14:anchorId="12B5C7DF" wp14:editId="62C17759">
            <wp:extent cx="5972175" cy="3550920"/>
            <wp:effectExtent l="0" t="0" r="9525" b="0"/>
            <wp:docPr id="1493902127" name="Picture 1493902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72175" cy="3550920"/>
                    </a:xfrm>
                    <a:prstGeom prst="rect">
                      <a:avLst/>
                    </a:prstGeom>
                  </pic:spPr>
                </pic:pic>
              </a:graphicData>
            </a:graphic>
          </wp:inline>
        </w:drawing>
      </w:r>
    </w:p>
    <w:p w14:paraId="605D9AC5" w14:textId="29727846" w:rsidR="005C5162" w:rsidRPr="001F04C9" w:rsidRDefault="00A762E3" w:rsidP="00A762E3">
      <w:pPr>
        <w:pStyle w:val="Caption"/>
        <w:jc w:val="center"/>
        <w:rPr>
          <w:rFonts w:ascii="Times  New Roman" w:hAnsi="Times  New Roman" w:cs="Times New Roman"/>
          <w:sz w:val="26"/>
          <w:szCs w:val="26"/>
          <w:rPrChange w:id="2061" w:author="Tuan NV" w:date="2026-04-16T22:33:00Z" w16du:dateUtc="2026-04-16T15:33:00Z">
            <w:rPr>
              <w:rFonts w:cs="Times New Roman"/>
              <w:szCs w:val="28"/>
            </w:rPr>
          </w:rPrChange>
        </w:rPr>
      </w:pPr>
      <w:bookmarkStart w:id="2062" w:name="_Toc227268156"/>
      <w:r w:rsidRPr="001F04C9">
        <w:rPr>
          <w:rFonts w:ascii="Times  New Roman" w:hAnsi="Times  New Roman"/>
          <w:sz w:val="26"/>
          <w:szCs w:val="26"/>
          <w:rPrChange w:id="2063" w:author="Tuan NV" w:date="2026-04-16T22:33:00Z" w16du:dateUtc="2026-04-16T15:33:00Z">
            <w:rPr>
              <w:sz w:val="24"/>
              <w:szCs w:val="24"/>
            </w:rPr>
          </w:rPrChange>
        </w:rPr>
        <w:t xml:space="preserve">Hình </w:t>
      </w:r>
      <w:r w:rsidRPr="001F04C9">
        <w:rPr>
          <w:rFonts w:ascii="Times  New Roman" w:hAnsi="Times  New Roman"/>
          <w:sz w:val="26"/>
          <w:szCs w:val="26"/>
          <w:rPrChange w:id="2064" w:author="Tuan NV" w:date="2026-04-16T22:33:00Z" w16du:dateUtc="2026-04-16T15:33:00Z">
            <w:rPr>
              <w:sz w:val="24"/>
              <w:szCs w:val="24"/>
            </w:rPr>
          </w:rPrChange>
        </w:rPr>
        <w:fldChar w:fldCharType="begin"/>
      </w:r>
      <w:r w:rsidRPr="001F04C9">
        <w:rPr>
          <w:rFonts w:ascii="Times  New Roman" w:hAnsi="Times  New Roman"/>
          <w:sz w:val="26"/>
          <w:szCs w:val="26"/>
          <w:rPrChange w:id="2065" w:author="Tuan NV" w:date="2026-04-16T22:33:00Z" w16du:dateUtc="2026-04-16T15:33:00Z">
            <w:rPr>
              <w:sz w:val="24"/>
              <w:szCs w:val="24"/>
            </w:rPr>
          </w:rPrChange>
        </w:rPr>
        <w:instrText xml:space="preserve"> SEQ Hình \* ARABIC </w:instrText>
      </w:r>
      <w:r w:rsidRPr="001F04C9">
        <w:rPr>
          <w:rFonts w:ascii="Times  New Roman" w:hAnsi="Times  New Roman"/>
          <w:sz w:val="26"/>
          <w:szCs w:val="26"/>
          <w:rPrChange w:id="2066" w:author="Tuan NV" w:date="2026-04-16T22:33:00Z" w16du:dateUtc="2026-04-16T15:33:00Z">
            <w:rPr>
              <w:sz w:val="24"/>
              <w:szCs w:val="24"/>
            </w:rPr>
          </w:rPrChange>
        </w:rPr>
        <w:fldChar w:fldCharType="separate"/>
      </w:r>
      <w:r w:rsidRPr="001F04C9">
        <w:rPr>
          <w:rFonts w:ascii="Times  New Roman" w:hAnsi="Times  New Roman"/>
          <w:noProof/>
          <w:sz w:val="26"/>
          <w:szCs w:val="26"/>
          <w:rPrChange w:id="2067" w:author="Tuan NV" w:date="2026-04-16T22:33:00Z" w16du:dateUtc="2026-04-16T15:33:00Z">
            <w:rPr>
              <w:noProof/>
              <w:sz w:val="24"/>
              <w:szCs w:val="24"/>
            </w:rPr>
          </w:rPrChange>
        </w:rPr>
        <w:t>17</w:t>
      </w:r>
      <w:r w:rsidRPr="001F04C9">
        <w:rPr>
          <w:rFonts w:ascii="Times  New Roman" w:hAnsi="Times  New Roman"/>
          <w:sz w:val="26"/>
          <w:szCs w:val="26"/>
          <w:rPrChange w:id="2068" w:author="Tuan NV" w:date="2026-04-16T22:33:00Z" w16du:dateUtc="2026-04-16T15:33:00Z">
            <w:rPr>
              <w:sz w:val="24"/>
              <w:szCs w:val="24"/>
            </w:rPr>
          </w:rPrChange>
        </w:rPr>
        <w:fldChar w:fldCharType="end"/>
      </w:r>
      <w:r w:rsidRPr="001F04C9">
        <w:rPr>
          <w:rFonts w:ascii="Times  New Roman" w:hAnsi="Times  New Roman"/>
          <w:sz w:val="26"/>
          <w:szCs w:val="26"/>
          <w:lang w:val="vi-VN"/>
          <w:rPrChange w:id="2069" w:author="Tuan NV" w:date="2026-04-16T22:33:00Z" w16du:dateUtc="2026-04-16T15:33:00Z">
            <w:rPr>
              <w:sz w:val="24"/>
              <w:szCs w:val="24"/>
              <w:lang w:val="vi-VN"/>
            </w:rPr>
          </w:rPrChange>
        </w:rPr>
        <w:t>. Sơ đồ thực thể liên kết</w:t>
      </w:r>
      <w:bookmarkEnd w:id="2062"/>
    </w:p>
    <w:p w14:paraId="680B467B" w14:textId="77777777" w:rsidR="005C5162" w:rsidRPr="001F04C9" w:rsidRDefault="005C5162" w:rsidP="00664455">
      <w:pPr>
        <w:spacing w:line="312" w:lineRule="auto"/>
        <w:rPr>
          <w:sz w:val="26"/>
          <w:szCs w:val="26"/>
          <w:rPrChange w:id="2070" w:author="Tuan NV" w:date="2026-04-16T22:33:00Z" w16du:dateUtc="2026-04-16T15:33:00Z">
            <w:rPr/>
          </w:rPrChange>
        </w:rPr>
      </w:pPr>
    </w:p>
    <w:p w14:paraId="12F22DC1" w14:textId="77777777" w:rsidR="005C5162" w:rsidRPr="001F04C9" w:rsidRDefault="005C5162" w:rsidP="00664455">
      <w:pPr>
        <w:spacing w:line="312" w:lineRule="auto"/>
        <w:rPr>
          <w:sz w:val="26"/>
          <w:szCs w:val="26"/>
          <w:lang w:val="vi-VN"/>
          <w:rPrChange w:id="2071" w:author="Tuan NV" w:date="2026-04-16T22:33:00Z" w16du:dateUtc="2026-04-16T15:33:00Z">
            <w:rPr>
              <w:lang w:val="vi-VN"/>
            </w:rPr>
          </w:rPrChange>
        </w:rPr>
      </w:pPr>
    </w:p>
    <w:p w14:paraId="2F35250F" w14:textId="03F35D36" w:rsidR="005C5162" w:rsidRPr="000F2D03" w:rsidRDefault="005C5162" w:rsidP="00664455">
      <w:pPr>
        <w:pStyle w:val="Heading1"/>
        <w:spacing w:line="312" w:lineRule="auto"/>
        <w:rPr>
          <w:rFonts w:ascii="Time s New Roman" w:hAnsi="Time s New Roman"/>
          <w:b w:val="0"/>
          <w:bCs/>
          <w:color w:val="000000" w:themeColor="text1"/>
        </w:rPr>
      </w:pPr>
      <w:bookmarkStart w:id="2072" w:name="_Toc227272682"/>
      <w:r w:rsidRPr="000F2D03">
        <w:rPr>
          <w:rFonts w:ascii="Time s New Roman" w:hAnsi="Time s New Roman"/>
          <w:bCs/>
          <w:color w:val="000000" w:themeColor="text1"/>
        </w:rPr>
        <w:lastRenderedPageBreak/>
        <w:t>CHƯƠNG</w:t>
      </w:r>
      <w:r w:rsidRPr="000F2D03">
        <w:rPr>
          <w:rFonts w:ascii="Time s New Roman" w:hAnsi="Time s New Roman"/>
          <w:bCs/>
          <w:color w:val="000000" w:themeColor="text1"/>
          <w:lang w:val="vi-VN"/>
        </w:rPr>
        <w:t xml:space="preserve"> </w:t>
      </w:r>
      <w:r w:rsidR="009D61BA" w:rsidRPr="000F2D03">
        <w:rPr>
          <w:rFonts w:ascii="Time s New Roman" w:hAnsi="Time s New Roman"/>
          <w:bCs/>
          <w:color w:val="000000" w:themeColor="text1"/>
          <w:lang w:val="vi-VN"/>
        </w:rPr>
        <w:t>3</w:t>
      </w:r>
      <w:r w:rsidRPr="000F2D03">
        <w:rPr>
          <w:rFonts w:ascii="Time s New Roman" w:hAnsi="Time s New Roman"/>
          <w:bCs/>
          <w:color w:val="000000" w:themeColor="text1"/>
          <w:lang w:val="vi-VN"/>
        </w:rPr>
        <w:t>: CHUYỂN ĐỔI TỪ MÔ HÌNH THỰC THỂ LIÊN KẾT SANG MÔ HÌNH QUAN HỆ(RM)</w:t>
      </w:r>
      <w:bookmarkEnd w:id="2072"/>
    </w:p>
    <w:p w14:paraId="24DB6C78" w14:textId="3C4C4074" w:rsidR="005C5162" w:rsidRPr="000F2D03" w:rsidRDefault="009D61BA" w:rsidP="00664455">
      <w:pPr>
        <w:pStyle w:val="Heading2"/>
        <w:spacing w:line="312" w:lineRule="auto"/>
        <w:jc w:val="both"/>
        <w:rPr>
          <w:sz w:val="28"/>
          <w:szCs w:val="28"/>
          <w:lang w:val="vi-VN"/>
          <w:rPrChange w:id="2073" w:author="Tuan NV" w:date="2026-04-16T22:42:00Z" w16du:dateUtc="2026-04-16T15:42:00Z">
            <w:rPr>
              <w:lang w:val="vi-VN"/>
            </w:rPr>
          </w:rPrChange>
        </w:rPr>
      </w:pPr>
      <w:bookmarkStart w:id="2074" w:name="_Toc227272683"/>
      <w:r w:rsidRPr="000F2D03">
        <w:rPr>
          <w:sz w:val="28"/>
          <w:szCs w:val="28"/>
          <w:rPrChange w:id="2075" w:author="Tuan NV" w:date="2026-04-16T22:42:00Z" w16du:dateUtc="2026-04-16T15:42:00Z">
            <w:rPr/>
          </w:rPrChange>
        </w:rPr>
        <w:t>3</w:t>
      </w:r>
      <w:r w:rsidRPr="000F2D03">
        <w:rPr>
          <w:sz w:val="28"/>
          <w:szCs w:val="28"/>
          <w:lang w:val="vi-VN"/>
          <w:rPrChange w:id="2076" w:author="Tuan NV" w:date="2026-04-16T22:42:00Z" w16du:dateUtc="2026-04-16T15:42:00Z">
            <w:rPr>
              <w:lang w:val="vi-VN"/>
            </w:rPr>
          </w:rPrChange>
        </w:rPr>
        <w:t>.</w:t>
      </w:r>
      <w:r w:rsidR="00282CF4" w:rsidRPr="000F2D03">
        <w:rPr>
          <w:sz w:val="28"/>
          <w:szCs w:val="28"/>
          <w:lang w:val="vi-VN"/>
          <w:rPrChange w:id="2077" w:author="Tuan NV" w:date="2026-04-16T22:42:00Z" w16du:dateUtc="2026-04-16T15:42:00Z">
            <w:rPr>
              <w:lang w:val="vi-VN"/>
            </w:rPr>
          </w:rPrChange>
        </w:rPr>
        <w:t>1.</w:t>
      </w:r>
      <w:r w:rsidR="005C5162" w:rsidRPr="000F2D03">
        <w:rPr>
          <w:sz w:val="28"/>
          <w:szCs w:val="28"/>
          <w:rPrChange w:id="2078" w:author="Tuan NV" w:date="2026-04-16T22:42:00Z" w16du:dateUtc="2026-04-16T15:42:00Z">
            <w:rPr/>
          </w:rPrChange>
        </w:rPr>
        <w:t xml:space="preserve"> Cách</w:t>
      </w:r>
      <w:r w:rsidR="005C5162" w:rsidRPr="000F2D03">
        <w:rPr>
          <w:sz w:val="28"/>
          <w:szCs w:val="28"/>
          <w:lang w:val="vi-VN"/>
          <w:rPrChange w:id="2079" w:author="Tuan NV" w:date="2026-04-16T22:42:00Z" w16du:dateUtc="2026-04-16T15:42:00Z">
            <w:rPr>
              <w:lang w:val="vi-VN"/>
            </w:rPr>
          </w:rPrChange>
        </w:rPr>
        <w:t xml:space="preserve"> chuyển </w:t>
      </w:r>
      <w:r w:rsidRPr="000F2D03">
        <w:rPr>
          <w:sz w:val="28"/>
          <w:szCs w:val="28"/>
          <w:lang w:val="vi-VN"/>
          <w:rPrChange w:id="2080" w:author="Tuan NV" w:date="2026-04-16T22:42:00Z" w16du:dateUtc="2026-04-16T15:42:00Z">
            <w:rPr>
              <w:lang w:val="vi-VN"/>
            </w:rPr>
          </w:rPrChange>
        </w:rPr>
        <w:t>đổi:</w:t>
      </w:r>
      <w:bookmarkEnd w:id="2074"/>
      <w:r w:rsidR="005C5162" w:rsidRPr="000F2D03">
        <w:rPr>
          <w:sz w:val="28"/>
          <w:szCs w:val="28"/>
          <w:lang w:val="vi-VN"/>
          <w:rPrChange w:id="2081" w:author="Tuan NV" w:date="2026-04-16T22:42:00Z" w16du:dateUtc="2026-04-16T15:42:00Z">
            <w:rPr>
              <w:lang w:val="vi-VN"/>
            </w:rPr>
          </w:rPrChange>
        </w:rPr>
        <w:t xml:space="preserve"> </w:t>
      </w:r>
    </w:p>
    <w:p w14:paraId="10DCFE08" w14:textId="77777777" w:rsidR="005C5162" w:rsidRPr="001F04C9" w:rsidRDefault="005C5162" w:rsidP="00664455">
      <w:pPr>
        <w:spacing w:line="312" w:lineRule="auto"/>
        <w:jc w:val="both"/>
        <w:rPr>
          <w:sz w:val="26"/>
          <w:szCs w:val="26"/>
          <w:lang w:val="vi-VN"/>
          <w:rPrChange w:id="2082" w:author="Tuan NV" w:date="2026-04-16T22:33:00Z" w16du:dateUtc="2026-04-16T15:33:00Z">
            <w:rPr>
              <w:lang w:val="vi-VN"/>
            </w:rPr>
          </w:rPrChange>
        </w:rPr>
      </w:pPr>
      <w:r w:rsidRPr="001F04C9">
        <w:rPr>
          <w:sz w:val="26"/>
          <w:szCs w:val="26"/>
          <w:lang w:val="vi-VN"/>
          <w:rPrChange w:id="2083" w:author="Tuan NV" w:date="2026-04-16T22:33:00Z" w16du:dateUtc="2026-04-16T15:33:00Z">
            <w:rPr>
              <w:lang w:val="vi-VN"/>
            </w:rPr>
          </w:rPrChange>
        </w:rPr>
        <w:t>Bước 1: Chuyển đổi từng loại thực thể thành một loại quan hệ tương ứng</w:t>
      </w:r>
    </w:p>
    <w:p w14:paraId="090A227F" w14:textId="77777777" w:rsidR="005C5162" w:rsidRPr="001F04C9" w:rsidRDefault="005C5162" w:rsidP="00664455">
      <w:pPr>
        <w:pStyle w:val="ListParagraph"/>
        <w:numPr>
          <w:ilvl w:val="0"/>
          <w:numId w:val="17"/>
        </w:numPr>
        <w:spacing w:line="312" w:lineRule="auto"/>
        <w:jc w:val="both"/>
        <w:rPr>
          <w:sz w:val="26"/>
          <w:szCs w:val="26"/>
          <w:lang w:val="vi-VN"/>
          <w:rPrChange w:id="2084" w:author="Tuan NV" w:date="2026-04-16T22:33:00Z" w16du:dateUtc="2026-04-16T15:33:00Z">
            <w:rPr>
              <w:lang w:val="vi-VN"/>
            </w:rPr>
          </w:rPrChange>
        </w:rPr>
      </w:pPr>
      <w:r w:rsidRPr="001F04C9">
        <w:rPr>
          <w:sz w:val="26"/>
          <w:szCs w:val="26"/>
          <w:lang w:val="vi-VN"/>
          <w:rPrChange w:id="2085" w:author="Tuan NV" w:date="2026-04-16T22:33:00Z" w16du:dateUtc="2026-04-16T15:33:00Z">
            <w:rPr>
              <w:lang w:val="vi-VN"/>
            </w:rPr>
          </w:rPrChange>
        </w:rPr>
        <w:t>Chuyển đổi các liên kết 1 – 1 kết hợp hai thực thể thành một thực thể</w:t>
      </w:r>
    </w:p>
    <w:p w14:paraId="64DA0E58" w14:textId="77777777" w:rsidR="005C5162" w:rsidRPr="001F04C9" w:rsidRDefault="005C5162" w:rsidP="00664455">
      <w:pPr>
        <w:pStyle w:val="ListParagraph"/>
        <w:numPr>
          <w:ilvl w:val="0"/>
          <w:numId w:val="17"/>
        </w:numPr>
        <w:spacing w:line="312" w:lineRule="auto"/>
        <w:jc w:val="both"/>
        <w:rPr>
          <w:sz w:val="26"/>
          <w:szCs w:val="26"/>
          <w:lang w:val="vi-VN"/>
          <w:rPrChange w:id="2086" w:author="Tuan NV" w:date="2026-04-16T22:33:00Z" w16du:dateUtc="2026-04-16T15:33:00Z">
            <w:rPr>
              <w:lang w:val="vi-VN"/>
            </w:rPr>
          </w:rPrChange>
        </w:rPr>
      </w:pPr>
      <w:r w:rsidRPr="001F04C9">
        <w:rPr>
          <w:sz w:val="26"/>
          <w:szCs w:val="26"/>
          <w:lang w:val="vi-VN"/>
          <w:rPrChange w:id="2087" w:author="Tuan NV" w:date="2026-04-16T22:33:00Z" w16du:dateUtc="2026-04-16T15:33:00Z">
            <w:rPr>
              <w:lang w:val="vi-VN"/>
            </w:rPr>
          </w:rPrChange>
        </w:rPr>
        <w:t>Các liên kết 1 – n lấy khóa bên có nhiều thực thể và chuyển đổi nó thành khóa ngoại</w:t>
      </w:r>
    </w:p>
    <w:p w14:paraId="1C652641" w14:textId="77777777" w:rsidR="005C5162" w:rsidRPr="001F04C9" w:rsidRDefault="005C5162" w:rsidP="00664455">
      <w:pPr>
        <w:pStyle w:val="ListParagraph"/>
        <w:numPr>
          <w:ilvl w:val="0"/>
          <w:numId w:val="17"/>
        </w:numPr>
        <w:spacing w:line="312" w:lineRule="auto"/>
        <w:jc w:val="both"/>
        <w:rPr>
          <w:sz w:val="26"/>
          <w:szCs w:val="26"/>
          <w:lang w:val="vi-VN"/>
          <w:rPrChange w:id="2088" w:author="Tuan NV" w:date="2026-04-16T22:33:00Z" w16du:dateUtc="2026-04-16T15:33:00Z">
            <w:rPr>
              <w:lang w:val="vi-VN"/>
            </w:rPr>
          </w:rPrChange>
        </w:rPr>
      </w:pPr>
      <w:r w:rsidRPr="001F04C9">
        <w:rPr>
          <w:sz w:val="26"/>
          <w:szCs w:val="26"/>
          <w:lang w:val="vi-VN"/>
          <w:rPrChange w:id="2089" w:author="Tuan NV" w:date="2026-04-16T22:33:00Z" w16du:dateUtc="2026-04-16T15:33:00Z">
            <w:rPr>
              <w:lang w:val="vi-VN"/>
            </w:rPr>
          </w:rPrChange>
        </w:rPr>
        <w:t>Mối quan hệ n – n tạo thành một kiểu quan hệ mới</w:t>
      </w:r>
    </w:p>
    <w:p w14:paraId="6F794EBF" w14:textId="77777777" w:rsidR="005C5162" w:rsidRPr="001F04C9" w:rsidRDefault="005C5162" w:rsidP="00664455">
      <w:pPr>
        <w:spacing w:line="312" w:lineRule="auto"/>
        <w:jc w:val="both"/>
        <w:rPr>
          <w:sz w:val="26"/>
          <w:szCs w:val="26"/>
          <w:lang w:val="vi-VN"/>
          <w:rPrChange w:id="2090" w:author="Tuan NV" w:date="2026-04-16T22:33:00Z" w16du:dateUtc="2026-04-16T15:33:00Z">
            <w:rPr>
              <w:lang w:val="vi-VN"/>
            </w:rPr>
          </w:rPrChange>
        </w:rPr>
      </w:pPr>
      <w:r w:rsidRPr="001F04C9">
        <w:rPr>
          <w:sz w:val="26"/>
          <w:szCs w:val="26"/>
          <w:lang w:val="vi-VN"/>
          <w:rPrChange w:id="2091" w:author="Tuan NV" w:date="2026-04-16T22:33:00Z" w16du:dateUtc="2026-04-16T15:33:00Z">
            <w:rPr>
              <w:lang w:val="vi-VN"/>
            </w:rPr>
          </w:rPrChange>
        </w:rPr>
        <w:t xml:space="preserve">Bước 2: kiểm tra lại dạng chuẩn của các quan hệ </w:t>
      </w:r>
    </w:p>
    <w:p w14:paraId="1BCEEC00" w14:textId="14613E1B" w:rsidR="005C5162" w:rsidRPr="000F2D03" w:rsidRDefault="009D61BA" w:rsidP="00664455">
      <w:pPr>
        <w:pStyle w:val="Heading2"/>
        <w:spacing w:line="312" w:lineRule="auto"/>
        <w:jc w:val="both"/>
        <w:rPr>
          <w:sz w:val="28"/>
          <w:szCs w:val="28"/>
          <w:lang w:val="vi-VN"/>
          <w:rPrChange w:id="2092" w:author="Tuan NV" w:date="2026-04-16T22:42:00Z" w16du:dateUtc="2026-04-16T15:42:00Z">
            <w:rPr>
              <w:lang w:val="vi-VN"/>
            </w:rPr>
          </w:rPrChange>
        </w:rPr>
      </w:pPr>
      <w:bookmarkStart w:id="2093" w:name="_Toc227272684"/>
      <w:r w:rsidRPr="000F2D03">
        <w:rPr>
          <w:sz w:val="28"/>
          <w:szCs w:val="28"/>
          <w:lang w:val="vi-VN"/>
          <w:rPrChange w:id="2094" w:author="Tuan NV" w:date="2026-04-16T22:42:00Z" w16du:dateUtc="2026-04-16T15:42:00Z">
            <w:rPr>
              <w:lang w:val="vi-VN"/>
            </w:rPr>
          </w:rPrChange>
        </w:rPr>
        <w:t>3.</w:t>
      </w:r>
      <w:r w:rsidR="00282CF4" w:rsidRPr="000F2D03">
        <w:rPr>
          <w:sz w:val="28"/>
          <w:szCs w:val="28"/>
          <w:lang w:val="vi-VN"/>
          <w:rPrChange w:id="2095" w:author="Tuan NV" w:date="2026-04-16T22:42:00Z" w16du:dateUtc="2026-04-16T15:42:00Z">
            <w:rPr>
              <w:lang w:val="vi-VN"/>
            </w:rPr>
          </w:rPrChange>
        </w:rPr>
        <w:t>2.</w:t>
      </w:r>
      <w:r w:rsidR="005C5162" w:rsidRPr="000F2D03">
        <w:rPr>
          <w:sz w:val="28"/>
          <w:szCs w:val="28"/>
          <w:lang w:val="vi-VN"/>
          <w:rPrChange w:id="2096" w:author="Tuan NV" w:date="2026-04-16T22:42:00Z" w16du:dateUtc="2026-04-16T15:42:00Z">
            <w:rPr>
              <w:lang w:val="vi-VN"/>
            </w:rPr>
          </w:rPrChange>
        </w:rPr>
        <w:t xml:space="preserve"> Chuyển đổi các kiểu thực thể, mối liên kết</w:t>
      </w:r>
      <w:bookmarkEnd w:id="2093"/>
    </w:p>
    <w:p w14:paraId="6C408427" w14:textId="7B2704E8" w:rsidR="005C5162" w:rsidRPr="000F2D03" w:rsidRDefault="009D61BA" w:rsidP="00664455">
      <w:pPr>
        <w:pStyle w:val="Heading3"/>
        <w:spacing w:line="312" w:lineRule="auto"/>
        <w:ind w:left="0"/>
        <w:jc w:val="both"/>
        <w:rPr>
          <w:sz w:val="28"/>
          <w:szCs w:val="28"/>
          <w:lang w:val="vi-VN"/>
          <w:rPrChange w:id="2097" w:author="Tuan NV" w:date="2026-04-16T22:42:00Z" w16du:dateUtc="2026-04-16T15:42:00Z">
            <w:rPr>
              <w:szCs w:val="26"/>
              <w:lang w:val="vi-VN"/>
            </w:rPr>
          </w:rPrChange>
        </w:rPr>
      </w:pPr>
      <w:bookmarkStart w:id="2098" w:name="_Toc227272685"/>
      <w:r w:rsidRPr="000F2D03">
        <w:rPr>
          <w:sz w:val="28"/>
          <w:szCs w:val="28"/>
          <w:lang w:val="vi-VN"/>
          <w:rPrChange w:id="2099" w:author="Tuan NV" w:date="2026-04-16T22:42:00Z" w16du:dateUtc="2026-04-16T15:42:00Z">
            <w:rPr>
              <w:szCs w:val="26"/>
              <w:lang w:val="vi-VN"/>
            </w:rPr>
          </w:rPrChange>
        </w:rPr>
        <w:t>3.2.</w:t>
      </w:r>
      <w:r w:rsidR="00282CF4" w:rsidRPr="000F2D03">
        <w:rPr>
          <w:sz w:val="28"/>
          <w:szCs w:val="28"/>
          <w:lang w:val="vi-VN"/>
          <w:rPrChange w:id="2100" w:author="Tuan NV" w:date="2026-04-16T22:42:00Z" w16du:dateUtc="2026-04-16T15:42:00Z">
            <w:rPr>
              <w:szCs w:val="26"/>
              <w:lang w:val="vi-VN"/>
            </w:rPr>
          </w:rPrChange>
        </w:rPr>
        <w:t>1.</w:t>
      </w:r>
      <w:r w:rsidR="005C5162" w:rsidRPr="000F2D03">
        <w:rPr>
          <w:sz w:val="28"/>
          <w:szCs w:val="28"/>
          <w:lang w:val="vi-VN"/>
          <w:rPrChange w:id="2101" w:author="Tuan NV" w:date="2026-04-16T22:42:00Z" w16du:dateUtc="2026-04-16T15:42:00Z">
            <w:rPr>
              <w:szCs w:val="26"/>
              <w:lang w:val="vi-VN"/>
            </w:rPr>
          </w:rPrChange>
        </w:rPr>
        <w:t xml:space="preserve"> Chuyển đổi các kiểu thực thể</w:t>
      </w:r>
      <w:bookmarkEnd w:id="2098"/>
    </w:p>
    <w:p w14:paraId="021AC94D" w14:textId="3EE94A17" w:rsidR="005C5162" w:rsidRPr="001F04C9" w:rsidRDefault="005C5162" w:rsidP="00664455">
      <w:pPr>
        <w:pStyle w:val="ListParagraph"/>
        <w:numPr>
          <w:ilvl w:val="0"/>
          <w:numId w:val="17"/>
        </w:numPr>
        <w:spacing w:line="312" w:lineRule="auto"/>
        <w:jc w:val="both"/>
        <w:rPr>
          <w:sz w:val="26"/>
          <w:szCs w:val="26"/>
          <w:lang w:val="vi-VN"/>
          <w:rPrChange w:id="2102" w:author="Tuan NV" w:date="2026-04-16T22:33:00Z" w16du:dateUtc="2026-04-16T15:33:00Z">
            <w:rPr>
              <w:lang w:val="vi-VN"/>
            </w:rPr>
          </w:rPrChange>
        </w:rPr>
      </w:pPr>
      <w:r w:rsidRPr="001F04C9">
        <w:rPr>
          <w:sz w:val="26"/>
          <w:szCs w:val="26"/>
          <w:lang w:val="vi-VN"/>
          <w:rPrChange w:id="2103" w:author="Tuan NV" w:date="2026-04-16T22:33:00Z" w16du:dateUtc="2026-04-16T15:33:00Z">
            <w:rPr>
              <w:lang w:val="vi-VN"/>
            </w:rPr>
          </w:rPrChange>
        </w:rPr>
        <w:t xml:space="preserve">Thực thể Nhà cung cấp được chuyển đổi thành </w:t>
      </w:r>
      <w:r w:rsidR="00182EC1" w:rsidRPr="001F04C9">
        <w:rPr>
          <w:sz w:val="26"/>
          <w:szCs w:val="26"/>
          <w:lang w:val="vi-VN"/>
          <w:rPrChange w:id="2104" w:author="Tuan NV" w:date="2026-04-16T22:33:00Z" w16du:dateUtc="2026-04-16T15:33:00Z">
            <w:rPr>
              <w:lang w:val="vi-VN"/>
            </w:rPr>
          </w:rPrChange>
        </w:rPr>
        <w:t xml:space="preserve">Bảng </w:t>
      </w:r>
      <w:r w:rsidRPr="001F04C9">
        <w:rPr>
          <w:sz w:val="26"/>
          <w:szCs w:val="26"/>
          <w:lang w:val="vi-VN"/>
          <w:rPrChange w:id="2105" w:author="Tuan NV" w:date="2026-04-16T22:33:00Z" w16du:dateUtc="2026-04-16T15:33:00Z">
            <w:rPr>
              <w:lang w:val="vi-VN"/>
            </w:rPr>
          </w:rPrChange>
        </w:rPr>
        <w:t xml:space="preserve"> Nhà cung cấp và danh sách thuộc tính</w:t>
      </w:r>
    </w:p>
    <w:p w14:paraId="58A94FA2" w14:textId="321AC594" w:rsidR="005C5162" w:rsidRPr="001F04C9" w:rsidRDefault="005C5162" w:rsidP="00664455">
      <w:pPr>
        <w:pStyle w:val="ListParagraph"/>
        <w:numPr>
          <w:ilvl w:val="0"/>
          <w:numId w:val="17"/>
        </w:numPr>
        <w:spacing w:line="312" w:lineRule="auto"/>
        <w:jc w:val="both"/>
        <w:rPr>
          <w:sz w:val="26"/>
          <w:szCs w:val="26"/>
          <w:lang w:val="vi-VN"/>
          <w:rPrChange w:id="2106" w:author="Tuan NV" w:date="2026-04-16T22:33:00Z" w16du:dateUtc="2026-04-16T15:33:00Z">
            <w:rPr>
              <w:lang w:val="vi-VN"/>
            </w:rPr>
          </w:rPrChange>
        </w:rPr>
      </w:pPr>
      <w:r w:rsidRPr="001F04C9">
        <w:rPr>
          <w:sz w:val="26"/>
          <w:szCs w:val="26"/>
          <w:lang w:val="vi-VN"/>
          <w:rPrChange w:id="2107" w:author="Tuan NV" w:date="2026-04-16T22:33:00Z" w16du:dateUtc="2026-04-16T15:33:00Z">
            <w:rPr>
              <w:lang w:val="vi-VN"/>
            </w:rPr>
          </w:rPrChange>
        </w:rPr>
        <w:t xml:space="preserve">Thực thể Nguyên vật liệu được chuyển đổi thành </w:t>
      </w:r>
      <w:r w:rsidR="00182EC1" w:rsidRPr="001F04C9">
        <w:rPr>
          <w:sz w:val="26"/>
          <w:szCs w:val="26"/>
          <w:lang w:val="vi-VN"/>
          <w:rPrChange w:id="2108" w:author="Tuan NV" w:date="2026-04-16T22:33:00Z" w16du:dateUtc="2026-04-16T15:33:00Z">
            <w:rPr>
              <w:lang w:val="vi-VN"/>
            </w:rPr>
          </w:rPrChange>
        </w:rPr>
        <w:t xml:space="preserve">Bảng </w:t>
      </w:r>
      <w:r w:rsidRPr="001F04C9">
        <w:rPr>
          <w:sz w:val="26"/>
          <w:szCs w:val="26"/>
          <w:lang w:val="vi-VN"/>
          <w:rPrChange w:id="2109" w:author="Tuan NV" w:date="2026-04-16T22:33:00Z" w16du:dateUtc="2026-04-16T15:33:00Z">
            <w:rPr>
              <w:lang w:val="vi-VN"/>
            </w:rPr>
          </w:rPrChange>
        </w:rPr>
        <w:t xml:space="preserve"> Nguyên vật liệu và danh sách thuộc tính</w:t>
      </w:r>
    </w:p>
    <w:p w14:paraId="7260F0B0" w14:textId="3E0FD2FC" w:rsidR="005C5162" w:rsidRPr="001F04C9" w:rsidRDefault="005C5162" w:rsidP="00664455">
      <w:pPr>
        <w:pStyle w:val="ListParagraph"/>
        <w:numPr>
          <w:ilvl w:val="0"/>
          <w:numId w:val="17"/>
        </w:numPr>
        <w:spacing w:line="312" w:lineRule="auto"/>
        <w:jc w:val="both"/>
        <w:rPr>
          <w:sz w:val="26"/>
          <w:szCs w:val="26"/>
          <w:lang w:val="vi-VN"/>
          <w:rPrChange w:id="2110" w:author="Tuan NV" w:date="2026-04-16T22:33:00Z" w16du:dateUtc="2026-04-16T15:33:00Z">
            <w:rPr>
              <w:lang w:val="vi-VN"/>
            </w:rPr>
          </w:rPrChange>
        </w:rPr>
      </w:pPr>
      <w:r w:rsidRPr="001F04C9">
        <w:rPr>
          <w:sz w:val="26"/>
          <w:szCs w:val="26"/>
          <w:lang w:val="vi-VN"/>
          <w:rPrChange w:id="2111" w:author="Tuan NV" w:date="2026-04-16T22:33:00Z" w16du:dateUtc="2026-04-16T15:33:00Z">
            <w:rPr>
              <w:lang w:val="vi-VN"/>
            </w:rPr>
          </w:rPrChange>
        </w:rPr>
        <w:t xml:space="preserve">Thực thể Kho được chuyển đổi thành </w:t>
      </w:r>
      <w:r w:rsidR="00182EC1" w:rsidRPr="001F04C9">
        <w:rPr>
          <w:sz w:val="26"/>
          <w:szCs w:val="26"/>
          <w:lang w:val="vi-VN"/>
          <w:rPrChange w:id="2112" w:author="Tuan NV" w:date="2026-04-16T22:33:00Z" w16du:dateUtc="2026-04-16T15:33:00Z">
            <w:rPr>
              <w:lang w:val="vi-VN"/>
            </w:rPr>
          </w:rPrChange>
        </w:rPr>
        <w:t xml:space="preserve">Bảng </w:t>
      </w:r>
      <w:r w:rsidRPr="001F04C9">
        <w:rPr>
          <w:sz w:val="26"/>
          <w:szCs w:val="26"/>
          <w:lang w:val="vi-VN"/>
          <w:rPrChange w:id="2113" w:author="Tuan NV" w:date="2026-04-16T22:33:00Z" w16du:dateUtc="2026-04-16T15:33:00Z">
            <w:rPr>
              <w:lang w:val="vi-VN"/>
            </w:rPr>
          </w:rPrChange>
        </w:rPr>
        <w:t xml:space="preserve"> Kho và danh sách các thuộc tính</w:t>
      </w:r>
    </w:p>
    <w:p w14:paraId="0BFE83EE" w14:textId="1317F71C" w:rsidR="005C5162" w:rsidRPr="001F04C9" w:rsidRDefault="005C5162" w:rsidP="00664455">
      <w:pPr>
        <w:pStyle w:val="ListParagraph"/>
        <w:numPr>
          <w:ilvl w:val="0"/>
          <w:numId w:val="17"/>
        </w:numPr>
        <w:spacing w:line="312" w:lineRule="auto"/>
        <w:jc w:val="both"/>
        <w:rPr>
          <w:sz w:val="26"/>
          <w:szCs w:val="26"/>
          <w:lang w:val="vi-VN"/>
          <w:rPrChange w:id="2114" w:author="Tuan NV" w:date="2026-04-16T22:33:00Z" w16du:dateUtc="2026-04-16T15:33:00Z">
            <w:rPr>
              <w:lang w:val="vi-VN"/>
            </w:rPr>
          </w:rPrChange>
        </w:rPr>
      </w:pPr>
      <w:r w:rsidRPr="001F04C9">
        <w:rPr>
          <w:sz w:val="26"/>
          <w:szCs w:val="26"/>
          <w:lang w:val="vi-VN"/>
          <w:rPrChange w:id="2115" w:author="Tuan NV" w:date="2026-04-16T22:33:00Z" w16du:dateUtc="2026-04-16T15:33:00Z">
            <w:rPr>
              <w:lang w:val="vi-VN"/>
            </w:rPr>
          </w:rPrChange>
        </w:rPr>
        <w:t xml:space="preserve">Thực thể Khách hàng được chuyển đổi thành </w:t>
      </w:r>
      <w:r w:rsidR="00182EC1" w:rsidRPr="001F04C9">
        <w:rPr>
          <w:sz w:val="26"/>
          <w:szCs w:val="26"/>
          <w:lang w:val="vi-VN"/>
          <w:rPrChange w:id="2116" w:author="Tuan NV" w:date="2026-04-16T22:33:00Z" w16du:dateUtc="2026-04-16T15:33:00Z">
            <w:rPr>
              <w:lang w:val="vi-VN"/>
            </w:rPr>
          </w:rPrChange>
        </w:rPr>
        <w:t xml:space="preserve">Bảng </w:t>
      </w:r>
      <w:r w:rsidRPr="001F04C9">
        <w:rPr>
          <w:sz w:val="26"/>
          <w:szCs w:val="26"/>
          <w:lang w:val="vi-VN"/>
          <w:rPrChange w:id="2117" w:author="Tuan NV" w:date="2026-04-16T22:33:00Z" w16du:dateUtc="2026-04-16T15:33:00Z">
            <w:rPr>
              <w:lang w:val="vi-VN"/>
            </w:rPr>
          </w:rPrChange>
        </w:rPr>
        <w:t xml:space="preserve"> Khách hàng và danh sách thuộc tính</w:t>
      </w:r>
    </w:p>
    <w:p w14:paraId="3E17FBD5" w14:textId="6C10CDB8" w:rsidR="005C5162" w:rsidRPr="001F04C9" w:rsidRDefault="005C5162" w:rsidP="00664455">
      <w:pPr>
        <w:pStyle w:val="ListParagraph"/>
        <w:numPr>
          <w:ilvl w:val="0"/>
          <w:numId w:val="17"/>
        </w:numPr>
        <w:spacing w:line="312" w:lineRule="auto"/>
        <w:jc w:val="both"/>
        <w:rPr>
          <w:sz w:val="26"/>
          <w:szCs w:val="26"/>
          <w:lang w:val="vi-VN"/>
          <w:rPrChange w:id="2118" w:author="Tuan NV" w:date="2026-04-16T22:33:00Z" w16du:dateUtc="2026-04-16T15:33:00Z">
            <w:rPr>
              <w:lang w:val="vi-VN"/>
            </w:rPr>
          </w:rPrChange>
        </w:rPr>
      </w:pPr>
      <w:r w:rsidRPr="001F04C9">
        <w:rPr>
          <w:sz w:val="26"/>
          <w:szCs w:val="26"/>
          <w:lang w:val="vi-VN"/>
          <w:rPrChange w:id="2119" w:author="Tuan NV" w:date="2026-04-16T22:33:00Z" w16du:dateUtc="2026-04-16T15:33:00Z">
            <w:rPr>
              <w:lang w:val="vi-VN"/>
            </w:rPr>
          </w:rPrChange>
        </w:rPr>
        <w:t xml:space="preserve">Thực thể Đơn đặt hàng nhà cung cấp được chuyển đổi thành </w:t>
      </w:r>
      <w:r w:rsidR="00182EC1" w:rsidRPr="001F04C9">
        <w:rPr>
          <w:sz w:val="26"/>
          <w:szCs w:val="26"/>
          <w:lang w:val="vi-VN"/>
          <w:rPrChange w:id="2120" w:author="Tuan NV" w:date="2026-04-16T22:33:00Z" w16du:dateUtc="2026-04-16T15:33:00Z">
            <w:rPr>
              <w:lang w:val="vi-VN"/>
            </w:rPr>
          </w:rPrChange>
        </w:rPr>
        <w:t xml:space="preserve">Bảng </w:t>
      </w:r>
      <w:r w:rsidRPr="001F04C9">
        <w:rPr>
          <w:sz w:val="26"/>
          <w:szCs w:val="26"/>
          <w:lang w:val="vi-VN"/>
          <w:rPrChange w:id="2121" w:author="Tuan NV" w:date="2026-04-16T22:33:00Z" w16du:dateUtc="2026-04-16T15:33:00Z">
            <w:rPr>
              <w:lang w:val="vi-VN"/>
            </w:rPr>
          </w:rPrChange>
        </w:rPr>
        <w:t xml:space="preserve"> Đơn đặt hàng nhà cung cấp và danh sách thuộc tính</w:t>
      </w:r>
    </w:p>
    <w:p w14:paraId="3924E0F6" w14:textId="2FD9FCAC" w:rsidR="005C5162" w:rsidRPr="001F04C9" w:rsidRDefault="005C5162" w:rsidP="00664455">
      <w:pPr>
        <w:pStyle w:val="ListParagraph"/>
        <w:numPr>
          <w:ilvl w:val="0"/>
          <w:numId w:val="17"/>
        </w:numPr>
        <w:spacing w:line="312" w:lineRule="auto"/>
        <w:jc w:val="both"/>
        <w:rPr>
          <w:sz w:val="26"/>
          <w:szCs w:val="26"/>
          <w:lang w:val="vi-VN"/>
          <w:rPrChange w:id="2122" w:author="Tuan NV" w:date="2026-04-16T22:33:00Z" w16du:dateUtc="2026-04-16T15:33:00Z">
            <w:rPr>
              <w:lang w:val="vi-VN"/>
            </w:rPr>
          </w:rPrChange>
        </w:rPr>
      </w:pPr>
      <w:r w:rsidRPr="001F04C9">
        <w:rPr>
          <w:sz w:val="26"/>
          <w:szCs w:val="26"/>
          <w:lang w:val="vi-VN"/>
          <w:rPrChange w:id="2123" w:author="Tuan NV" w:date="2026-04-16T22:33:00Z" w16du:dateUtc="2026-04-16T15:33:00Z">
            <w:rPr>
              <w:lang w:val="vi-VN"/>
            </w:rPr>
          </w:rPrChange>
        </w:rPr>
        <w:t xml:space="preserve">Thực thể Đơn xuất hàng chuyển đổi thành </w:t>
      </w:r>
      <w:r w:rsidR="00182EC1" w:rsidRPr="001F04C9">
        <w:rPr>
          <w:sz w:val="26"/>
          <w:szCs w:val="26"/>
          <w:lang w:val="vi-VN"/>
          <w:rPrChange w:id="2124" w:author="Tuan NV" w:date="2026-04-16T22:33:00Z" w16du:dateUtc="2026-04-16T15:33:00Z">
            <w:rPr>
              <w:lang w:val="vi-VN"/>
            </w:rPr>
          </w:rPrChange>
        </w:rPr>
        <w:t xml:space="preserve">Bảng </w:t>
      </w:r>
      <w:r w:rsidRPr="001F04C9">
        <w:rPr>
          <w:sz w:val="26"/>
          <w:szCs w:val="26"/>
          <w:lang w:val="vi-VN"/>
          <w:rPrChange w:id="2125" w:author="Tuan NV" w:date="2026-04-16T22:33:00Z" w16du:dateUtc="2026-04-16T15:33:00Z">
            <w:rPr>
              <w:lang w:val="vi-VN"/>
            </w:rPr>
          </w:rPrChange>
        </w:rPr>
        <w:t xml:space="preserve"> Đơn xuất hàng và danh sách thuộc tính</w:t>
      </w:r>
    </w:p>
    <w:p w14:paraId="56D71B40" w14:textId="34D88E95" w:rsidR="005C5162" w:rsidRPr="001F04C9" w:rsidRDefault="005C5162" w:rsidP="00664455">
      <w:pPr>
        <w:pStyle w:val="ListParagraph"/>
        <w:numPr>
          <w:ilvl w:val="0"/>
          <w:numId w:val="17"/>
        </w:numPr>
        <w:spacing w:line="312" w:lineRule="auto"/>
        <w:jc w:val="both"/>
        <w:rPr>
          <w:sz w:val="26"/>
          <w:szCs w:val="26"/>
          <w:lang w:val="vi-VN"/>
          <w:rPrChange w:id="2126" w:author="Tuan NV" w:date="2026-04-16T22:33:00Z" w16du:dateUtc="2026-04-16T15:33:00Z">
            <w:rPr>
              <w:lang w:val="vi-VN"/>
            </w:rPr>
          </w:rPrChange>
        </w:rPr>
      </w:pPr>
      <w:r w:rsidRPr="001F04C9">
        <w:rPr>
          <w:sz w:val="26"/>
          <w:szCs w:val="26"/>
          <w:lang w:val="vi-VN"/>
          <w:rPrChange w:id="2127" w:author="Tuan NV" w:date="2026-04-16T22:33:00Z" w16du:dateUtc="2026-04-16T15:33:00Z">
            <w:rPr>
              <w:lang w:val="vi-VN"/>
            </w:rPr>
          </w:rPrChange>
        </w:rPr>
        <w:t xml:space="preserve">Thực thể Nhập kho được chuyển đổi thành </w:t>
      </w:r>
      <w:r w:rsidR="00182EC1" w:rsidRPr="001F04C9">
        <w:rPr>
          <w:sz w:val="26"/>
          <w:szCs w:val="26"/>
          <w:lang w:val="vi-VN"/>
          <w:rPrChange w:id="2128" w:author="Tuan NV" w:date="2026-04-16T22:33:00Z" w16du:dateUtc="2026-04-16T15:33:00Z">
            <w:rPr>
              <w:lang w:val="vi-VN"/>
            </w:rPr>
          </w:rPrChange>
        </w:rPr>
        <w:t xml:space="preserve">Bảng </w:t>
      </w:r>
      <w:r w:rsidRPr="001F04C9">
        <w:rPr>
          <w:sz w:val="26"/>
          <w:szCs w:val="26"/>
          <w:lang w:val="vi-VN"/>
          <w:rPrChange w:id="2129" w:author="Tuan NV" w:date="2026-04-16T22:33:00Z" w16du:dateUtc="2026-04-16T15:33:00Z">
            <w:rPr>
              <w:lang w:val="vi-VN"/>
            </w:rPr>
          </w:rPrChange>
        </w:rPr>
        <w:t xml:space="preserve"> Nhập kho và danh sách thuộc tính</w:t>
      </w:r>
    </w:p>
    <w:p w14:paraId="153D56F2" w14:textId="7D90D4C6" w:rsidR="005C5162" w:rsidRPr="001F04C9" w:rsidRDefault="005C5162" w:rsidP="00664455">
      <w:pPr>
        <w:pStyle w:val="ListParagraph"/>
        <w:numPr>
          <w:ilvl w:val="0"/>
          <w:numId w:val="17"/>
        </w:numPr>
        <w:spacing w:line="312" w:lineRule="auto"/>
        <w:jc w:val="both"/>
        <w:rPr>
          <w:sz w:val="26"/>
          <w:szCs w:val="26"/>
          <w:lang w:val="vi-VN"/>
          <w:rPrChange w:id="2130" w:author="Tuan NV" w:date="2026-04-16T22:33:00Z" w16du:dateUtc="2026-04-16T15:33:00Z">
            <w:rPr>
              <w:lang w:val="vi-VN"/>
            </w:rPr>
          </w:rPrChange>
        </w:rPr>
      </w:pPr>
      <w:r w:rsidRPr="001F04C9">
        <w:rPr>
          <w:sz w:val="26"/>
          <w:szCs w:val="26"/>
          <w:lang w:val="vi-VN"/>
          <w:rPrChange w:id="2131" w:author="Tuan NV" w:date="2026-04-16T22:33:00Z" w16du:dateUtc="2026-04-16T15:33:00Z">
            <w:rPr>
              <w:lang w:val="vi-VN"/>
            </w:rPr>
          </w:rPrChange>
        </w:rPr>
        <w:t xml:space="preserve">Thực thể Xuất kho dược chuyển đổi thành </w:t>
      </w:r>
      <w:r w:rsidR="00182EC1" w:rsidRPr="001F04C9">
        <w:rPr>
          <w:sz w:val="26"/>
          <w:szCs w:val="26"/>
          <w:lang w:val="vi-VN"/>
          <w:rPrChange w:id="2132" w:author="Tuan NV" w:date="2026-04-16T22:33:00Z" w16du:dateUtc="2026-04-16T15:33:00Z">
            <w:rPr>
              <w:lang w:val="vi-VN"/>
            </w:rPr>
          </w:rPrChange>
        </w:rPr>
        <w:t xml:space="preserve">Bảng </w:t>
      </w:r>
      <w:r w:rsidRPr="001F04C9">
        <w:rPr>
          <w:sz w:val="26"/>
          <w:szCs w:val="26"/>
          <w:lang w:val="vi-VN"/>
          <w:rPrChange w:id="2133" w:author="Tuan NV" w:date="2026-04-16T22:33:00Z" w16du:dateUtc="2026-04-16T15:33:00Z">
            <w:rPr>
              <w:lang w:val="vi-VN"/>
            </w:rPr>
          </w:rPrChange>
        </w:rPr>
        <w:t xml:space="preserve"> Xuất kho và danh sách thuộc tính</w:t>
      </w:r>
    </w:p>
    <w:p w14:paraId="6D3D3C95" w14:textId="7FB94A0F" w:rsidR="005C5162" w:rsidRPr="001F04C9" w:rsidRDefault="005C5162" w:rsidP="00664455">
      <w:pPr>
        <w:pStyle w:val="ListParagraph"/>
        <w:numPr>
          <w:ilvl w:val="0"/>
          <w:numId w:val="17"/>
        </w:numPr>
        <w:spacing w:line="312" w:lineRule="auto"/>
        <w:jc w:val="both"/>
        <w:rPr>
          <w:sz w:val="26"/>
          <w:szCs w:val="26"/>
          <w:lang w:val="vi-VN"/>
          <w:rPrChange w:id="2134" w:author="Tuan NV" w:date="2026-04-16T22:33:00Z" w16du:dateUtc="2026-04-16T15:33:00Z">
            <w:rPr>
              <w:lang w:val="vi-VN"/>
            </w:rPr>
          </w:rPrChange>
        </w:rPr>
      </w:pPr>
      <w:r w:rsidRPr="001F04C9">
        <w:rPr>
          <w:sz w:val="26"/>
          <w:szCs w:val="26"/>
          <w:lang w:val="vi-VN"/>
          <w:rPrChange w:id="2135" w:author="Tuan NV" w:date="2026-04-16T22:33:00Z" w16du:dateUtc="2026-04-16T15:33:00Z">
            <w:rPr>
              <w:lang w:val="vi-VN"/>
            </w:rPr>
          </w:rPrChange>
        </w:rPr>
        <w:t xml:space="preserve">Thực thế Vận chuyển được chuyển đối thành </w:t>
      </w:r>
      <w:r w:rsidR="00182EC1" w:rsidRPr="001F04C9">
        <w:rPr>
          <w:sz w:val="26"/>
          <w:szCs w:val="26"/>
          <w:lang w:val="vi-VN"/>
          <w:rPrChange w:id="2136" w:author="Tuan NV" w:date="2026-04-16T22:33:00Z" w16du:dateUtc="2026-04-16T15:33:00Z">
            <w:rPr>
              <w:lang w:val="vi-VN"/>
            </w:rPr>
          </w:rPrChange>
        </w:rPr>
        <w:t xml:space="preserve">Bảng </w:t>
      </w:r>
      <w:r w:rsidRPr="001F04C9">
        <w:rPr>
          <w:sz w:val="26"/>
          <w:szCs w:val="26"/>
          <w:lang w:val="vi-VN"/>
          <w:rPrChange w:id="2137" w:author="Tuan NV" w:date="2026-04-16T22:33:00Z" w16du:dateUtc="2026-04-16T15:33:00Z">
            <w:rPr>
              <w:lang w:val="vi-VN"/>
            </w:rPr>
          </w:rPrChange>
        </w:rPr>
        <w:t xml:space="preserve"> Vận chuyển và danh sách thuộc tính</w:t>
      </w:r>
    </w:p>
    <w:p w14:paraId="614A0295" w14:textId="7C497F72" w:rsidR="005C5162" w:rsidRPr="001F04C9" w:rsidRDefault="005C5162" w:rsidP="00664455">
      <w:pPr>
        <w:pStyle w:val="ListParagraph"/>
        <w:numPr>
          <w:ilvl w:val="0"/>
          <w:numId w:val="17"/>
        </w:numPr>
        <w:spacing w:line="312" w:lineRule="auto"/>
        <w:jc w:val="both"/>
        <w:rPr>
          <w:sz w:val="26"/>
          <w:szCs w:val="26"/>
          <w:lang w:val="vi-VN"/>
          <w:rPrChange w:id="2138" w:author="Tuan NV" w:date="2026-04-16T22:33:00Z" w16du:dateUtc="2026-04-16T15:33:00Z">
            <w:rPr>
              <w:lang w:val="vi-VN"/>
            </w:rPr>
          </w:rPrChange>
        </w:rPr>
      </w:pPr>
      <w:r w:rsidRPr="001F04C9">
        <w:rPr>
          <w:sz w:val="26"/>
          <w:szCs w:val="26"/>
          <w:lang w:val="vi-VN"/>
          <w:rPrChange w:id="2139" w:author="Tuan NV" w:date="2026-04-16T22:33:00Z" w16du:dateUtc="2026-04-16T15:33:00Z">
            <w:rPr>
              <w:lang w:val="vi-VN"/>
            </w:rPr>
          </w:rPrChange>
        </w:rPr>
        <w:t xml:space="preserve">Thực thể Chi tiết đơn nhà cung cấp được chuyển đổi thành </w:t>
      </w:r>
      <w:r w:rsidR="00182EC1" w:rsidRPr="001F04C9">
        <w:rPr>
          <w:sz w:val="26"/>
          <w:szCs w:val="26"/>
          <w:lang w:val="vi-VN"/>
          <w:rPrChange w:id="2140" w:author="Tuan NV" w:date="2026-04-16T22:33:00Z" w16du:dateUtc="2026-04-16T15:33:00Z">
            <w:rPr>
              <w:lang w:val="vi-VN"/>
            </w:rPr>
          </w:rPrChange>
        </w:rPr>
        <w:t xml:space="preserve">Bảng </w:t>
      </w:r>
      <w:r w:rsidRPr="001F04C9">
        <w:rPr>
          <w:sz w:val="26"/>
          <w:szCs w:val="26"/>
          <w:lang w:val="vi-VN"/>
          <w:rPrChange w:id="2141" w:author="Tuan NV" w:date="2026-04-16T22:33:00Z" w16du:dateUtc="2026-04-16T15:33:00Z">
            <w:rPr>
              <w:lang w:val="vi-VN"/>
            </w:rPr>
          </w:rPrChange>
        </w:rPr>
        <w:t xml:space="preserve"> Chi tiết đơn nhà cung cấp và danh sách thuộc tính </w:t>
      </w:r>
    </w:p>
    <w:p w14:paraId="6F52020A" w14:textId="037D271D" w:rsidR="005C5162" w:rsidRPr="001F04C9" w:rsidRDefault="005C5162" w:rsidP="00664455">
      <w:pPr>
        <w:pStyle w:val="ListParagraph"/>
        <w:numPr>
          <w:ilvl w:val="0"/>
          <w:numId w:val="17"/>
        </w:numPr>
        <w:spacing w:line="312" w:lineRule="auto"/>
        <w:jc w:val="both"/>
        <w:rPr>
          <w:sz w:val="26"/>
          <w:szCs w:val="26"/>
          <w:lang w:val="vi-VN"/>
          <w:rPrChange w:id="2142" w:author="Tuan NV" w:date="2026-04-16T22:33:00Z" w16du:dateUtc="2026-04-16T15:33:00Z">
            <w:rPr>
              <w:lang w:val="vi-VN"/>
            </w:rPr>
          </w:rPrChange>
        </w:rPr>
      </w:pPr>
      <w:r w:rsidRPr="001F04C9">
        <w:rPr>
          <w:sz w:val="26"/>
          <w:szCs w:val="26"/>
          <w:lang w:val="vi-VN"/>
          <w:rPrChange w:id="2143" w:author="Tuan NV" w:date="2026-04-16T22:33:00Z" w16du:dateUtc="2026-04-16T15:33:00Z">
            <w:rPr>
              <w:lang w:val="vi-VN"/>
            </w:rPr>
          </w:rPrChange>
        </w:rPr>
        <w:t xml:space="preserve">Thực thể Chi tiết đơn xuất được chuyển đổi thành </w:t>
      </w:r>
      <w:r w:rsidR="00182EC1" w:rsidRPr="001F04C9">
        <w:rPr>
          <w:sz w:val="26"/>
          <w:szCs w:val="26"/>
          <w:lang w:val="vi-VN"/>
          <w:rPrChange w:id="2144" w:author="Tuan NV" w:date="2026-04-16T22:33:00Z" w16du:dateUtc="2026-04-16T15:33:00Z">
            <w:rPr>
              <w:lang w:val="vi-VN"/>
            </w:rPr>
          </w:rPrChange>
        </w:rPr>
        <w:t xml:space="preserve">Bảng </w:t>
      </w:r>
      <w:r w:rsidRPr="001F04C9">
        <w:rPr>
          <w:sz w:val="26"/>
          <w:szCs w:val="26"/>
          <w:lang w:val="vi-VN"/>
          <w:rPrChange w:id="2145" w:author="Tuan NV" w:date="2026-04-16T22:33:00Z" w16du:dateUtc="2026-04-16T15:33:00Z">
            <w:rPr>
              <w:lang w:val="vi-VN"/>
            </w:rPr>
          </w:rPrChange>
        </w:rPr>
        <w:t xml:space="preserve"> Chi tiết đơn xuất và danh sách thuộc tính</w:t>
      </w:r>
    </w:p>
    <w:p w14:paraId="382539C3" w14:textId="3229B5E1" w:rsidR="005C5162" w:rsidRPr="001F04C9" w:rsidRDefault="005C5162" w:rsidP="00664455">
      <w:pPr>
        <w:pStyle w:val="ListParagraph"/>
        <w:numPr>
          <w:ilvl w:val="0"/>
          <w:numId w:val="17"/>
        </w:numPr>
        <w:spacing w:line="312" w:lineRule="auto"/>
        <w:jc w:val="both"/>
        <w:rPr>
          <w:sz w:val="26"/>
          <w:szCs w:val="26"/>
          <w:lang w:val="vi-VN"/>
          <w:rPrChange w:id="2146" w:author="Tuan NV" w:date="2026-04-16T22:33:00Z" w16du:dateUtc="2026-04-16T15:33:00Z">
            <w:rPr>
              <w:lang w:val="vi-VN"/>
            </w:rPr>
          </w:rPrChange>
        </w:rPr>
      </w:pPr>
      <w:r w:rsidRPr="001F04C9">
        <w:rPr>
          <w:sz w:val="26"/>
          <w:szCs w:val="26"/>
          <w:lang w:val="vi-VN"/>
          <w:rPrChange w:id="2147" w:author="Tuan NV" w:date="2026-04-16T22:33:00Z" w16du:dateUtc="2026-04-16T15:33:00Z">
            <w:rPr>
              <w:lang w:val="vi-VN"/>
            </w:rPr>
          </w:rPrChange>
        </w:rPr>
        <w:t xml:space="preserve">Thực thể Tồn kho được chuyển đổi thành </w:t>
      </w:r>
      <w:r w:rsidR="00182EC1" w:rsidRPr="001F04C9">
        <w:rPr>
          <w:sz w:val="26"/>
          <w:szCs w:val="26"/>
          <w:lang w:val="vi-VN"/>
          <w:rPrChange w:id="2148" w:author="Tuan NV" w:date="2026-04-16T22:33:00Z" w16du:dateUtc="2026-04-16T15:33:00Z">
            <w:rPr>
              <w:lang w:val="vi-VN"/>
            </w:rPr>
          </w:rPrChange>
        </w:rPr>
        <w:t xml:space="preserve">Bảng </w:t>
      </w:r>
      <w:r w:rsidRPr="001F04C9">
        <w:rPr>
          <w:sz w:val="26"/>
          <w:szCs w:val="26"/>
          <w:lang w:val="vi-VN"/>
          <w:rPrChange w:id="2149" w:author="Tuan NV" w:date="2026-04-16T22:33:00Z" w16du:dateUtc="2026-04-16T15:33:00Z">
            <w:rPr>
              <w:lang w:val="vi-VN"/>
            </w:rPr>
          </w:rPrChange>
        </w:rPr>
        <w:t xml:space="preserve"> Tồn kho và danh sách thuộc tính </w:t>
      </w:r>
    </w:p>
    <w:p w14:paraId="0725B8B2" w14:textId="1D9E0A38" w:rsidR="005C5162" w:rsidRPr="000F2D03" w:rsidRDefault="00282CF4" w:rsidP="00664455">
      <w:pPr>
        <w:pStyle w:val="Heading3"/>
        <w:spacing w:line="312" w:lineRule="auto"/>
        <w:rPr>
          <w:sz w:val="28"/>
          <w:szCs w:val="28"/>
          <w:lang w:val="vi-VN"/>
          <w:rPrChange w:id="2150" w:author="Tuan NV" w:date="2026-04-16T22:42:00Z" w16du:dateUtc="2026-04-16T15:42:00Z">
            <w:rPr>
              <w:szCs w:val="26"/>
              <w:lang w:val="vi-VN"/>
            </w:rPr>
          </w:rPrChange>
        </w:rPr>
      </w:pPr>
      <w:bookmarkStart w:id="2151" w:name="_Toc227272686"/>
      <w:r w:rsidRPr="000F2D03">
        <w:rPr>
          <w:sz w:val="28"/>
          <w:szCs w:val="28"/>
          <w:lang w:val="vi-VN"/>
          <w:rPrChange w:id="2152" w:author="Tuan NV" w:date="2026-04-16T22:42:00Z" w16du:dateUtc="2026-04-16T15:42:00Z">
            <w:rPr>
              <w:szCs w:val="26"/>
              <w:lang w:val="vi-VN"/>
            </w:rPr>
          </w:rPrChange>
        </w:rPr>
        <w:lastRenderedPageBreak/>
        <w:t>3.2.2.</w:t>
      </w:r>
      <w:r w:rsidR="005C5162" w:rsidRPr="000F2D03">
        <w:rPr>
          <w:sz w:val="28"/>
          <w:szCs w:val="28"/>
          <w:lang w:val="vi-VN"/>
          <w:rPrChange w:id="2153" w:author="Tuan NV" w:date="2026-04-16T22:42:00Z" w16du:dateUtc="2026-04-16T15:42:00Z">
            <w:rPr>
              <w:szCs w:val="26"/>
              <w:lang w:val="vi-VN"/>
            </w:rPr>
          </w:rPrChange>
        </w:rPr>
        <w:t xml:space="preserve"> Chuyển đổi các</w:t>
      </w:r>
      <w:ins w:id="2154" w:author="Tuan NV" w:date="2026-04-16T23:39:00Z" w16du:dateUtc="2026-04-16T16:39:00Z">
        <w:r w:rsidR="00E07F26">
          <w:rPr>
            <w:sz w:val="28"/>
            <w:szCs w:val="28"/>
            <w:lang w:val="vi-VN"/>
          </w:rPr>
          <w:t xml:space="preserve"> quan hệ</w:t>
        </w:r>
      </w:ins>
      <w:del w:id="2155" w:author="Tuan NV" w:date="2026-04-16T23:39:00Z" w16du:dateUtc="2026-04-16T16:39:00Z">
        <w:r w:rsidR="005C5162" w:rsidRPr="000F2D03" w:rsidDel="00E07F26">
          <w:rPr>
            <w:sz w:val="28"/>
            <w:szCs w:val="28"/>
            <w:lang w:val="vi-VN"/>
            <w:rPrChange w:id="2156" w:author="Tuan NV" w:date="2026-04-16T22:42:00Z" w16du:dateUtc="2026-04-16T15:42:00Z">
              <w:rPr>
                <w:szCs w:val="26"/>
                <w:lang w:val="vi-VN"/>
              </w:rPr>
            </w:rPrChange>
          </w:rPr>
          <w:delText xml:space="preserve"> mối</w:delText>
        </w:r>
      </w:del>
      <w:r w:rsidR="005C5162" w:rsidRPr="000F2D03">
        <w:rPr>
          <w:sz w:val="28"/>
          <w:szCs w:val="28"/>
          <w:lang w:val="vi-VN"/>
          <w:rPrChange w:id="2157" w:author="Tuan NV" w:date="2026-04-16T22:42:00Z" w16du:dateUtc="2026-04-16T15:42:00Z">
            <w:rPr>
              <w:szCs w:val="26"/>
              <w:lang w:val="vi-VN"/>
            </w:rPr>
          </w:rPrChange>
        </w:rPr>
        <w:t xml:space="preserve"> liên kết</w:t>
      </w:r>
      <w:bookmarkEnd w:id="2151"/>
    </w:p>
    <w:p w14:paraId="4D2B49BF" w14:textId="77777777" w:rsidR="005C5162" w:rsidRPr="001F04C9" w:rsidRDefault="005C5162" w:rsidP="00664455">
      <w:pPr>
        <w:pStyle w:val="ListParagraph"/>
        <w:numPr>
          <w:ilvl w:val="0"/>
          <w:numId w:val="17"/>
        </w:numPr>
        <w:spacing w:line="312" w:lineRule="auto"/>
        <w:jc w:val="both"/>
        <w:rPr>
          <w:sz w:val="26"/>
          <w:szCs w:val="26"/>
          <w:lang w:val="vi-VN"/>
          <w:rPrChange w:id="2158" w:author="Tuan NV" w:date="2026-04-16T22:33:00Z" w16du:dateUtc="2026-04-16T15:33:00Z">
            <w:rPr>
              <w:lang w:val="vi-VN"/>
            </w:rPr>
          </w:rPrChange>
        </w:rPr>
      </w:pPr>
      <w:r w:rsidRPr="001F04C9">
        <w:rPr>
          <w:sz w:val="26"/>
          <w:szCs w:val="26"/>
          <w:lang w:val="vi-VN"/>
          <w:rPrChange w:id="2159" w:author="Tuan NV" w:date="2026-04-16T22:33:00Z" w16du:dateUtc="2026-04-16T15:33:00Z">
            <w:rPr>
              <w:lang w:val="vi-VN"/>
            </w:rPr>
          </w:rPrChange>
        </w:rPr>
        <w:t>Quan hệ 1 – n:</w:t>
      </w:r>
    </w:p>
    <w:p w14:paraId="10B9105D" w14:textId="77777777" w:rsidR="005C5162" w:rsidRPr="001F04C9" w:rsidRDefault="005C5162" w:rsidP="00664455">
      <w:pPr>
        <w:pStyle w:val="NormalWeb"/>
        <w:numPr>
          <w:ilvl w:val="1"/>
          <w:numId w:val="17"/>
        </w:numPr>
        <w:spacing w:line="312" w:lineRule="auto"/>
        <w:jc w:val="both"/>
        <w:rPr>
          <w:rFonts w:ascii="Time s New Roman" w:hAnsi="Time s New Roman"/>
          <w:sz w:val="26"/>
          <w:szCs w:val="26"/>
        </w:rPr>
      </w:pPr>
      <w:r w:rsidRPr="001F04C9">
        <w:rPr>
          <w:rFonts w:ascii="Time s New Roman" w:hAnsi="Time s New Roman"/>
          <w:b/>
          <w:bCs/>
          <w:sz w:val="26"/>
          <w:szCs w:val="26"/>
        </w:rPr>
        <w:t>NHA</w:t>
      </w:r>
      <w:r w:rsidRPr="001F04C9">
        <w:rPr>
          <w:rFonts w:ascii="Time s New Roman" w:hAnsi="Time s New Roman"/>
          <w:b/>
          <w:bCs/>
          <w:sz w:val="26"/>
          <w:szCs w:val="26"/>
          <w:lang w:val="vi-VN"/>
        </w:rPr>
        <w:t xml:space="preserve">_CUNG_CAP </w:t>
      </w:r>
      <w:r w:rsidRPr="001F04C9">
        <w:rPr>
          <w:rFonts w:ascii="Time s New Roman" w:hAnsi="Time s New Roman"/>
          <w:sz w:val="26"/>
          <w:szCs w:val="26"/>
          <w:lang w:val="vi-VN"/>
        </w:rPr>
        <w:t xml:space="preserve">và </w:t>
      </w:r>
      <w:r w:rsidRPr="001F04C9">
        <w:rPr>
          <w:rFonts w:ascii="Time s New Roman" w:hAnsi="Time s New Roman"/>
          <w:b/>
          <w:bCs/>
          <w:sz w:val="26"/>
          <w:szCs w:val="26"/>
          <w:lang w:val="vi-VN"/>
        </w:rPr>
        <w:t xml:space="preserve">ĐON_DAT_HANG_Ncc: </w:t>
      </w:r>
      <w:r w:rsidRPr="001F04C9">
        <w:rPr>
          <w:rFonts w:ascii="Time s New Roman" w:hAnsi="Time s New Roman"/>
          <w:sz w:val="26"/>
          <w:szCs w:val="26"/>
          <w:lang w:val="vi-VN"/>
        </w:rPr>
        <w:t xml:space="preserve">Thuộc tính khóa </w:t>
      </w:r>
      <w:r w:rsidRPr="001F04C9">
        <w:rPr>
          <w:rFonts w:ascii="Time s New Roman" w:hAnsi="Time s New Roman"/>
          <w:sz w:val="26"/>
          <w:szCs w:val="26"/>
        </w:rPr>
        <w:t>chính</w:t>
      </w:r>
      <w:r w:rsidRPr="001F04C9">
        <w:rPr>
          <w:rFonts w:ascii="Time s New Roman" w:hAnsi="Time s New Roman"/>
          <w:sz w:val="26"/>
          <w:szCs w:val="26"/>
          <w:lang w:val="vi-VN"/>
        </w:rPr>
        <w:t xml:space="preserve"> Ma_Ncc của NHA_CUNG_CAP được dùng làm thuộc tính khóa ngoại của DON_DAT_HANG_Ncc</w:t>
      </w:r>
    </w:p>
    <w:p w14:paraId="26B56972" w14:textId="77777777" w:rsidR="005C5162" w:rsidRPr="001F04C9" w:rsidRDefault="005C5162" w:rsidP="00664455">
      <w:pPr>
        <w:pStyle w:val="NormalWeb"/>
        <w:numPr>
          <w:ilvl w:val="1"/>
          <w:numId w:val="17"/>
        </w:numPr>
        <w:spacing w:line="312" w:lineRule="auto"/>
        <w:jc w:val="both"/>
        <w:rPr>
          <w:rFonts w:ascii="Time s New Roman" w:hAnsi="Time s New Roman"/>
          <w:sz w:val="26"/>
          <w:szCs w:val="26"/>
        </w:rPr>
      </w:pPr>
      <w:r w:rsidRPr="001F04C9">
        <w:rPr>
          <w:rFonts w:ascii="Time s New Roman" w:hAnsi="Time s New Roman"/>
          <w:b/>
          <w:bCs/>
          <w:sz w:val="26"/>
          <w:szCs w:val="26"/>
          <w:lang w:val="vi-VN"/>
        </w:rPr>
        <w:t xml:space="preserve">KHACH_HANG </w:t>
      </w:r>
      <w:r w:rsidRPr="001F04C9">
        <w:rPr>
          <w:rFonts w:ascii="Time s New Roman" w:hAnsi="Time s New Roman"/>
          <w:sz w:val="26"/>
          <w:szCs w:val="26"/>
          <w:lang w:val="vi-VN"/>
        </w:rPr>
        <w:t xml:space="preserve">và </w:t>
      </w:r>
      <w:r w:rsidRPr="001F04C9">
        <w:rPr>
          <w:rFonts w:ascii="Time s New Roman" w:hAnsi="Time s New Roman"/>
          <w:b/>
          <w:bCs/>
          <w:sz w:val="26"/>
          <w:szCs w:val="26"/>
          <w:lang w:val="vi-VN"/>
        </w:rPr>
        <w:t xml:space="preserve"> ĐON_XUAT_HANG: </w:t>
      </w:r>
      <w:r w:rsidRPr="001F04C9">
        <w:rPr>
          <w:rFonts w:ascii="Time s New Roman" w:hAnsi="Time s New Roman"/>
          <w:sz w:val="26"/>
          <w:szCs w:val="26"/>
          <w:lang w:val="vi-VN"/>
        </w:rPr>
        <w:t>Thuộc tính khóa chính Ma_Kh  của KHACH_HANG được dùng làm thuộc tính khóa ngoại của DON_XUAT_HANG</w:t>
      </w:r>
    </w:p>
    <w:p w14:paraId="189B13F5" w14:textId="77777777" w:rsidR="005C5162" w:rsidRPr="001F04C9" w:rsidRDefault="005C5162" w:rsidP="00664455">
      <w:pPr>
        <w:pStyle w:val="NormalWeb"/>
        <w:numPr>
          <w:ilvl w:val="1"/>
          <w:numId w:val="17"/>
        </w:numPr>
        <w:spacing w:line="312" w:lineRule="auto"/>
        <w:jc w:val="both"/>
        <w:rPr>
          <w:rFonts w:ascii="Time s New Roman" w:hAnsi="Time s New Roman"/>
          <w:sz w:val="26"/>
          <w:szCs w:val="26"/>
        </w:rPr>
      </w:pPr>
      <w:r w:rsidRPr="001F04C9">
        <w:rPr>
          <w:rFonts w:ascii="Time s New Roman" w:hAnsi="Time s New Roman"/>
          <w:b/>
          <w:bCs/>
          <w:sz w:val="26"/>
          <w:szCs w:val="26"/>
          <w:lang w:val="vi-VN"/>
        </w:rPr>
        <w:t xml:space="preserve">DON_XUAT_HANG </w:t>
      </w:r>
      <w:r w:rsidRPr="001F04C9">
        <w:rPr>
          <w:rFonts w:ascii="Time s New Roman" w:hAnsi="Time s New Roman"/>
          <w:sz w:val="26"/>
          <w:szCs w:val="26"/>
          <w:lang w:val="vi-VN"/>
        </w:rPr>
        <w:t xml:space="preserve">và </w:t>
      </w:r>
      <w:r w:rsidRPr="001F04C9">
        <w:rPr>
          <w:rFonts w:ascii="Time s New Roman" w:hAnsi="Time s New Roman"/>
          <w:b/>
          <w:bCs/>
          <w:sz w:val="26"/>
          <w:szCs w:val="26"/>
          <w:lang w:val="vi-VN"/>
        </w:rPr>
        <w:t xml:space="preserve">VAN_CHUYEN: </w:t>
      </w:r>
      <w:r w:rsidRPr="001F04C9">
        <w:rPr>
          <w:rFonts w:ascii="Time s New Roman" w:hAnsi="Time s New Roman"/>
          <w:sz w:val="26"/>
          <w:szCs w:val="26"/>
          <w:lang w:val="vi-VN"/>
        </w:rPr>
        <w:t>Thuộc tính khóa chính Ma_Don_Xuat_Hang của DON_XUAT_HANG được dùng làm thuộc tính khóa ngoại của VAN_CHUYEN</w:t>
      </w:r>
    </w:p>
    <w:p w14:paraId="105953CE" w14:textId="77777777" w:rsidR="005C5162" w:rsidRPr="001F04C9" w:rsidRDefault="005C5162" w:rsidP="00664455">
      <w:pPr>
        <w:pStyle w:val="NormalWeb"/>
        <w:numPr>
          <w:ilvl w:val="1"/>
          <w:numId w:val="17"/>
        </w:numPr>
        <w:spacing w:line="312" w:lineRule="auto"/>
        <w:jc w:val="both"/>
        <w:rPr>
          <w:rFonts w:ascii="Time s New Roman" w:hAnsi="Time s New Roman"/>
          <w:sz w:val="26"/>
          <w:szCs w:val="26"/>
        </w:rPr>
      </w:pPr>
      <w:r w:rsidRPr="001F04C9">
        <w:rPr>
          <w:rFonts w:ascii="Time s New Roman" w:hAnsi="Time s New Roman"/>
          <w:b/>
          <w:bCs/>
          <w:sz w:val="26"/>
          <w:szCs w:val="26"/>
          <w:lang w:val="vi-VN"/>
        </w:rPr>
        <w:t xml:space="preserve">NGUYEN_VAT_LIEU </w:t>
      </w:r>
      <w:r w:rsidRPr="001F04C9">
        <w:rPr>
          <w:rFonts w:ascii="Time s New Roman" w:hAnsi="Time s New Roman"/>
          <w:sz w:val="26"/>
          <w:szCs w:val="26"/>
          <w:lang w:val="vi-VN"/>
        </w:rPr>
        <w:t xml:space="preserve">và </w:t>
      </w:r>
      <w:r w:rsidRPr="001F04C9">
        <w:rPr>
          <w:rFonts w:ascii="Time s New Roman" w:hAnsi="Time s New Roman"/>
          <w:b/>
          <w:bCs/>
          <w:sz w:val="26"/>
          <w:szCs w:val="26"/>
          <w:lang w:val="vi-VN"/>
        </w:rPr>
        <w:t xml:space="preserve">CHI_TIET_DON_Ncc: </w:t>
      </w:r>
      <w:r w:rsidRPr="001F04C9">
        <w:rPr>
          <w:rFonts w:ascii="Time s New Roman" w:hAnsi="Time s New Roman"/>
          <w:sz w:val="26"/>
          <w:szCs w:val="26"/>
          <w:lang w:val="vi-VN"/>
        </w:rPr>
        <w:t>Thuộc tính khóa chính Ma_Nvl của NGUYEN_VAT_LIEU được dùng làm thuộc tính khóa ngoại của CHI_TIET_DON_Ncc</w:t>
      </w:r>
    </w:p>
    <w:p w14:paraId="4DF0C959" w14:textId="77777777" w:rsidR="005C5162" w:rsidRPr="001F04C9" w:rsidRDefault="005C5162" w:rsidP="00664455">
      <w:pPr>
        <w:pStyle w:val="NormalWeb"/>
        <w:numPr>
          <w:ilvl w:val="1"/>
          <w:numId w:val="17"/>
        </w:numPr>
        <w:spacing w:line="312" w:lineRule="auto"/>
        <w:jc w:val="both"/>
        <w:rPr>
          <w:rFonts w:ascii="Time s New Roman" w:hAnsi="Time s New Roman"/>
          <w:sz w:val="26"/>
          <w:szCs w:val="26"/>
        </w:rPr>
      </w:pPr>
      <w:r w:rsidRPr="001F04C9">
        <w:rPr>
          <w:rFonts w:ascii="Time s New Roman" w:hAnsi="Time s New Roman"/>
          <w:b/>
          <w:bCs/>
          <w:sz w:val="26"/>
          <w:szCs w:val="26"/>
          <w:lang w:val="vi-VN"/>
        </w:rPr>
        <w:t xml:space="preserve">DON_DAT_HANG_Ncc </w:t>
      </w:r>
      <w:r w:rsidRPr="001F04C9">
        <w:rPr>
          <w:rFonts w:ascii="Time s New Roman" w:hAnsi="Time s New Roman"/>
          <w:sz w:val="26"/>
          <w:szCs w:val="26"/>
          <w:lang w:val="vi-VN"/>
        </w:rPr>
        <w:t xml:space="preserve">và </w:t>
      </w:r>
      <w:r w:rsidRPr="001F04C9">
        <w:rPr>
          <w:rFonts w:ascii="Time s New Roman" w:hAnsi="Time s New Roman"/>
          <w:b/>
          <w:bCs/>
          <w:sz w:val="26"/>
          <w:szCs w:val="26"/>
          <w:lang w:val="vi-VN"/>
        </w:rPr>
        <w:t xml:space="preserve">CHI_TIET_DON_Ncc: </w:t>
      </w:r>
      <w:r w:rsidRPr="001F04C9">
        <w:rPr>
          <w:rFonts w:ascii="Time s New Roman" w:hAnsi="Time s New Roman"/>
          <w:sz w:val="26"/>
          <w:szCs w:val="26"/>
          <w:lang w:val="vi-VN"/>
        </w:rPr>
        <w:t xml:space="preserve"> Thuộc tính khóa chính Ma_Don_Ncc của DON_DAT_HANG_Ncc được dùng làm thuộc tính khóa ngoại của CHI_TIET_DON_Ncc</w:t>
      </w:r>
    </w:p>
    <w:p w14:paraId="2969280F" w14:textId="77777777" w:rsidR="005C5162" w:rsidRPr="001F04C9" w:rsidRDefault="005C5162" w:rsidP="00664455">
      <w:pPr>
        <w:pStyle w:val="NormalWeb"/>
        <w:numPr>
          <w:ilvl w:val="1"/>
          <w:numId w:val="17"/>
        </w:numPr>
        <w:spacing w:line="312" w:lineRule="auto"/>
        <w:jc w:val="both"/>
        <w:rPr>
          <w:rFonts w:ascii="Time s New Roman" w:hAnsi="Time s New Roman"/>
          <w:sz w:val="26"/>
          <w:szCs w:val="26"/>
        </w:rPr>
      </w:pPr>
      <w:r w:rsidRPr="001F04C9">
        <w:rPr>
          <w:rFonts w:ascii="Time s New Roman" w:hAnsi="Time s New Roman"/>
          <w:b/>
          <w:bCs/>
          <w:sz w:val="26"/>
          <w:szCs w:val="26"/>
          <w:lang w:val="vi-VN"/>
        </w:rPr>
        <w:t xml:space="preserve">KHO </w:t>
      </w:r>
      <w:r w:rsidRPr="001F04C9">
        <w:rPr>
          <w:rFonts w:ascii="Time s New Roman" w:hAnsi="Time s New Roman"/>
          <w:sz w:val="26"/>
          <w:szCs w:val="26"/>
          <w:lang w:val="vi-VN"/>
        </w:rPr>
        <w:t xml:space="preserve">và </w:t>
      </w:r>
      <w:r w:rsidRPr="001F04C9">
        <w:rPr>
          <w:rFonts w:ascii="Time s New Roman" w:hAnsi="Time s New Roman"/>
          <w:b/>
          <w:bCs/>
          <w:sz w:val="26"/>
          <w:szCs w:val="26"/>
          <w:lang w:val="vi-VN"/>
        </w:rPr>
        <w:t xml:space="preserve">NHAP_KHO: </w:t>
      </w:r>
      <w:r w:rsidRPr="001F04C9">
        <w:rPr>
          <w:rFonts w:ascii="Time s New Roman" w:hAnsi="Time s New Roman"/>
          <w:sz w:val="26"/>
          <w:szCs w:val="26"/>
          <w:lang w:val="vi-VN"/>
        </w:rPr>
        <w:t>Thuộc tính khóa chính Ma_kho của KHO được dùng làm thuộc tính khóa ngoại của NHAP_KHO</w:t>
      </w:r>
    </w:p>
    <w:p w14:paraId="4232A14A" w14:textId="77777777" w:rsidR="005C5162" w:rsidRPr="001F04C9" w:rsidRDefault="005C5162" w:rsidP="00664455">
      <w:pPr>
        <w:pStyle w:val="NormalWeb"/>
        <w:numPr>
          <w:ilvl w:val="1"/>
          <w:numId w:val="17"/>
        </w:numPr>
        <w:spacing w:line="312" w:lineRule="auto"/>
        <w:jc w:val="both"/>
        <w:rPr>
          <w:rFonts w:ascii="Time s New Roman" w:hAnsi="Time s New Roman"/>
          <w:sz w:val="26"/>
          <w:szCs w:val="26"/>
        </w:rPr>
      </w:pPr>
      <w:r w:rsidRPr="001F04C9">
        <w:rPr>
          <w:rFonts w:ascii="Time s New Roman" w:hAnsi="Time s New Roman"/>
          <w:b/>
          <w:bCs/>
          <w:sz w:val="26"/>
          <w:szCs w:val="26"/>
          <w:lang w:val="vi-VN"/>
        </w:rPr>
        <w:t xml:space="preserve">DON_DAT_HANG_Ncc </w:t>
      </w:r>
      <w:r w:rsidRPr="001F04C9">
        <w:rPr>
          <w:rFonts w:ascii="Time s New Roman" w:hAnsi="Time s New Roman"/>
          <w:sz w:val="26"/>
          <w:szCs w:val="26"/>
          <w:lang w:val="vi-VN"/>
        </w:rPr>
        <w:t xml:space="preserve">và </w:t>
      </w:r>
      <w:r w:rsidRPr="001F04C9">
        <w:rPr>
          <w:rFonts w:ascii="Time s New Roman" w:hAnsi="Time s New Roman"/>
          <w:b/>
          <w:bCs/>
          <w:sz w:val="26"/>
          <w:szCs w:val="26"/>
          <w:lang w:val="vi-VN"/>
        </w:rPr>
        <w:t xml:space="preserve">KHO:  </w:t>
      </w:r>
      <w:r w:rsidRPr="001F04C9">
        <w:rPr>
          <w:rFonts w:ascii="Time s New Roman" w:hAnsi="Time s New Roman"/>
          <w:sz w:val="26"/>
          <w:szCs w:val="26"/>
          <w:lang w:val="vi-VN"/>
        </w:rPr>
        <w:t>Thuộc tính khóa chính Ma_Don_Ncc của DON_DAT_HANG_Ncc được dùng làm thuộc tính khóa ngoại của NHAP_KHO</w:t>
      </w:r>
    </w:p>
    <w:p w14:paraId="2B62658E" w14:textId="77777777" w:rsidR="005C5162" w:rsidRPr="001F04C9" w:rsidRDefault="005C5162" w:rsidP="00664455">
      <w:pPr>
        <w:pStyle w:val="NormalWeb"/>
        <w:numPr>
          <w:ilvl w:val="1"/>
          <w:numId w:val="17"/>
        </w:numPr>
        <w:spacing w:line="312" w:lineRule="auto"/>
        <w:jc w:val="both"/>
        <w:rPr>
          <w:rFonts w:ascii="Time s New Roman" w:hAnsi="Time s New Roman"/>
          <w:sz w:val="26"/>
          <w:szCs w:val="26"/>
        </w:rPr>
      </w:pPr>
      <w:r w:rsidRPr="001F04C9">
        <w:rPr>
          <w:rFonts w:ascii="Time s New Roman" w:hAnsi="Time s New Roman"/>
          <w:b/>
          <w:bCs/>
          <w:sz w:val="26"/>
          <w:szCs w:val="26"/>
          <w:lang w:val="vi-VN"/>
        </w:rPr>
        <w:t xml:space="preserve">KHO </w:t>
      </w:r>
      <w:r w:rsidRPr="001F04C9">
        <w:rPr>
          <w:rFonts w:ascii="Time s New Roman" w:hAnsi="Time s New Roman"/>
          <w:sz w:val="26"/>
          <w:szCs w:val="26"/>
          <w:lang w:val="vi-VN"/>
        </w:rPr>
        <w:t xml:space="preserve"> và </w:t>
      </w:r>
      <w:r w:rsidRPr="001F04C9">
        <w:rPr>
          <w:rFonts w:ascii="Time s New Roman" w:hAnsi="Time s New Roman"/>
          <w:b/>
          <w:bCs/>
          <w:sz w:val="26"/>
          <w:szCs w:val="26"/>
          <w:lang w:val="vi-VN"/>
        </w:rPr>
        <w:t xml:space="preserve">XUAT_KHO: </w:t>
      </w:r>
      <w:r w:rsidRPr="001F04C9">
        <w:rPr>
          <w:rFonts w:ascii="Time s New Roman" w:hAnsi="Time s New Roman"/>
          <w:sz w:val="26"/>
          <w:szCs w:val="26"/>
          <w:lang w:val="vi-VN"/>
        </w:rPr>
        <w:t>Thuộc tính khóa chính Ma_Kho của KHO được dùng làm thuộc tính khóa ngoại của XUAT_KHO</w:t>
      </w:r>
    </w:p>
    <w:p w14:paraId="78DED1F9" w14:textId="77777777" w:rsidR="005C5162" w:rsidRPr="001F04C9" w:rsidRDefault="005C5162" w:rsidP="00664455">
      <w:pPr>
        <w:pStyle w:val="NormalWeb"/>
        <w:numPr>
          <w:ilvl w:val="1"/>
          <w:numId w:val="17"/>
        </w:numPr>
        <w:spacing w:line="312" w:lineRule="auto"/>
        <w:jc w:val="both"/>
        <w:rPr>
          <w:rFonts w:ascii="Time s New Roman" w:hAnsi="Time s New Roman"/>
          <w:sz w:val="26"/>
          <w:szCs w:val="26"/>
        </w:rPr>
      </w:pPr>
      <w:r w:rsidRPr="001F04C9">
        <w:rPr>
          <w:rFonts w:ascii="Time s New Roman" w:hAnsi="Time s New Roman"/>
          <w:b/>
          <w:bCs/>
          <w:sz w:val="26"/>
          <w:szCs w:val="26"/>
          <w:lang w:val="vi-VN"/>
        </w:rPr>
        <w:t xml:space="preserve">DON_XUAT_HANG: </w:t>
      </w:r>
      <w:r w:rsidRPr="001F04C9">
        <w:rPr>
          <w:rFonts w:ascii="Time s New Roman" w:hAnsi="Time s New Roman"/>
          <w:sz w:val="26"/>
          <w:szCs w:val="26"/>
          <w:lang w:val="vi-VN"/>
        </w:rPr>
        <w:t xml:space="preserve"> Thuộc tính khóa chính Ma_Don_Xuat_Hang của DON_XUAT_HANG được dùng làm thuộc tính khóa ngoại của XUAT_KHO</w:t>
      </w:r>
    </w:p>
    <w:p w14:paraId="172A320C" w14:textId="77777777" w:rsidR="005C5162" w:rsidRPr="001F04C9" w:rsidRDefault="005C5162" w:rsidP="00664455">
      <w:pPr>
        <w:pStyle w:val="NormalWeb"/>
        <w:numPr>
          <w:ilvl w:val="1"/>
          <w:numId w:val="17"/>
        </w:numPr>
        <w:spacing w:line="312" w:lineRule="auto"/>
        <w:jc w:val="both"/>
        <w:rPr>
          <w:rFonts w:ascii="Time s New Roman" w:hAnsi="Time s New Roman"/>
          <w:sz w:val="26"/>
          <w:szCs w:val="26"/>
        </w:rPr>
      </w:pPr>
      <w:r w:rsidRPr="001F04C9">
        <w:rPr>
          <w:rFonts w:ascii="Time s New Roman" w:hAnsi="Time s New Roman"/>
          <w:b/>
          <w:bCs/>
          <w:sz w:val="26"/>
          <w:szCs w:val="26"/>
          <w:lang w:val="vi-VN"/>
        </w:rPr>
        <w:t xml:space="preserve">KHO </w:t>
      </w:r>
      <w:r w:rsidRPr="001F04C9">
        <w:rPr>
          <w:rFonts w:ascii="Time s New Roman" w:hAnsi="Time s New Roman"/>
          <w:sz w:val="26"/>
          <w:szCs w:val="26"/>
          <w:lang w:val="vi-VN"/>
        </w:rPr>
        <w:t xml:space="preserve">và </w:t>
      </w:r>
      <w:r w:rsidRPr="001F04C9">
        <w:rPr>
          <w:rFonts w:ascii="Time s New Roman" w:hAnsi="Time s New Roman"/>
          <w:b/>
          <w:bCs/>
          <w:sz w:val="26"/>
          <w:szCs w:val="26"/>
          <w:lang w:val="vi-VN"/>
        </w:rPr>
        <w:t xml:space="preserve">TON_KHO: </w:t>
      </w:r>
      <w:r w:rsidRPr="001F04C9">
        <w:rPr>
          <w:rFonts w:ascii="Time s New Roman" w:hAnsi="Time s New Roman"/>
          <w:sz w:val="26"/>
          <w:szCs w:val="26"/>
          <w:lang w:val="vi-VN"/>
        </w:rPr>
        <w:t>Thuộc tính khóa chính Ma_Kho của KHO được dùng làm thuộc tính khóa ngoại của TON_KHO</w:t>
      </w:r>
    </w:p>
    <w:p w14:paraId="48CEC21D" w14:textId="77777777" w:rsidR="005C5162" w:rsidRPr="001F04C9" w:rsidRDefault="005C5162" w:rsidP="00664455">
      <w:pPr>
        <w:pStyle w:val="NormalWeb"/>
        <w:numPr>
          <w:ilvl w:val="1"/>
          <w:numId w:val="17"/>
        </w:numPr>
        <w:spacing w:line="312" w:lineRule="auto"/>
        <w:jc w:val="both"/>
        <w:rPr>
          <w:rFonts w:ascii="Time s New Roman" w:hAnsi="Time s New Roman"/>
          <w:sz w:val="26"/>
          <w:szCs w:val="26"/>
        </w:rPr>
      </w:pPr>
      <w:r w:rsidRPr="001F04C9">
        <w:rPr>
          <w:rFonts w:ascii="Time s New Roman" w:hAnsi="Time s New Roman"/>
          <w:b/>
          <w:bCs/>
          <w:sz w:val="26"/>
          <w:szCs w:val="26"/>
          <w:lang w:val="vi-VN"/>
        </w:rPr>
        <w:t xml:space="preserve">NGUYEN_VAT_LIEU </w:t>
      </w:r>
      <w:r w:rsidRPr="001F04C9">
        <w:rPr>
          <w:rFonts w:ascii="Time s New Roman" w:hAnsi="Time s New Roman"/>
          <w:sz w:val="26"/>
          <w:szCs w:val="26"/>
          <w:lang w:val="vi-VN"/>
        </w:rPr>
        <w:t xml:space="preserve">và </w:t>
      </w:r>
      <w:r w:rsidRPr="001F04C9">
        <w:rPr>
          <w:rFonts w:ascii="Time s New Roman" w:hAnsi="Time s New Roman"/>
          <w:b/>
          <w:bCs/>
          <w:sz w:val="26"/>
          <w:szCs w:val="26"/>
          <w:lang w:val="vi-VN"/>
        </w:rPr>
        <w:t xml:space="preserve">TON_KHO: </w:t>
      </w:r>
      <w:r w:rsidRPr="001F04C9">
        <w:rPr>
          <w:rFonts w:ascii="Time s New Roman" w:hAnsi="Time s New Roman"/>
          <w:sz w:val="26"/>
          <w:szCs w:val="26"/>
          <w:lang w:val="vi-VN"/>
        </w:rPr>
        <w:t>Thuộc tính khóa chính Ma_Nvl của NGUYEN_VAT_LIEU được dùng làm thuộc tính khóa ngoại của TON_KHO</w:t>
      </w:r>
    </w:p>
    <w:p w14:paraId="3EF99E83" w14:textId="77777777" w:rsidR="005C5162" w:rsidRPr="001F04C9" w:rsidRDefault="005C5162" w:rsidP="00664455">
      <w:pPr>
        <w:pStyle w:val="NormalWeb"/>
        <w:numPr>
          <w:ilvl w:val="1"/>
          <w:numId w:val="17"/>
        </w:numPr>
        <w:spacing w:line="312" w:lineRule="auto"/>
        <w:jc w:val="both"/>
        <w:rPr>
          <w:rFonts w:ascii="Time s New Roman" w:hAnsi="Time s New Roman"/>
          <w:sz w:val="26"/>
          <w:szCs w:val="26"/>
        </w:rPr>
      </w:pPr>
      <w:r w:rsidRPr="001F04C9">
        <w:rPr>
          <w:rFonts w:ascii="Time s New Roman" w:hAnsi="Time s New Roman"/>
          <w:b/>
          <w:bCs/>
          <w:sz w:val="26"/>
          <w:szCs w:val="26"/>
          <w:lang w:val="vi-VN"/>
        </w:rPr>
        <w:t xml:space="preserve">DON_XUAT_HANG </w:t>
      </w:r>
      <w:r w:rsidRPr="001F04C9">
        <w:rPr>
          <w:rFonts w:ascii="Time s New Roman" w:hAnsi="Time s New Roman"/>
          <w:sz w:val="26"/>
          <w:szCs w:val="26"/>
          <w:lang w:val="vi-VN"/>
        </w:rPr>
        <w:t xml:space="preserve"> và </w:t>
      </w:r>
      <w:r w:rsidRPr="001F04C9">
        <w:rPr>
          <w:rFonts w:ascii="Time s New Roman" w:hAnsi="Time s New Roman"/>
          <w:b/>
          <w:bCs/>
          <w:sz w:val="26"/>
          <w:szCs w:val="26"/>
          <w:lang w:val="vi-VN"/>
        </w:rPr>
        <w:t xml:space="preserve">CHI_TIET_DON_XUAT: </w:t>
      </w:r>
      <w:r w:rsidRPr="001F04C9">
        <w:rPr>
          <w:rFonts w:ascii="Time s New Roman" w:hAnsi="Time s New Roman"/>
          <w:sz w:val="26"/>
          <w:szCs w:val="26"/>
          <w:lang w:val="vi-VN"/>
        </w:rPr>
        <w:t>Thuộc tính khóa chính Ma_Don_Xuat_Hang của DON_XUAT_HANG được dùng làm thuộc tính khóa ngoại của CHI_TIET_DON_XUAT</w:t>
      </w:r>
    </w:p>
    <w:p w14:paraId="0942E87A" w14:textId="77777777" w:rsidR="005C5162" w:rsidRPr="001F04C9" w:rsidRDefault="005C5162" w:rsidP="00664455">
      <w:pPr>
        <w:pStyle w:val="NormalWeb"/>
        <w:numPr>
          <w:ilvl w:val="1"/>
          <w:numId w:val="17"/>
        </w:numPr>
        <w:spacing w:line="312" w:lineRule="auto"/>
        <w:jc w:val="both"/>
        <w:rPr>
          <w:rFonts w:ascii="Time s New Roman" w:hAnsi="Time s New Roman"/>
          <w:sz w:val="26"/>
          <w:szCs w:val="26"/>
        </w:rPr>
      </w:pPr>
      <w:r w:rsidRPr="001F04C9">
        <w:rPr>
          <w:rFonts w:ascii="Time s New Roman" w:hAnsi="Time s New Roman"/>
          <w:b/>
          <w:bCs/>
          <w:sz w:val="26"/>
          <w:szCs w:val="26"/>
        </w:rPr>
        <w:lastRenderedPageBreak/>
        <w:t>NGUYEN</w:t>
      </w:r>
      <w:r w:rsidRPr="001F04C9">
        <w:rPr>
          <w:rFonts w:ascii="Time s New Roman" w:hAnsi="Time s New Roman"/>
          <w:b/>
          <w:bCs/>
          <w:sz w:val="26"/>
          <w:szCs w:val="26"/>
          <w:lang w:val="vi-VN"/>
        </w:rPr>
        <w:t xml:space="preserve">_VAT_LIEU </w:t>
      </w:r>
      <w:r w:rsidRPr="001F04C9">
        <w:rPr>
          <w:rFonts w:ascii="Time s New Roman" w:hAnsi="Time s New Roman"/>
          <w:sz w:val="26"/>
          <w:szCs w:val="26"/>
          <w:lang w:val="vi-VN"/>
        </w:rPr>
        <w:t xml:space="preserve">và </w:t>
      </w:r>
      <w:r w:rsidRPr="001F04C9">
        <w:rPr>
          <w:rFonts w:ascii="Time s New Roman" w:hAnsi="Time s New Roman"/>
          <w:b/>
          <w:bCs/>
          <w:sz w:val="26"/>
          <w:szCs w:val="26"/>
          <w:lang w:val="vi-VN"/>
        </w:rPr>
        <w:t xml:space="preserve">CHI_TIET_DON_XUAT: </w:t>
      </w:r>
      <w:r w:rsidRPr="001F04C9">
        <w:rPr>
          <w:rFonts w:ascii="Time s New Roman" w:hAnsi="Time s New Roman"/>
          <w:sz w:val="26"/>
          <w:szCs w:val="26"/>
          <w:lang w:val="vi-VN"/>
        </w:rPr>
        <w:t>Thuộc tính khóa chính Ma_Nvl của NGUYEN_VAT_LIEU được dùng làm thuộc tính khóa ngoại của CHI_TIET_DON_XUAT</w:t>
      </w:r>
    </w:p>
    <w:p w14:paraId="66DD3E79" w14:textId="77777777" w:rsidR="005C5162" w:rsidRPr="001F04C9" w:rsidRDefault="005C5162" w:rsidP="00664455">
      <w:pPr>
        <w:pStyle w:val="NormalWeb"/>
        <w:numPr>
          <w:ilvl w:val="0"/>
          <w:numId w:val="17"/>
        </w:numPr>
        <w:spacing w:line="312" w:lineRule="auto"/>
        <w:jc w:val="both"/>
        <w:rPr>
          <w:rFonts w:ascii="Time s New Roman" w:hAnsi="Time s New Roman"/>
          <w:sz w:val="26"/>
          <w:szCs w:val="26"/>
          <w:lang w:val="vi-VN"/>
        </w:rPr>
      </w:pPr>
      <w:r w:rsidRPr="001F04C9">
        <w:rPr>
          <w:rFonts w:ascii="Time s New Roman" w:hAnsi="Time s New Roman"/>
          <w:sz w:val="26"/>
          <w:szCs w:val="26"/>
          <w:lang w:val="vi-VN"/>
        </w:rPr>
        <w:t>Quan hệ n – n</w:t>
      </w:r>
    </w:p>
    <w:p w14:paraId="50B2A3F6" w14:textId="1944F3DC" w:rsidR="005C5162" w:rsidRPr="001F04C9" w:rsidRDefault="00182EC1" w:rsidP="00664455">
      <w:pPr>
        <w:pStyle w:val="NormalWeb"/>
        <w:numPr>
          <w:ilvl w:val="1"/>
          <w:numId w:val="17"/>
        </w:numPr>
        <w:spacing w:line="312" w:lineRule="auto"/>
        <w:jc w:val="both"/>
        <w:rPr>
          <w:rFonts w:ascii="Time s New Roman" w:hAnsi="Time s New Roman"/>
          <w:sz w:val="26"/>
          <w:szCs w:val="26"/>
        </w:rPr>
      </w:pPr>
      <w:r w:rsidRPr="001F04C9">
        <w:rPr>
          <w:rFonts w:ascii="Time s New Roman" w:hAnsi="Time s New Roman"/>
          <w:sz w:val="26"/>
          <w:szCs w:val="26"/>
        </w:rPr>
        <w:t xml:space="preserve">Bảng </w:t>
      </w:r>
      <w:r w:rsidR="005C5162" w:rsidRPr="001F04C9">
        <w:rPr>
          <w:rFonts w:ascii="Time s New Roman" w:hAnsi="Time s New Roman"/>
          <w:sz w:val="26"/>
          <w:szCs w:val="26"/>
          <w:lang w:val="vi-VN"/>
        </w:rPr>
        <w:t xml:space="preserve"> trung gian: </w:t>
      </w:r>
      <w:r w:rsidR="005C5162" w:rsidRPr="001F04C9">
        <w:rPr>
          <w:rFonts w:ascii="Time s New Roman" w:hAnsi="Time s New Roman"/>
          <w:b/>
          <w:bCs/>
          <w:sz w:val="26"/>
          <w:szCs w:val="26"/>
        </w:rPr>
        <w:t xml:space="preserve"> CHI_TIET_DON_NCC</w:t>
      </w:r>
      <w:r w:rsidR="005C5162" w:rsidRPr="001F04C9">
        <w:rPr>
          <w:rFonts w:ascii="Time s New Roman" w:hAnsi="Time s New Roman"/>
          <w:sz w:val="26"/>
          <w:szCs w:val="26"/>
        </w:rPr>
        <w:t>:</w:t>
      </w:r>
      <w:r w:rsidR="005C5162" w:rsidRPr="001F04C9">
        <w:rPr>
          <w:rFonts w:ascii="Time s New Roman" w:hAnsi="Time s New Roman"/>
          <w:sz w:val="26"/>
          <w:szCs w:val="26"/>
          <w:lang w:val="vi-VN"/>
        </w:rPr>
        <w:t xml:space="preserve"> bao gồm hai thuộc tính khóa chính của</w:t>
      </w:r>
      <w:r w:rsidR="005C5162" w:rsidRPr="001F04C9">
        <w:rPr>
          <w:rFonts w:ascii="Time s New Roman" w:hAnsi="Time s New Roman"/>
          <w:sz w:val="26"/>
          <w:szCs w:val="26"/>
        </w:rPr>
        <w:t xml:space="preserve"> DON_DAT_HANG_NCC và NGUYEN_VAT_LIEU</w:t>
      </w:r>
      <w:r w:rsidR="005C5162" w:rsidRPr="001F04C9">
        <w:rPr>
          <w:rFonts w:ascii="Time s New Roman" w:hAnsi="Time s New Roman"/>
          <w:sz w:val="26"/>
          <w:szCs w:val="26"/>
          <w:lang w:val="vi-VN"/>
        </w:rPr>
        <w:t xml:space="preserve">  </w:t>
      </w:r>
    </w:p>
    <w:p w14:paraId="704905CE" w14:textId="77777777" w:rsidR="005C5162" w:rsidRPr="001F04C9" w:rsidRDefault="005C5162" w:rsidP="00664455">
      <w:pPr>
        <w:pStyle w:val="NormalWeb"/>
        <w:spacing w:line="312" w:lineRule="auto"/>
        <w:ind w:left="1440"/>
        <w:jc w:val="both"/>
        <w:rPr>
          <w:rFonts w:ascii="Time s New Roman" w:hAnsi="Time s New Roman"/>
          <w:sz w:val="26"/>
          <w:szCs w:val="26"/>
        </w:rPr>
      </w:pPr>
      <w:r w:rsidRPr="001F04C9">
        <w:rPr>
          <w:rFonts w:ascii="Time s New Roman" w:hAnsi="Time s New Roman"/>
          <w:sz w:val="26"/>
          <w:szCs w:val="26"/>
        </w:rPr>
        <w:t>Thuộc tính: MaCTDonNCC (PK), MaDonNCC (FK), MaNVL (FK), SoLuong, DonGia, ThanhTien.</w:t>
      </w:r>
    </w:p>
    <w:p w14:paraId="3C70B030" w14:textId="4EE6B5FC" w:rsidR="005C5162" w:rsidRPr="001F04C9" w:rsidRDefault="00182EC1" w:rsidP="00664455">
      <w:pPr>
        <w:pStyle w:val="NormalWeb"/>
        <w:numPr>
          <w:ilvl w:val="1"/>
          <w:numId w:val="17"/>
        </w:numPr>
        <w:spacing w:line="312" w:lineRule="auto"/>
        <w:jc w:val="both"/>
        <w:rPr>
          <w:rFonts w:ascii="Time s New Roman" w:hAnsi="Time s New Roman"/>
          <w:sz w:val="26"/>
          <w:szCs w:val="26"/>
        </w:rPr>
      </w:pPr>
      <w:r w:rsidRPr="001F04C9">
        <w:rPr>
          <w:rFonts w:ascii="Time s New Roman" w:hAnsi="Time s New Roman"/>
          <w:sz w:val="26"/>
          <w:szCs w:val="26"/>
        </w:rPr>
        <w:t xml:space="preserve">Bảng </w:t>
      </w:r>
      <w:r w:rsidR="005C5162" w:rsidRPr="001F04C9">
        <w:rPr>
          <w:rFonts w:ascii="Time s New Roman" w:hAnsi="Time s New Roman"/>
          <w:sz w:val="26"/>
          <w:szCs w:val="26"/>
          <w:lang w:val="vi-VN"/>
        </w:rPr>
        <w:t xml:space="preserve"> trung gian</w:t>
      </w:r>
      <w:r w:rsidR="005C5162" w:rsidRPr="001F04C9">
        <w:rPr>
          <w:rFonts w:ascii="Time s New Roman" w:hAnsi="Time s New Roman"/>
          <w:b/>
          <w:bCs/>
          <w:sz w:val="26"/>
          <w:szCs w:val="26"/>
        </w:rPr>
        <w:t xml:space="preserve"> CHI_TIET_DON_XUAT</w:t>
      </w:r>
      <w:r w:rsidR="005C5162" w:rsidRPr="001F04C9">
        <w:rPr>
          <w:rFonts w:ascii="Time s New Roman" w:hAnsi="Time s New Roman"/>
          <w:sz w:val="26"/>
          <w:szCs w:val="26"/>
        </w:rPr>
        <w:t>: bao</w:t>
      </w:r>
      <w:r w:rsidR="005C5162" w:rsidRPr="001F04C9">
        <w:rPr>
          <w:rFonts w:ascii="Time s New Roman" w:hAnsi="Time s New Roman"/>
          <w:sz w:val="26"/>
          <w:szCs w:val="26"/>
          <w:lang w:val="vi-VN"/>
        </w:rPr>
        <w:t xml:space="preserve"> gồm hai thuộc tính khóa chính của </w:t>
      </w:r>
      <w:r w:rsidR="005C5162" w:rsidRPr="001F04C9">
        <w:rPr>
          <w:rFonts w:ascii="Time s New Roman" w:hAnsi="Time s New Roman"/>
          <w:sz w:val="26"/>
          <w:szCs w:val="26"/>
        </w:rPr>
        <w:t>DON_XUAT_HANG và</w:t>
      </w:r>
      <w:r w:rsidR="005C5162" w:rsidRPr="001F04C9">
        <w:rPr>
          <w:rFonts w:ascii="Time s New Roman" w:hAnsi="Time s New Roman"/>
          <w:sz w:val="26"/>
          <w:szCs w:val="26"/>
          <w:lang w:val="vi-VN"/>
        </w:rPr>
        <w:t xml:space="preserve"> </w:t>
      </w:r>
      <w:r w:rsidR="005C5162" w:rsidRPr="001F04C9">
        <w:rPr>
          <w:rFonts w:ascii="Time s New Roman" w:hAnsi="Time s New Roman"/>
          <w:sz w:val="26"/>
          <w:szCs w:val="26"/>
        </w:rPr>
        <w:t>NGUYEN_VAT_LIEU</w:t>
      </w:r>
    </w:p>
    <w:p w14:paraId="4A24011F" w14:textId="77777777" w:rsidR="005C5162" w:rsidRPr="001F04C9" w:rsidRDefault="005C5162" w:rsidP="00664455">
      <w:pPr>
        <w:pStyle w:val="NormalWeb"/>
        <w:spacing w:line="312" w:lineRule="auto"/>
        <w:ind w:left="1440"/>
        <w:jc w:val="both"/>
        <w:rPr>
          <w:rFonts w:ascii="Time s New Roman" w:hAnsi="Time s New Roman"/>
          <w:sz w:val="26"/>
          <w:szCs w:val="26"/>
        </w:rPr>
      </w:pPr>
      <w:r w:rsidRPr="001F04C9">
        <w:rPr>
          <w:rFonts w:ascii="Time s New Roman" w:hAnsi="Time s New Roman"/>
          <w:sz w:val="26"/>
          <w:szCs w:val="26"/>
        </w:rPr>
        <w:t>Thuộc tính: MaCTDonXuat (PK), MaDonXuat (FK), MaNVL (FK), SoLuong, DonGia, ThanhTien.</w:t>
      </w:r>
    </w:p>
    <w:p w14:paraId="624BDA60" w14:textId="50165EB5" w:rsidR="005C5162" w:rsidRPr="001F04C9" w:rsidRDefault="00182EC1" w:rsidP="00664455">
      <w:pPr>
        <w:pStyle w:val="NormalWeb"/>
        <w:numPr>
          <w:ilvl w:val="1"/>
          <w:numId w:val="17"/>
        </w:numPr>
        <w:spacing w:line="312" w:lineRule="auto"/>
        <w:jc w:val="both"/>
        <w:rPr>
          <w:rFonts w:ascii="Time s New Roman" w:hAnsi="Time s New Roman"/>
          <w:sz w:val="26"/>
          <w:szCs w:val="26"/>
        </w:rPr>
      </w:pPr>
      <w:r w:rsidRPr="001F04C9">
        <w:rPr>
          <w:rFonts w:ascii="Time s New Roman" w:hAnsi="Time s New Roman"/>
          <w:sz w:val="26"/>
          <w:szCs w:val="26"/>
          <w:lang w:val="vi-VN"/>
        </w:rPr>
        <w:t xml:space="preserve">Bảng </w:t>
      </w:r>
      <w:r w:rsidR="005C5162" w:rsidRPr="001F04C9">
        <w:rPr>
          <w:rFonts w:ascii="Time s New Roman" w:hAnsi="Time s New Roman"/>
          <w:sz w:val="26"/>
          <w:szCs w:val="26"/>
          <w:lang w:val="vi-VN"/>
        </w:rPr>
        <w:t xml:space="preserve"> trung gian</w:t>
      </w:r>
      <w:r w:rsidR="005C5162" w:rsidRPr="001F04C9">
        <w:rPr>
          <w:rFonts w:ascii="Time s New Roman" w:hAnsi="Time s New Roman"/>
          <w:b/>
          <w:bCs/>
          <w:sz w:val="26"/>
          <w:szCs w:val="26"/>
          <w:lang w:val="vi-VN"/>
        </w:rPr>
        <w:t xml:space="preserve"> </w:t>
      </w:r>
      <w:r w:rsidR="005C5162" w:rsidRPr="001F04C9">
        <w:rPr>
          <w:rFonts w:ascii="Time s New Roman" w:hAnsi="Time s New Roman"/>
          <w:b/>
          <w:bCs/>
          <w:sz w:val="26"/>
          <w:szCs w:val="26"/>
        </w:rPr>
        <w:t>TON_KHO</w:t>
      </w:r>
      <w:r w:rsidR="005C5162" w:rsidRPr="001F04C9">
        <w:rPr>
          <w:rFonts w:ascii="Time s New Roman" w:hAnsi="Time s New Roman"/>
          <w:sz w:val="26"/>
          <w:szCs w:val="26"/>
        </w:rPr>
        <w:t>: bao</w:t>
      </w:r>
      <w:r w:rsidR="005C5162" w:rsidRPr="001F04C9">
        <w:rPr>
          <w:rFonts w:ascii="Time s New Roman" w:hAnsi="Time s New Roman"/>
          <w:sz w:val="26"/>
          <w:szCs w:val="26"/>
          <w:lang w:val="vi-VN"/>
        </w:rPr>
        <w:t xml:space="preserve"> gồm hai thuộc tính khóa chính của </w:t>
      </w:r>
      <w:r w:rsidR="005C5162" w:rsidRPr="001F04C9">
        <w:rPr>
          <w:rFonts w:ascii="Time s New Roman" w:hAnsi="Time s New Roman"/>
          <w:sz w:val="26"/>
          <w:szCs w:val="26"/>
        </w:rPr>
        <w:t xml:space="preserve"> KHO và NGUYEN_VAT_LIEU</w:t>
      </w:r>
    </w:p>
    <w:p w14:paraId="13058618" w14:textId="44EDD07F" w:rsidR="005C5162" w:rsidRPr="001F04C9" w:rsidRDefault="005C5162" w:rsidP="00664455">
      <w:pPr>
        <w:pStyle w:val="NormalWeb"/>
        <w:spacing w:line="312" w:lineRule="auto"/>
        <w:ind w:left="1440"/>
        <w:jc w:val="both"/>
        <w:rPr>
          <w:rFonts w:ascii="Time s New Roman" w:hAnsi="Time s New Roman"/>
          <w:sz w:val="26"/>
          <w:szCs w:val="26"/>
          <w:lang w:val="vi-VN"/>
        </w:rPr>
      </w:pPr>
      <w:r w:rsidRPr="001F04C9">
        <w:rPr>
          <w:rFonts w:ascii="Time s New Roman" w:hAnsi="Time s New Roman"/>
          <w:sz w:val="26"/>
          <w:szCs w:val="26"/>
        </w:rPr>
        <w:t>Thuộc tính: MaTonKho (PK), MaKho (FK), MaNVL (FK), SoLuongTon, NgayCapPhat.</w:t>
      </w:r>
    </w:p>
    <w:p w14:paraId="7021D801" w14:textId="3F1D43D2" w:rsidR="005C5162" w:rsidDel="00E07F26" w:rsidRDefault="000F2D03" w:rsidP="00664455">
      <w:pPr>
        <w:pStyle w:val="Heading2"/>
        <w:spacing w:line="312" w:lineRule="auto"/>
        <w:rPr>
          <w:del w:id="2160" w:author="Tuan NV" w:date="2026-04-16T22:44:00Z" w16du:dateUtc="2026-04-16T15:44:00Z"/>
          <w:bCs/>
          <w:sz w:val="28"/>
          <w:szCs w:val="28"/>
          <w:lang w:val="vi-VN"/>
        </w:rPr>
      </w:pPr>
      <w:bookmarkStart w:id="2161" w:name="_Toc227272687"/>
      <w:ins w:id="2162" w:author="Tuan NV" w:date="2026-04-16T22:44:00Z">
        <w:r w:rsidRPr="007F602B">
          <w:rPr>
            <w:bCs/>
            <w:noProof/>
          </w:rPr>
          <w:lastRenderedPageBreak/>
          <w:drawing>
            <wp:anchor distT="0" distB="0" distL="114300" distR="114300" simplePos="0" relativeHeight="251679744" behindDoc="0" locked="0" layoutInCell="1" allowOverlap="1" wp14:anchorId="1C577FCB" wp14:editId="324359A0">
              <wp:simplePos x="0" y="0"/>
              <wp:positionH relativeFrom="column">
                <wp:posOffset>76200</wp:posOffset>
              </wp:positionH>
              <wp:positionV relativeFrom="paragraph">
                <wp:posOffset>263525</wp:posOffset>
              </wp:positionV>
              <wp:extent cx="5624830" cy="4070350"/>
              <wp:effectExtent l="0" t="0" r="0" b="6350"/>
              <wp:wrapSquare wrapText="bothSides"/>
              <wp:docPr id="5302270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24830" cy="4070350"/>
                      </a:xfrm>
                      <a:prstGeom prst="rect">
                        <a:avLst/>
                      </a:prstGeom>
                      <a:noFill/>
                      <a:ln>
                        <a:noFill/>
                      </a:ln>
                    </pic:spPr>
                  </pic:pic>
                </a:graphicData>
              </a:graphic>
              <wp14:sizeRelH relativeFrom="page">
                <wp14:pctWidth>0</wp14:pctWidth>
              </wp14:sizeRelH>
              <wp14:sizeRelV relativeFrom="page">
                <wp14:pctHeight>0</wp14:pctHeight>
              </wp14:sizeRelV>
            </wp:anchor>
          </w:drawing>
        </w:r>
      </w:ins>
      <w:del w:id="2163" w:author="Tuan NV" w:date="2026-04-16T22:43:00Z" w16du:dateUtc="2026-04-16T15:43:00Z">
        <w:r w:rsidR="000C5564" w:rsidRPr="007F602B" w:rsidDel="000F2D03">
          <w:rPr>
            <w:bCs/>
            <w:noProof/>
            <w:sz w:val="28"/>
            <w:szCs w:val="28"/>
            <w:rPrChange w:id="2164" w:author="Tuan NV" w:date="2026-04-16T23:33:00Z" w16du:dateUtc="2026-04-16T16:33:00Z">
              <w:rPr>
                <w:b w:val="0"/>
                <w:noProof/>
              </w:rPr>
            </w:rPrChange>
          </w:rPr>
          <w:drawing>
            <wp:anchor distT="0" distB="0" distL="114300" distR="114300" simplePos="0" relativeHeight="251661312" behindDoc="0" locked="0" layoutInCell="1" allowOverlap="1" wp14:anchorId="5E6386C5" wp14:editId="23A5FF64">
              <wp:simplePos x="0" y="0"/>
              <wp:positionH relativeFrom="column">
                <wp:posOffset>-74295</wp:posOffset>
              </wp:positionH>
              <wp:positionV relativeFrom="paragraph">
                <wp:posOffset>422910</wp:posOffset>
              </wp:positionV>
              <wp:extent cx="5789295" cy="3905885"/>
              <wp:effectExtent l="0" t="0" r="1905" b="0"/>
              <wp:wrapSquare wrapText="bothSides"/>
              <wp:docPr id="113625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89295" cy="3905885"/>
                      </a:xfrm>
                      <a:prstGeom prst="rect">
                        <a:avLst/>
                      </a:prstGeom>
                      <a:noFill/>
                      <a:ln>
                        <a:noFill/>
                      </a:ln>
                    </pic:spPr>
                  </pic:pic>
                </a:graphicData>
              </a:graphic>
              <wp14:sizeRelH relativeFrom="page">
                <wp14:pctWidth>0</wp14:pctWidth>
              </wp14:sizeRelH>
              <wp14:sizeRelV relativeFrom="page">
                <wp14:pctHeight>0</wp14:pctHeight>
              </wp14:sizeRelV>
            </wp:anchor>
          </w:drawing>
        </w:r>
      </w:del>
      <w:r w:rsidR="00A762E3" w:rsidRPr="007F602B">
        <w:rPr>
          <w:bCs/>
          <w:noProof/>
          <w:sz w:val="28"/>
          <w:szCs w:val="28"/>
          <w:rPrChange w:id="2165" w:author="Tuan NV" w:date="2026-04-16T23:33:00Z" w16du:dateUtc="2026-04-16T16:33:00Z">
            <w:rPr>
              <w:b w:val="0"/>
              <w:noProof/>
            </w:rPr>
          </w:rPrChange>
        </w:rPr>
        <mc:AlternateContent>
          <mc:Choice Requires="wps">
            <w:drawing>
              <wp:anchor distT="0" distB="0" distL="114300" distR="114300" simplePos="0" relativeHeight="251678720" behindDoc="0" locked="0" layoutInCell="1" allowOverlap="1" wp14:anchorId="1E6A9C78" wp14:editId="2EDC005E">
                <wp:simplePos x="0" y="0"/>
                <wp:positionH relativeFrom="column">
                  <wp:posOffset>-74295</wp:posOffset>
                </wp:positionH>
                <wp:positionV relativeFrom="paragraph">
                  <wp:posOffset>4385945</wp:posOffset>
                </wp:positionV>
                <wp:extent cx="5713095" cy="635"/>
                <wp:effectExtent l="0" t="0" r="0" b="0"/>
                <wp:wrapSquare wrapText="bothSides"/>
                <wp:docPr id="123413417" name="Text Box 1"/>
                <wp:cNvGraphicFramePr/>
                <a:graphic xmlns:a="http://schemas.openxmlformats.org/drawingml/2006/main">
                  <a:graphicData uri="http://schemas.microsoft.com/office/word/2010/wordprocessingShape">
                    <wps:wsp>
                      <wps:cNvSpPr txBox="1"/>
                      <wps:spPr>
                        <a:xfrm>
                          <a:off x="0" y="0"/>
                          <a:ext cx="5713095" cy="635"/>
                        </a:xfrm>
                        <a:prstGeom prst="rect">
                          <a:avLst/>
                        </a:prstGeom>
                        <a:solidFill>
                          <a:prstClr val="white"/>
                        </a:solidFill>
                        <a:ln>
                          <a:noFill/>
                        </a:ln>
                      </wps:spPr>
                      <wps:txbx>
                        <w:txbxContent>
                          <w:p w14:paraId="3DCA7F04" w14:textId="66748BF7" w:rsidR="00A762E3" w:rsidRPr="00A762E3" w:rsidRDefault="00A762E3" w:rsidP="00A762E3">
                            <w:pPr>
                              <w:pStyle w:val="Caption"/>
                              <w:jc w:val="center"/>
                              <w:rPr>
                                <w:b/>
                                <w:noProof/>
                                <w:color w:val="auto"/>
                                <w:sz w:val="32"/>
                                <w:szCs w:val="32"/>
                              </w:rPr>
                            </w:pPr>
                            <w:bookmarkStart w:id="2166" w:name="_Toc227268157"/>
                            <w:r w:rsidRPr="00A762E3">
                              <w:rPr>
                                <w:sz w:val="24"/>
                                <w:szCs w:val="24"/>
                              </w:rPr>
                              <w:t xml:space="preserve">Hình </w:t>
                            </w:r>
                            <w:r w:rsidRPr="00A762E3">
                              <w:rPr>
                                <w:sz w:val="24"/>
                                <w:szCs w:val="24"/>
                              </w:rPr>
                              <w:fldChar w:fldCharType="begin"/>
                            </w:r>
                            <w:r w:rsidRPr="00A762E3">
                              <w:rPr>
                                <w:sz w:val="24"/>
                                <w:szCs w:val="24"/>
                              </w:rPr>
                              <w:instrText xml:space="preserve"> SEQ Hình \* ARABIC </w:instrText>
                            </w:r>
                            <w:r w:rsidRPr="00A762E3">
                              <w:rPr>
                                <w:sz w:val="24"/>
                                <w:szCs w:val="24"/>
                              </w:rPr>
                              <w:fldChar w:fldCharType="separate"/>
                            </w:r>
                            <w:r w:rsidRPr="00A762E3">
                              <w:rPr>
                                <w:noProof/>
                                <w:sz w:val="24"/>
                                <w:szCs w:val="24"/>
                              </w:rPr>
                              <w:t>18</w:t>
                            </w:r>
                            <w:r w:rsidRPr="00A762E3">
                              <w:rPr>
                                <w:sz w:val="24"/>
                                <w:szCs w:val="24"/>
                              </w:rPr>
                              <w:fldChar w:fldCharType="end"/>
                            </w:r>
                            <w:r w:rsidRPr="00A762E3">
                              <w:rPr>
                                <w:sz w:val="24"/>
                                <w:szCs w:val="24"/>
                                <w:lang w:val="vi-VN"/>
                              </w:rPr>
                              <w:t>. Mô hình quan hệ</w:t>
                            </w:r>
                            <w:bookmarkEnd w:id="21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6A9C78" id="_x0000_s1031" type="#_x0000_t202" style="position:absolute;margin-left:-5.85pt;margin-top:345.35pt;width:449.8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" stroked="f">
                <v:textbox style="mso-fit-shape-to-text:t" inset="0,0,0,0">
                  <w:txbxContent>
                    <w:p w14:paraId="3DCA7F04" w14:textId="66748BF7" w:rsidR="00A762E3" w:rsidRPr="00A762E3" w:rsidRDefault="00A762E3" w:rsidP="00A762E3">
                      <w:pPr>
                        <w:pStyle w:val="Caption"/>
                        <w:jc w:val="center"/>
                        <w:rPr>
                          <w:b/>
                          <w:noProof/>
                          <w:color w:val="auto"/>
                          <w:sz w:val="32"/>
                          <w:szCs w:val="32"/>
                        </w:rPr>
                      </w:pPr>
                      <w:bookmarkStart w:id="2167" w:name="_Toc227268157"/>
                      <w:r w:rsidRPr="00A762E3">
                        <w:rPr>
                          <w:sz w:val="24"/>
                          <w:szCs w:val="24"/>
                        </w:rPr>
                        <w:t xml:space="preserve">Hình </w:t>
                      </w:r>
                      <w:r w:rsidRPr="00A762E3">
                        <w:rPr>
                          <w:sz w:val="24"/>
                          <w:szCs w:val="24"/>
                        </w:rPr>
                        <w:fldChar w:fldCharType="begin"/>
                      </w:r>
                      <w:r w:rsidRPr="00A762E3">
                        <w:rPr>
                          <w:sz w:val="24"/>
                          <w:szCs w:val="24"/>
                        </w:rPr>
                        <w:instrText xml:space="preserve"> SEQ Hình \* ARABIC </w:instrText>
                      </w:r>
                      <w:r w:rsidRPr="00A762E3">
                        <w:rPr>
                          <w:sz w:val="24"/>
                          <w:szCs w:val="24"/>
                        </w:rPr>
                        <w:fldChar w:fldCharType="separate"/>
                      </w:r>
                      <w:r w:rsidRPr="00A762E3">
                        <w:rPr>
                          <w:noProof/>
                          <w:sz w:val="24"/>
                          <w:szCs w:val="24"/>
                        </w:rPr>
                        <w:t>18</w:t>
                      </w:r>
                      <w:r w:rsidRPr="00A762E3">
                        <w:rPr>
                          <w:sz w:val="24"/>
                          <w:szCs w:val="24"/>
                        </w:rPr>
                        <w:fldChar w:fldCharType="end"/>
                      </w:r>
                      <w:r w:rsidRPr="00A762E3">
                        <w:rPr>
                          <w:sz w:val="24"/>
                          <w:szCs w:val="24"/>
                          <w:lang w:val="vi-VN"/>
                        </w:rPr>
                        <w:t>. Mô hình quan hệ</w:t>
                      </w:r>
                      <w:bookmarkEnd w:id="2167"/>
                    </w:p>
                  </w:txbxContent>
                </v:textbox>
                <w10:wrap type="square"/>
              </v:shape>
            </w:pict>
          </mc:Fallback>
        </mc:AlternateContent>
      </w:r>
      <w:r w:rsidR="00282CF4" w:rsidRPr="007F602B">
        <w:rPr>
          <w:bCs/>
          <w:sz w:val="28"/>
          <w:szCs w:val="28"/>
          <w:lang w:val="vi-VN"/>
          <w:rPrChange w:id="2168" w:author="Tuan NV" w:date="2026-04-16T23:33:00Z" w16du:dateUtc="2026-04-16T16:33:00Z">
            <w:rPr>
              <w:b w:val="0"/>
              <w:lang w:val="vi-VN"/>
            </w:rPr>
          </w:rPrChange>
        </w:rPr>
        <w:t>3.3</w:t>
      </w:r>
      <w:r w:rsidR="005C5162" w:rsidRPr="007F602B">
        <w:rPr>
          <w:bCs/>
          <w:sz w:val="28"/>
          <w:szCs w:val="28"/>
          <w:lang w:val="vi-VN"/>
          <w:rPrChange w:id="2169" w:author="Tuan NV" w:date="2026-04-16T23:33:00Z" w16du:dateUtc="2026-04-16T16:33:00Z">
            <w:rPr>
              <w:b w:val="0"/>
              <w:lang w:val="vi-VN"/>
            </w:rPr>
          </w:rPrChange>
        </w:rPr>
        <w:t>. Mô hình quan hệ</w:t>
      </w:r>
      <w:bookmarkEnd w:id="2161"/>
    </w:p>
    <w:p w14:paraId="0EA2E774" w14:textId="77777777" w:rsidR="00E07F26" w:rsidRPr="00E07F26" w:rsidRDefault="00E07F26" w:rsidP="00E07F26">
      <w:pPr>
        <w:rPr>
          <w:ins w:id="2170" w:author="Tuan NV" w:date="2026-04-16T23:42:00Z" w16du:dateUtc="2026-04-16T16:42:00Z"/>
          <w:lang w:val="vi-VN"/>
        </w:rPr>
        <w:pPrChange w:id="2171" w:author="Tuan NV" w:date="2026-04-16T23:42:00Z" w16du:dateUtc="2026-04-16T16:42:00Z">
          <w:pPr>
            <w:pStyle w:val="Heading2"/>
            <w:spacing w:line="312" w:lineRule="auto"/>
          </w:pPr>
        </w:pPrChange>
      </w:pPr>
    </w:p>
    <w:p w14:paraId="5D688C95" w14:textId="62C65429" w:rsidR="005C5162" w:rsidRPr="000F2D03" w:rsidDel="007F602B" w:rsidRDefault="005C5162">
      <w:pPr>
        <w:pStyle w:val="Heading2"/>
        <w:spacing w:line="312" w:lineRule="auto"/>
        <w:rPr>
          <w:del w:id="2172" w:author="Tuan NV" w:date="2026-04-16T23:33:00Z" w16du:dateUtc="2026-04-16T16:33:00Z"/>
          <w:lang w:val="vi-VN"/>
          <w:rPrChange w:id="2173" w:author="Tuan NV" w:date="2026-04-16T22:44:00Z" w16du:dateUtc="2026-04-16T15:44:00Z">
            <w:rPr>
              <w:del w:id="2174" w:author="Tuan NV" w:date="2026-04-16T23:33:00Z" w16du:dateUtc="2026-04-16T16:33:00Z"/>
            </w:rPr>
          </w:rPrChange>
        </w:rPr>
        <w:pPrChange w:id="2175" w:author="Tuan NV" w:date="2026-04-16T22:44:00Z" w16du:dateUtc="2026-04-16T15:44:00Z">
          <w:pPr>
            <w:spacing w:line="312" w:lineRule="auto"/>
            <w:jc w:val="both"/>
          </w:pPr>
        </w:pPrChange>
      </w:pPr>
    </w:p>
    <w:p w14:paraId="16EBD83F" w14:textId="6F8C10C4" w:rsidR="00282CF4" w:rsidRPr="000F2D03" w:rsidRDefault="00282CF4" w:rsidP="00664455">
      <w:pPr>
        <w:pStyle w:val="Heading2"/>
        <w:spacing w:line="312" w:lineRule="auto"/>
        <w:rPr>
          <w:sz w:val="28"/>
          <w:szCs w:val="28"/>
          <w:lang w:val="vi-VN"/>
          <w:rPrChange w:id="2176" w:author="Tuan NV" w:date="2026-04-16T22:44:00Z" w16du:dateUtc="2026-04-16T15:44:00Z">
            <w:rPr>
              <w:lang w:val="vi-VN"/>
            </w:rPr>
          </w:rPrChange>
        </w:rPr>
      </w:pPr>
      <w:bookmarkStart w:id="2177" w:name="_Toc227272688"/>
      <w:r w:rsidRPr="000F2D03">
        <w:rPr>
          <w:sz w:val="28"/>
          <w:szCs w:val="28"/>
          <w:lang w:val="vi-VN"/>
          <w:rPrChange w:id="2178" w:author="Tuan NV" w:date="2026-04-16T22:44:00Z" w16du:dateUtc="2026-04-16T15:44:00Z">
            <w:rPr>
              <w:lang w:val="vi-VN"/>
            </w:rPr>
          </w:rPrChange>
        </w:rPr>
        <w:t>3.</w:t>
      </w:r>
      <w:r w:rsidR="005C5162" w:rsidRPr="000F2D03">
        <w:rPr>
          <w:sz w:val="28"/>
          <w:szCs w:val="28"/>
          <w:lang w:val="vi-VN"/>
          <w:rPrChange w:id="2179" w:author="Tuan NV" w:date="2026-04-16T22:44:00Z" w16du:dateUtc="2026-04-16T15:44:00Z">
            <w:rPr>
              <w:lang w:val="vi-VN"/>
            </w:rPr>
          </w:rPrChange>
        </w:rPr>
        <w:t xml:space="preserve">4. Mô tả thuộc tính </w:t>
      </w:r>
      <w:r w:rsidR="00182EC1" w:rsidRPr="000F2D03">
        <w:rPr>
          <w:sz w:val="28"/>
          <w:szCs w:val="28"/>
          <w:lang w:val="vi-VN"/>
          <w:rPrChange w:id="2180" w:author="Tuan NV" w:date="2026-04-16T22:44:00Z" w16du:dateUtc="2026-04-16T15:44:00Z">
            <w:rPr>
              <w:lang w:val="vi-VN"/>
            </w:rPr>
          </w:rPrChange>
        </w:rPr>
        <w:t>Bảng</w:t>
      </w:r>
      <w:bookmarkEnd w:id="2177"/>
      <w:r w:rsidR="00182EC1" w:rsidRPr="000F2D03">
        <w:rPr>
          <w:sz w:val="28"/>
          <w:szCs w:val="28"/>
          <w:lang w:val="vi-VN"/>
          <w:rPrChange w:id="2181" w:author="Tuan NV" w:date="2026-04-16T22:44:00Z" w16du:dateUtc="2026-04-16T15:44:00Z">
            <w:rPr>
              <w:lang w:val="vi-VN"/>
            </w:rPr>
          </w:rPrChange>
        </w:rPr>
        <w:t xml:space="preserve"> </w:t>
      </w:r>
    </w:p>
    <w:p w14:paraId="543949C8" w14:textId="2EF38B15" w:rsidR="000C5564" w:rsidRPr="000F2D03" w:rsidRDefault="000C5564" w:rsidP="00182EC1">
      <w:pPr>
        <w:pStyle w:val="Heading3"/>
        <w:spacing w:line="312" w:lineRule="auto"/>
        <w:ind w:left="0"/>
        <w:rPr>
          <w:rFonts w:ascii="Times  New Roman" w:hAnsi="Times  New Roman"/>
          <w:sz w:val="28"/>
          <w:szCs w:val="28"/>
          <w:rPrChange w:id="2182" w:author="Tuan NV" w:date="2026-04-16T22:44:00Z" w16du:dateUtc="2026-04-16T15:44:00Z">
            <w:rPr>
              <w:rFonts w:ascii="Times  New Roman" w:hAnsi="Times  New Roman"/>
              <w:b w:val="0"/>
              <w:bCs/>
              <w:szCs w:val="26"/>
            </w:rPr>
          </w:rPrChange>
        </w:rPr>
      </w:pPr>
      <w:bookmarkStart w:id="2183" w:name="_Toc227272689"/>
      <w:r w:rsidRPr="000F2D03">
        <w:rPr>
          <w:rFonts w:ascii="Times  New Roman" w:hAnsi="Times  New Roman"/>
          <w:sz w:val="28"/>
          <w:szCs w:val="28"/>
          <w:rPrChange w:id="2184" w:author="Tuan NV" w:date="2026-04-16T22:44:00Z" w16du:dateUtc="2026-04-16T15:44:00Z">
            <w:rPr>
              <w:rFonts w:ascii="Times  New Roman" w:hAnsi="Times  New Roman"/>
              <w:b w:val="0"/>
              <w:bCs/>
              <w:szCs w:val="26"/>
            </w:rPr>
          </w:rPrChange>
        </w:rPr>
        <w:t>3</w:t>
      </w:r>
      <w:r w:rsidRPr="000F2D03">
        <w:rPr>
          <w:rFonts w:ascii="Times  New Roman" w:hAnsi="Times  New Roman"/>
          <w:sz w:val="28"/>
          <w:szCs w:val="28"/>
          <w:lang w:val="vi-VN"/>
          <w:rPrChange w:id="2185" w:author="Tuan NV" w:date="2026-04-16T22:44:00Z" w16du:dateUtc="2026-04-16T15:44:00Z">
            <w:rPr>
              <w:rFonts w:ascii="Times  New Roman" w:hAnsi="Times  New Roman"/>
              <w:b w:val="0"/>
              <w:bCs/>
              <w:szCs w:val="26"/>
              <w:lang w:val="vi-VN"/>
            </w:rPr>
          </w:rPrChange>
        </w:rPr>
        <w:t xml:space="preserve">.4.1. </w:t>
      </w:r>
      <w:r w:rsidR="00182EC1" w:rsidRPr="000F2D03">
        <w:rPr>
          <w:rFonts w:ascii="Times  New Roman" w:hAnsi="Times  New Roman"/>
          <w:sz w:val="28"/>
          <w:szCs w:val="28"/>
          <w:rPrChange w:id="2186" w:author="Tuan NV" w:date="2026-04-16T22:44:00Z" w16du:dateUtc="2026-04-16T15:44:00Z">
            <w:rPr>
              <w:rFonts w:ascii="Times  New Roman" w:hAnsi="Times  New Roman"/>
              <w:b w:val="0"/>
              <w:bCs/>
              <w:szCs w:val="26"/>
            </w:rPr>
          </w:rPrChange>
        </w:rPr>
        <w:t xml:space="preserve">Bảng </w:t>
      </w:r>
      <w:r w:rsidRPr="000F2D03">
        <w:rPr>
          <w:rFonts w:ascii="Times  New Roman" w:hAnsi="Times  New Roman"/>
          <w:sz w:val="28"/>
          <w:szCs w:val="28"/>
          <w:rPrChange w:id="2187" w:author="Tuan NV" w:date="2026-04-16T22:44:00Z" w16du:dateUtc="2026-04-16T15:44:00Z">
            <w:rPr>
              <w:rFonts w:ascii="Times  New Roman" w:hAnsi="Times  New Roman"/>
              <w:b w:val="0"/>
              <w:bCs/>
              <w:szCs w:val="26"/>
            </w:rPr>
          </w:rPrChange>
        </w:rPr>
        <w:t xml:space="preserve"> NHA_CUNG_CAP (Nh</w:t>
      </w:r>
      <w:r w:rsidRPr="000F2D03">
        <w:rPr>
          <w:rFonts w:ascii="Times  New Roman" w:hAnsi="Times  New Roman" w:hint="eastAsia"/>
          <w:sz w:val="28"/>
          <w:szCs w:val="28"/>
          <w:rPrChange w:id="2188" w:author="Tuan NV" w:date="2026-04-16T22:44:00Z" w16du:dateUtc="2026-04-16T15:44:00Z">
            <w:rPr>
              <w:rFonts w:ascii="Times  New Roman" w:hAnsi="Times  New Roman" w:hint="eastAsia"/>
              <w:b w:val="0"/>
              <w:bCs/>
              <w:szCs w:val="26"/>
            </w:rPr>
          </w:rPrChange>
        </w:rPr>
        <w:t>à</w:t>
      </w:r>
      <w:r w:rsidRPr="000F2D03">
        <w:rPr>
          <w:rFonts w:ascii="Times  New Roman" w:hAnsi="Times  New Roman"/>
          <w:sz w:val="28"/>
          <w:szCs w:val="28"/>
          <w:rPrChange w:id="2189" w:author="Tuan NV" w:date="2026-04-16T22:44:00Z" w16du:dateUtc="2026-04-16T15:44:00Z">
            <w:rPr>
              <w:rFonts w:ascii="Times  New Roman" w:hAnsi="Times  New Roman"/>
              <w:b w:val="0"/>
              <w:bCs/>
              <w:szCs w:val="26"/>
            </w:rPr>
          </w:rPrChange>
        </w:rPr>
        <w:t xml:space="preserve"> cung cấp)</w:t>
      </w:r>
      <w:bookmarkEnd w:id="2183"/>
    </w:p>
    <w:p w14:paraId="34D070AC" w14:textId="08B5F38B" w:rsidR="000C5564" w:rsidRPr="001F04C9" w:rsidRDefault="000C5564" w:rsidP="00182EC1">
      <w:pPr>
        <w:numPr>
          <w:ilvl w:val="0"/>
          <w:numId w:val="39"/>
        </w:numPr>
        <w:spacing w:line="312" w:lineRule="auto"/>
        <w:rPr>
          <w:rFonts w:ascii="Times  New Roman" w:hAnsi="Times  New Roman"/>
          <w:bCs/>
          <w:sz w:val="26"/>
          <w:szCs w:val="26"/>
        </w:rPr>
      </w:pPr>
      <w:r w:rsidRPr="001F04C9">
        <w:rPr>
          <w:rFonts w:ascii="Times  New Roman" w:hAnsi="Times  New Roman"/>
          <w:bCs/>
          <w:sz w:val="26"/>
          <w:szCs w:val="26"/>
        </w:rPr>
        <w:t>Mục đích: Lưu trữ danh sách các đối tác cung cấp nguyên vật liệu đầu vào cho doanh nghiệp.</w:t>
      </w:r>
    </w:p>
    <w:p w14:paraId="3B7F495B" w14:textId="19F786FD" w:rsidR="000C5564" w:rsidRPr="001F04C9" w:rsidRDefault="000C5564" w:rsidP="00182EC1">
      <w:pPr>
        <w:numPr>
          <w:ilvl w:val="0"/>
          <w:numId w:val="39"/>
        </w:numPr>
        <w:spacing w:line="312" w:lineRule="auto"/>
        <w:rPr>
          <w:rFonts w:ascii="Times  New Roman" w:hAnsi="Times  New Roman"/>
          <w:bCs/>
          <w:sz w:val="26"/>
          <w:szCs w:val="26"/>
        </w:rPr>
      </w:pPr>
      <w:r w:rsidRPr="001F04C9">
        <w:rPr>
          <w:rFonts w:ascii="Times  New Roman" w:hAnsi="Times  New Roman"/>
          <w:bCs/>
          <w:sz w:val="26"/>
          <w:szCs w:val="26"/>
        </w:rPr>
        <w:t>Chi tiết thuộc tính:</w:t>
      </w:r>
    </w:p>
    <w:p w14:paraId="1D2DFDDB" w14:textId="28C95934" w:rsidR="000C5564" w:rsidRPr="001F04C9" w:rsidRDefault="000C5564" w:rsidP="00182EC1">
      <w:pPr>
        <w:numPr>
          <w:ilvl w:val="1"/>
          <w:numId w:val="39"/>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MaNCC (</w:t>
      </w:r>
      <w:r w:rsidR="00182EC1" w:rsidRPr="001F04C9">
        <w:rPr>
          <w:rFonts w:ascii="Times  New Roman" w:hAnsi="Times  New Roman"/>
          <w:bCs/>
          <w:sz w:val="26"/>
          <w:szCs w:val="26"/>
        </w:rPr>
        <w:t>varchar</w:t>
      </w:r>
      <w:r w:rsidRPr="001F04C9">
        <w:rPr>
          <w:rFonts w:ascii="Times  New Roman" w:hAnsi="Times  New Roman"/>
          <w:bCs/>
          <w:sz w:val="26"/>
          <w:szCs w:val="26"/>
        </w:rPr>
        <w:t>): Mã định danh duy nhất (Khóa chính).</w:t>
      </w:r>
    </w:p>
    <w:p w14:paraId="08706D37" w14:textId="5940E5AD" w:rsidR="000C5564" w:rsidRPr="001F04C9" w:rsidRDefault="000C5564" w:rsidP="00182EC1">
      <w:pPr>
        <w:numPr>
          <w:ilvl w:val="1"/>
          <w:numId w:val="39"/>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TenNCC (varchar): Tên đầy đủ của nhà cung cấp.</w:t>
      </w:r>
    </w:p>
    <w:p w14:paraId="5C1A825D" w14:textId="69CF149F" w:rsidR="000C5564" w:rsidRPr="001F04C9" w:rsidRDefault="000C5564" w:rsidP="00182EC1">
      <w:pPr>
        <w:numPr>
          <w:ilvl w:val="1"/>
          <w:numId w:val="39"/>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DiaChi (varchar): Địa chỉ trụ sở của đối tác.</w:t>
      </w:r>
    </w:p>
    <w:p w14:paraId="00080A26" w14:textId="4D58F2EF" w:rsidR="000C5564" w:rsidRPr="001F04C9" w:rsidRDefault="000C5564" w:rsidP="00182EC1">
      <w:pPr>
        <w:numPr>
          <w:ilvl w:val="1"/>
          <w:numId w:val="39"/>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DienThoai (varchar): Số điện thoại liên hệ chính thức.</w:t>
      </w:r>
    </w:p>
    <w:p w14:paraId="4F79F78B" w14:textId="6297E901" w:rsidR="000C5564" w:rsidRPr="001F04C9" w:rsidRDefault="000C5564" w:rsidP="00182EC1">
      <w:pPr>
        <w:numPr>
          <w:ilvl w:val="1"/>
          <w:numId w:val="39"/>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Email (varchar): Địa chỉ thư điện tử để gửi đơn đặt hàng.</w:t>
      </w:r>
    </w:p>
    <w:p w14:paraId="151A81FE" w14:textId="77777777" w:rsidR="000C5564" w:rsidRPr="001F04C9" w:rsidRDefault="000C5564" w:rsidP="00182EC1">
      <w:pPr>
        <w:numPr>
          <w:ilvl w:val="1"/>
          <w:numId w:val="39"/>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QuocGia (varchar): Quốc gia nơi nhà cung cấp đặt trụ sở.</w:t>
      </w:r>
    </w:p>
    <w:p w14:paraId="34F99D01" w14:textId="77777777" w:rsidR="000C5564" w:rsidRPr="001F04C9" w:rsidRDefault="000C5564" w:rsidP="00182EC1">
      <w:pPr>
        <w:numPr>
          <w:ilvl w:val="1"/>
          <w:numId w:val="39"/>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TrangThai (bit): Trạng thái hợp tác (Ví dụ: 1 là đang giao dịch, 0 là ngừng).</w:t>
      </w:r>
    </w:p>
    <w:p w14:paraId="6708FDE3" w14:textId="2F2C9871" w:rsidR="000C5564" w:rsidRPr="000F2D03" w:rsidRDefault="008E5B7D" w:rsidP="00182EC1">
      <w:pPr>
        <w:pStyle w:val="Heading3"/>
        <w:spacing w:line="312" w:lineRule="auto"/>
        <w:ind w:left="0"/>
        <w:rPr>
          <w:rFonts w:ascii="Times  New Roman" w:hAnsi="Times  New Roman"/>
          <w:sz w:val="28"/>
          <w:szCs w:val="28"/>
          <w:rPrChange w:id="2190" w:author="Tuan NV" w:date="2026-04-16T22:44:00Z" w16du:dateUtc="2026-04-16T15:44:00Z">
            <w:rPr>
              <w:rFonts w:ascii="Times  New Roman" w:hAnsi="Times  New Roman"/>
              <w:b w:val="0"/>
              <w:bCs/>
              <w:szCs w:val="26"/>
            </w:rPr>
          </w:rPrChange>
        </w:rPr>
      </w:pPr>
      <w:bookmarkStart w:id="2191" w:name="_Toc227272690"/>
      <w:r w:rsidRPr="000F2D03">
        <w:rPr>
          <w:rFonts w:ascii="Times  New Roman" w:hAnsi="Times  New Roman"/>
          <w:sz w:val="28"/>
          <w:szCs w:val="28"/>
          <w:rPrChange w:id="2192" w:author="Tuan NV" w:date="2026-04-16T22:44:00Z" w16du:dateUtc="2026-04-16T15:44:00Z">
            <w:rPr>
              <w:rFonts w:ascii="Times  New Roman" w:hAnsi="Times  New Roman"/>
              <w:b w:val="0"/>
              <w:bCs/>
              <w:szCs w:val="26"/>
            </w:rPr>
          </w:rPrChange>
        </w:rPr>
        <w:lastRenderedPageBreak/>
        <w:t>3</w:t>
      </w:r>
      <w:r w:rsidRPr="000F2D03">
        <w:rPr>
          <w:rFonts w:ascii="Times  New Roman" w:hAnsi="Times  New Roman"/>
          <w:sz w:val="28"/>
          <w:szCs w:val="28"/>
          <w:lang w:val="vi-VN"/>
          <w:rPrChange w:id="2193" w:author="Tuan NV" w:date="2026-04-16T22:44:00Z" w16du:dateUtc="2026-04-16T15:44:00Z">
            <w:rPr>
              <w:rFonts w:ascii="Times  New Roman" w:hAnsi="Times  New Roman"/>
              <w:b w:val="0"/>
              <w:bCs/>
              <w:szCs w:val="26"/>
              <w:lang w:val="vi-VN"/>
            </w:rPr>
          </w:rPrChange>
        </w:rPr>
        <w:t>.4.2.</w:t>
      </w:r>
      <w:r w:rsidR="000C5564" w:rsidRPr="000F2D03">
        <w:rPr>
          <w:rFonts w:ascii="Times  New Roman" w:hAnsi="Times  New Roman"/>
          <w:sz w:val="28"/>
          <w:szCs w:val="28"/>
          <w:rPrChange w:id="2194" w:author="Tuan NV" w:date="2026-04-16T22:44:00Z" w16du:dateUtc="2026-04-16T15:44:00Z">
            <w:rPr>
              <w:rFonts w:ascii="Times  New Roman" w:hAnsi="Times  New Roman"/>
              <w:b w:val="0"/>
              <w:bCs/>
              <w:szCs w:val="26"/>
            </w:rPr>
          </w:rPrChange>
        </w:rPr>
        <w:t xml:space="preserve"> </w:t>
      </w:r>
      <w:r w:rsidR="00182EC1" w:rsidRPr="000F2D03">
        <w:rPr>
          <w:rFonts w:ascii="Times  New Roman" w:hAnsi="Times  New Roman"/>
          <w:sz w:val="28"/>
          <w:szCs w:val="28"/>
          <w:rPrChange w:id="2195" w:author="Tuan NV" w:date="2026-04-16T22:44:00Z" w16du:dateUtc="2026-04-16T15:44:00Z">
            <w:rPr>
              <w:rFonts w:ascii="Times  New Roman" w:hAnsi="Times  New Roman"/>
              <w:b w:val="0"/>
              <w:bCs/>
              <w:szCs w:val="26"/>
            </w:rPr>
          </w:rPrChange>
        </w:rPr>
        <w:t xml:space="preserve">Bảng </w:t>
      </w:r>
      <w:r w:rsidR="000C5564" w:rsidRPr="000F2D03">
        <w:rPr>
          <w:rFonts w:ascii="Times  New Roman" w:hAnsi="Times  New Roman"/>
          <w:sz w:val="28"/>
          <w:szCs w:val="28"/>
          <w:rPrChange w:id="2196" w:author="Tuan NV" w:date="2026-04-16T22:44:00Z" w16du:dateUtc="2026-04-16T15:44:00Z">
            <w:rPr>
              <w:rFonts w:ascii="Times  New Roman" w:hAnsi="Times  New Roman"/>
              <w:b w:val="0"/>
              <w:bCs/>
              <w:szCs w:val="26"/>
            </w:rPr>
          </w:rPrChange>
        </w:rPr>
        <w:t xml:space="preserve"> NGUYEN_VAT_LIEU (Nguy</w:t>
      </w:r>
      <w:r w:rsidR="000C5564" w:rsidRPr="000F2D03">
        <w:rPr>
          <w:rFonts w:ascii="Times  New Roman" w:hAnsi="Times  New Roman" w:hint="eastAsia"/>
          <w:sz w:val="28"/>
          <w:szCs w:val="28"/>
          <w:rPrChange w:id="2197" w:author="Tuan NV" w:date="2026-04-16T22:44:00Z" w16du:dateUtc="2026-04-16T15:44:00Z">
            <w:rPr>
              <w:rFonts w:ascii="Times  New Roman" w:hAnsi="Times  New Roman" w:hint="eastAsia"/>
              <w:b w:val="0"/>
              <w:bCs/>
              <w:szCs w:val="26"/>
            </w:rPr>
          </w:rPrChange>
        </w:rPr>
        <w:t>ê</w:t>
      </w:r>
      <w:r w:rsidR="000C5564" w:rsidRPr="000F2D03">
        <w:rPr>
          <w:rFonts w:ascii="Times  New Roman" w:hAnsi="Times  New Roman"/>
          <w:sz w:val="28"/>
          <w:szCs w:val="28"/>
          <w:rPrChange w:id="2198" w:author="Tuan NV" w:date="2026-04-16T22:44:00Z" w16du:dateUtc="2026-04-16T15:44:00Z">
            <w:rPr>
              <w:rFonts w:ascii="Times  New Roman" w:hAnsi="Times  New Roman"/>
              <w:b w:val="0"/>
              <w:bCs/>
              <w:szCs w:val="26"/>
            </w:rPr>
          </w:rPrChange>
        </w:rPr>
        <w:t>n vật liệu)</w:t>
      </w:r>
      <w:bookmarkEnd w:id="2191"/>
    </w:p>
    <w:p w14:paraId="5F00D517" w14:textId="77777777" w:rsidR="000C5564" w:rsidRPr="001F04C9" w:rsidRDefault="000C5564" w:rsidP="00182EC1">
      <w:pPr>
        <w:numPr>
          <w:ilvl w:val="0"/>
          <w:numId w:val="40"/>
        </w:numPr>
        <w:spacing w:line="312" w:lineRule="auto"/>
        <w:rPr>
          <w:rFonts w:ascii="Times  New Roman" w:hAnsi="Times  New Roman"/>
          <w:bCs/>
          <w:sz w:val="26"/>
          <w:szCs w:val="26"/>
        </w:rPr>
      </w:pPr>
      <w:r w:rsidRPr="001F04C9">
        <w:rPr>
          <w:rFonts w:ascii="Times  New Roman" w:hAnsi="Times  New Roman"/>
          <w:bCs/>
          <w:sz w:val="26"/>
          <w:szCs w:val="26"/>
        </w:rPr>
        <w:t>Mục đích: Danh mục các mặt hàng, vật tư được sử dụng trong quá trình sản xuất hoặc kinh doanh.</w:t>
      </w:r>
    </w:p>
    <w:p w14:paraId="3DFBB536" w14:textId="77777777" w:rsidR="000C5564" w:rsidRPr="001F04C9" w:rsidRDefault="000C5564" w:rsidP="00182EC1">
      <w:pPr>
        <w:numPr>
          <w:ilvl w:val="0"/>
          <w:numId w:val="40"/>
        </w:numPr>
        <w:spacing w:line="312" w:lineRule="auto"/>
        <w:rPr>
          <w:rFonts w:ascii="Times  New Roman" w:hAnsi="Times  New Roman"/>
          <w:bCs/>
          <w:sz w:val="26"/>
          <w:szCs w:val="26"/>
        </w:rPr>
      </w:pPr>
      <w:r w:rsidRPr="001F04C9">
        <w:rPr>
          <w:rFonts w:ascii="Times  New Roman" w:hAnsi="Times  New Roman"/>
          <w:bCs/>
          <w:sz w:val="26"/>
          <w:szCs w:val="26"/>
        </w:rPr>
        <w:t>Chi tiết thuộc tính:</w:t>
      </w:r>
    </w:p>
    <w:p w14:paraId="7C63BAFF" w14:textId="7220E25F" w:rsidR="000C5564" w:rsidRPr="001F04C9" w:rsidRDefault="000C5564" w:rsidP="00182EC1">
      <w:pPr>
        <w:numPr>
          <w:ilvl w:val="1"/>
          <w:numId w:val="40"/>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MaNVL (</w:t>
      </w:r>
      <w:r w:rsidR="00182EC1" w:rsidRPr="001F04C9">
        <w:rPr>
          <w:rFonts w:ascii="Times  New Roman" w:hAnsi="Times  New Roman"/>
          <w:bCs/>
          <w:sz w:val="26"/>
          <w:szCs w:val="26"/>
        </w:rPr>
        <w:t>varchar</w:t>
      </w:r>
      <w:r w:rsidRPr="001F04C9">
        <w:rPr>
          <w:rFonts w:ascii="Times  New Roman" w:hAnsi="Times  New Roman"/>
          <w:bCs/>
          <w:sz w:val="26"/>
          <w:szCs w:val="26"/>
        </w:rPr>
        <w:t>): Mã định danh nguyên liệu (Khóa chính).</w:t>
      </w:r>
    </w:p>
    <w:p w14:paraId="1909B56F" w14:textId="77777777" w:rsidR="000C5564" w:rsidRPr="001F04C9" w:rsidRDefault="000C5564" w:rsidP="00182EC1">
      <w:pPr>
        <w:numPr>
          <w:ilvl w:val="1"/>
          <w:numId w:val="40"/>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TenNVL (varchar): Tên loại nguyên vật liệu.</w:t>
      </w:r>
    </w:p>
    <w:p w14:paraId="24823346" w14:textId="77777777" w:rsidR="000C5564" w:rsidRPr="001F04C9" w:rsidRDefault="000C5564" w:rsidP="00182EC1">
      <w:pPr>
        <w:numPr>
          <w:ilvl w:val="1"/>
          <w:numId w:val="40"/>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DonViTinh (varchar): Đơn vị đo lường (kg, mét, lít, cái...).</w:t>
      </w:r>
    </w:p>
    <w:p w14:paraId="31F5D700" w14:textId="77777777" w:rsidR="000C5564" w:rsidRPr="001F04C9" w:rsidRDefault="000C5564" w:rsidP="00182EC1">
      <w:pPr>
        <w:numPr>
          <w:ilvl w:val="1"/>
          <w:numId w:val="40"/>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GiaMua (decimal): Đơn giá nhập vào trung bình (Ràng buộc phải &gt; 0).</w:t>
      </w:r>
    </w:p>
    <w:p w14:paraId="3F45FB49" w14:textId="77777777" w:rsidR="000C5564" w:rsidRPr="001F04C9" w:rsidRDefault="000C5564" w:rsidP="00182EC1">
      <w:pPr>
        <w:numPr>
          <w:ilvl w:val="1"/>
          <w:numId w:val="40"/>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SoLuongTon (int): Tổng số lượng hiện đang có trong tất cả các kho.</w:t>
      </w:r>
    </w:p>
    <w:p w14:paraId="7AC5E2A7" w14:textId="77777777" w:rsidR="000C5564" w:rsidRPr="001F04C9" w:rsidRDefault="000C5564" w:rsidP="00182EC1">
      <w:pPr>
        <w:numPr>
          <w:ilvl w:val="1"/>
          <w:numId w:val="40"/>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MucTonToiThieu (int): Ngưỡng an toàn để hệ thống cảnh báo cần nhập thêm hàng.</w:t>
      </w:r>
    </w:p>
    <w:p w14:paraId="14951748" w14:textId="77777777" w:rsidR="000C5564" w:rsidRPr="001F04C9" w:rsidRDefault="000C5564" w:rsidP="00182EC1">
      <w:pPr>
        <w:numPr>
          <w:ilvl w:val="1"/>
          <w:numId w:val="40"/>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MoTa (varchar): Mô tả đặc tính kỹ thuật hoặc ghi chú thêm.</w:t>
      </w:r>
    </w:p>
    <w:p w14:paraId="36AAED50" w14:textId="3ACFEBD5" w:rsidR="000C5564" w:rsidRPr="000F2D03" w:rsidRDefault="008E5B7D" w:rsidP="00182EC1">
      <w:pPr>
        <w:pStyle w:val="Heading3"/>
        <w:spacing w:line="312" w:lineRule="auto"/>
        <w:ind w:left="0"/>
        <w:rPr>
          <w:rFonts w:ascii="Times  New Roman" w:hAnsi="Times  New Roman"/>
          <w:szCs w:val="26"/>
          <w:rPrChange w:id="2199" w:author="Tuan NV" w:date="2026-04-16T22:44:00Z" w16du:dateUtc="2026-04-16T15:44:00Z">
            <w:rPr>
              <w:rFonts w:ascii="Times  New Roman" w:hAnsi="Times  New Roman"/>
              <w:b w:val="0"/>
              <w:bCs/>
              <w:szCs w:val="26"/>
            </w:rPr>
          </w:rPrChange>
        </w:rPr>
      </w:pPr>
      <w:bookmarkStart w:id="2200" w:name="_Toc227272691"/>
      <w:r w:rsidRPr="000F2D03">
        <w:rPr>
          <w:rFonts w:ascii="Times  New Roman" w:hAnsi="Times  New Roman"/>
          <w:szCs w:val="26"/>
          <w:rPrChange w:id="2201" w:author="Tuan NV" w:date="2026-04-16T22:44:00Z" w16du:dateUtc="2026-04-16T15:44:00Z">
            <w:rPr>
              <w:rFonts w:ascii="Times  New Roman" w:hAnsi="Times  New Roman"/>
              <w:b w:val="0"/>
              <w:bCs/>
              <w:szCs w:val="26"/>
            </w:rPr>
          </w:rPrChange>
        </w:rPr>
        <w:t>3</w:t>
      </w:r>
      <w:r w:rsidRPr="000F2D03">
        <w:rPr>
          <w:rFonts w:ascii="Times  New Roman" w:hAnsi="Times  New Roman"/>
          <w:szCs w:val="26"/>
          <w:lang w:val="vi-VN"/>
          <w:rPrChange w:id="2202" w:author="Tuan NV" w:date="2026-04-16T22:44:00Z" w16du:dateUtc="2026-04-16T15:44:00Z">
            <w:rPr>
              <w:rFonts w:ascii="Times  New Roman" w:hAnsi="Times  New Roman"/>
              <w:b w:val="0"/>
              <w:bCs/>
              <w:szCs w:val="26"/>
              <w:lang w:val="vi-VN"/>
            </w:rPr>
          </w:rPrChange>
        </w:rPr>
        <w:t>.4.3</w:t>
      </w:r>
      <w:r w:rsidR="000C5564" w:rsidRPr="000F2D03">
        <w:rPr>
          <w:rFonts w:ascii="Times  New Roman" w:hAnsi="Times  New Roman"/>
          <w:szCs w:val="26"/>
          <w:rPrChange w:id="2203" w:author="Tuan NV" w:date="2026-04-16T22:44:00Z" w16du:dateUtc="2026-04-16T15:44:00Z">
            <w:rPr>
              <w:rFonts w:ascii="Times  New Roman" w:hAnsi="Times  New Roman"/>
              <w:b w:val="0"/>
              <w:bCs/>
              <w:szCs w:val="26"/>
            </w:rPr>
          </w:rPrChange>
        </w:rPr>
        <w:t xml:space="preserve">. </w:t>
      </w:r>
      <w:r w:rsidR="00182EC1" w:rsidRPr="000F2D03">
        <w:rPr>
          <w:rFonts w:ascii="Times  New Roman" w:hAnsi="Times  New Roman"/>
          <w:szCs w:val="26"/>
          <w:rPrChange w:id="2204" w:author="Tuan NV" w:date="2026-04-16T22:44:00Z" w16du:dateUtc="2026-04-16T15:44:00Z">
            <w:rPr>
              <w:rFonts w:ascii="Times  New Roman" w:hAnsi="Times  New Roman"/>
              <w:b w:val="0"/>
              <w:bCs/>
              <w:szCs w:val="26"/>
            </w:rPr>
          </w:rPrChange>
        </w:rPr>
        <w:t xml:space="preserve">Bảng </w:t>
      </w:r>
      <w:r w:rsidR="000C5564" w:rsidRPr="000F2D03">
        <w:rPr>
          <w:rFonts w:ascii="Times  New Roman" w:hAnsi="Times  New Roman"/>
          <w:szCs w:val="26"/>
          <w:rPrChange w:id="2205" w:author="Tuan NV" w:date="2026-04-16T22:44:00Z" w16du:dateUtc="2026-04-16T15:44:00Z">
            <w:rPr>
              <w:rFonts w:ascii="Times  New Roman" w:hAnsi="Times  New Roman"/>
              <w:b w:val="0"/>
              <w:bCs/>
              <w:szCs w:val="26"/>
            </w:rPr>
          </w:rPrChange>
        </w:rPr>
        <w:t xml:space="preserve"> </w:t>
      </w:r>
      <w:r w:rsidR="000C5564" w:rsidRPr="000F2D03">
        <w:rPr>
          <w:rFonts w:ascii="Times  New Roman" w:hAnsi="Times  New Roman"/>
          <w:sz w:val="28"/>
          <w:szCs w:val="28"/>
          <w:rPrChange w:id="2206" w:author="Tuan NV" w:date="2026-04-16T22:44:00Z" w16du:dateUtc="2026-04-16T15:44:00Z">
            <w:rPr>
              <w:rFonts w:ascii="Times  New Roman" w:hAnsi="Times  New Roman"/>
              <w:b w:val="0"/>
              <w:bCs/>
              <w:szCs w:val="26"/>
            </w:rPr>
          </w:rPrChange>
        </w:rPr>
        <w:t>KHO</w:t>
      </w:r>
      <w:r w:rsidR="000C5564" w:rsidRPr="000F2D03">
        <w:rPr>
          <w:rFonts w:ascii="Times  New Roman" w:hAnsi="Times  New Roman"/>
          <w:szCs w:val="26"/>
          <w:rPrChange w:id="2207" w:author="Tuan NV" w:date="2026-04-16T22:44:00Z" w16du:dateUtc="2026-04-16T15:44:00Z">
            <w:rPr>
              <w:rFonts w:ascii="Times  New Roman" w:hAnsi="Times  New Roman"/>
              <w:b w:val="0"/>
              <w:bCs/>
              <w:szCs w:val="26"/>
            </w:rPr>
          </w:rPrChange>
        </w:rPr>
        <w:t xml:space="preserve"> (Kho)</w:t>
      </w:r>
      <w:bookmarkEnd w:id="2200"/>
    </w:p>
    <w:p w14:paraId="565EECD4" w14:textId="77777777" w:rsidR="000C5564" w:rsidRPr="001F04C9" w:rsidRDefault="000C5564" w:rsidP="00182EC1">
      <w:pPr>
        <w:numPr>
          <w:ilvl w:val="0"/>
          <w:numId w:val="41"/>
        </w:numPr>
        <w:spacing w:line="312" w:lineRule="auto"/>
        <w:rPr>
          <w:rFonts w:ascii="Times  New Roman" w:hAnsi="Times  New Roman"/>
          <w:bCs/>
          <w:sz w:val="26"/>
          <w:szCs w:val="26"/>
        </w:rPr>
      </w:pPr>
      <w:r w:rsidRPr="001F04C9">
        <w:rPr>
          <w:rFonts w:ascii="Times  New Roman" w:hAnsi="Times  New Roman"/>
          <w:bCs/>
          <w:sz w:val="26"/>
          <w:szCs w:val="26"/>
        </w:rPr>
        <w:t>Mục đích: Quản lý các địa điểm lưu trữ hàng hóa vật lý.</w:t>
      </w:r>
    </w:p>
    <w:p w14:paraId="12B067E5" w14:textId="77777777" w:rsidR="000C5564" w:rsidRPr="001F04C9" w:rsidRDefault="000C5564" w:rsidP="00182EC1">
      <w:pPr>
        <w:numPr>
          <w:ilvl w:val="0"/>
          <w:numId w:val="41"/>
        </w:numPr>
        <w:spacing w:line="312" w:lineRule="auto"/>
        <w:rPr>
          <w:rFonts w:ascii="Times  New Roman" w:hAnsi="Times  New Roman"/>
          <w:bCs/>
          <w:sz w:val="26"/>
          <w:szCs w:val="26"/>
        </w:rPr>
      </w:pPr>
      <w:r w:rsidRPr="001F04C9">
        <w:rPr>
          <w:rFonts w:ascii="Times  New Roman" w:hAnsi="Times  New Roman"/>
          <w:bCs/>
          <w:sz w:val="26"/>
          <w:szCs w:val="26"/>
        </w:rPr>
        <w:t>Chi tiết thuộc tính:</w:t>
      </w:r>
    </w:p>
    <w:p w14:paraId="148E7EBB" w14:textId="003315B6" w:rsidR="000C5564" w:rsidRPr="001F04C9" w:rsidRDefault="000C5564" w:rsidP="00182EC1">
      <w:pPr>
        <w:numPr>
          <w:ilvl w:val="1"/>
          <w:numId w:val="41"/>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MaKho (</w:t>
      </w:r>
      <w:r w:rsidR="00182EC1" w:rsidRPr="001F04C9">
        <w:rPr>
          <w:rFonts w:ascii="Times  New Roman" w:hAnsi="Times  New Roman"/>
          <w:bCs/>
          <w:sz w:val="26"/>
          <w:szCs w:val="26"/>
        </w:rPr>
        <w:t>varchar</w:t>
      </w:r>
      <w:r w:rsidRPr="001F04C9">
        <w:rPr>
          <w:rFonts w:ascii="Times  New Roman" w:hAnsi="Times  New Roman"/>
          <w:bCs/>
          <w:sz w:val="26"/>
          <w:szCs w:val="26"/>
        </w:rPr>
        <w:t>): Mã định danh kho hàng (Khóa chính).</w:t>
      </w:r>
    </w:p>
    <w:p w14:paraId="39A08ACD" w14:textId="77777777" w:rsidR="000C5564" w:rsidRPr="001F04C9" w:rsidRDefault="000C5564" w:rsidP="00182EC1">
      <w:pPr>
        <w:numPr>
          <w:ilvl w:val="1"/>
          <w:numId w:val="41"/>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TenKho (varchar): Tên gọi riêng của kho.</w:t>
      </w:r>
    </w:p>
    <w:p w14:paraId="5EF99D28" w14:textId="77777777" w:rsidR="000C5564" w:rsidRPr="001F04C9" w:rsidRDefault="000C5564" w:rsidP="00182EC1">
      <w:pPr>
        <w:numPr>
          <w:ilvl w:val="1"/>
          <w:numId w:val="41"/>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DiaChi (varchar): Địa chỉ vị trí đặt kho.</w:t>
      </w:r>
    </w:p>
    <w:p w14:paraId="290EFAB3" w14:textId="77777777" w:rsidR="000C5564" w:rsidRPr="001F04C9" w:rsidRDefault="000C5564" w:rsidP="00182EC1">
      <w:pPr>
        <w:numPr>
          <w:ilvl w:val="1"/>
          <w:numId w:val="41"/>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LoaiKho (varchar): Phân loại (Kho lạnh, kho khô, kho nguyên liệu...).</w:t>
      </w:r>
    </w:p>
    <w:p w14:paraId="3EB45F79" w14:textId="77777777" w:rsidR="000C5564" w:rsidRPr="001F04C9" w:rsidRDefault="000C5564" w:rsidP="00182EC1">
      <w:pPr>
        <w:numPr>
          <w:ilvl w:val="1"/>
          <w:numId w:val="41"/>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SucChua (float): Dung tích hoặc trọng tải tối đa kho có thể chứa.</w:t>
      </w:r>
    </w:p>
    <w:p w14:paraId="28BF7282" w14:textId="77777777" w:rsidR="000C5564" w:rsidRPr="001F04C9" w:rsidRDefault="000C5564" w:rsidP="00182EC1">
      <w:pPr>
        <w:numPr>
          <w:ilvl w:val="1"/>
          <w:numId w:val="41"/>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NguoiPhuTrach (varchar): Tên nhân viên chịu trách nhiệm quản lý kho.</w:t>
      </w:r>
    </w:p>
    <w:p w14:paraId="5398BEFD" w14:textId="2415B5D8" w:rsidR="000C5564" w:rsidRPr="000F2D03" w:rsidRDefault="008E5B7D" w:rsidP="00182EC1">
      <w:pPr>
        <w:pStyle w:val="Heading3"/>
        <w:spacing w:line="312" w:lineRule="auto"/>
        <w:ind w:left="0"/>
        <w:rPr>
          <w:rFonts w:ascii="Times  New Roman" w:hAnsi="Times  New Roman"/>
          <w:sz w:val="28"/>
          <w:szCs w:val="28"/>
          <w:rPrChange w:id="2208" w:author="Tuan NV" w:date="2026-04-16T22:44:00Z" w16du:dateUtc="2026-04-16T15:44:00Z">
            <w:rPr>
              <w:rFonts w:ascii="Times  New Roman" w:hAnsi="Times  New Roman"/>
              <w:b w:val="0"/>
              <w:bCs/>
              <w:szCs w:val="26"/>
            </w:rPr>
          </w:rPrChange>
        </w:rPr>
      </w:pPr>
      <w:bookmarkStart w:id="2209" w:name="_Toc227272692"/>
      <w:r w:rsidRPr="000F2D03">
        <w:rPr>
          <w:rFonts w:ascii="Times  New Roman" w:hAnsi="Times  New Roman"/>
          <w:sz w:val="28"/>
          <w:szCs w:val="28"/>
          <w:lang w:val="vi-VN"/>
          <w:rPrChange w:id="2210" w:author="Tuan NV" w:date="2026-04-16T22:44:00Z" w16du:dateUtc="2026-04-16T15:44:00Z">
            <w:rPr>
              <w:rFonts w:ascii="Times  New Roman" w:hAnsi="Times  New Roman"/>
              <w:b w:val="0"/>
              <w:bCs/>
              <w:szCs w:val="26"/>
              <w:lang w:val="vi-VN"/>
            </w:rPr>
          </w:rPrChange>
        </w:rPr>
        <w:t>3.4.</w:t>
      </w:r>
      <w:r w:rsidR="000C5564" w:rsidRPr="000F2D03">
        <w:rPr>
          <w:rFonts w:ascii="Times  New Roman" w:hAnsi="Times  New Roman"/>
          <w:sz w:val="28"/>
          <w:szCs w:val="28"/>
          <w:rPrChange w:id="2211" w:author="Tuan NV" w:date="2026-04-16T22:44:00Z" w16du:dateUtc="2026-04-16T15:44:00Z">
            <w:rPr>
              <w:rFonts w:ascii="Times  New Roman" w:hAnsi="Times  New Roman"/>
              <w:b w:val="0"/>
              <w:bCs/>
              <w:szCs w:val="26"/>
            </w:rPr>
          </w:rPrChange>
        </w:rPr>
        <w:t xml:space="preserve">4. </w:t>
      </w:r>
      <w:r w:rsidR="00182EC1" w:rsidRPr="000F2D03">
        <w:rPr>
          <w:rFonts w:ascii="Times  New Roman" w:hAnsi="Times  New Roman"/>
          <w:sz w:val="28"/>
          <w:szCs w:val="28"/>
          <w:rPrChange w:id="2212" w:author="Tuan NV" w:date="2026-04-16T22:44:00Z" w16du:dateUtc="2026-04-16T15:44:00Z">
            <w:rPr>
              <w:rFonts w:ascii="Times  New Roman" w:hAnsi="Times  New Roman"/>
              <w:b w:val="0"/>
              <w:bCs/>
              <w:szCs w:val="26"/>
            </w:rPr>
          </w:rPrChange>
        </w:rPr>
        <w:t xml:space="preserve">Bảng </w:t>
      </w:r>
      <w:r w:rsidR="000C5564" w:rsidRPr="000F2D03">
        <w:rPr>
          <w:rFonts w:ascii="Times  New Roman" w:hAnsi="Times  New Roman"/>
          <w:sz w:val="28"/>
          <w:szCs w:val="28"/>
          <w:rPrChange w:id="2213" w:author="Tuan NV" w:date="2026-04-16T22:44:00Z" w16du:dateUtc="2026-04-16T15:44:00Z">
            <w:rPr>
              <w:rFonts w:ascii="Times  New Roman" w:hAnsi="Times  New Roman"/>
              <w:b w:val="0"/>
              <w:bCs/>
              <w:szCs w:val="26"/>
            </w:rPr>
          </w:rPrChange>
        </w:rPr>
        <w:t xml:space="preserve"> KHACH_HANG (Kh</w:t>
      </w:r>
      <w:r w:rsidR="000C5564" w:rsidRPr="000F2D03">
        <w:rPr>
          <w:rFonts w:ascii="Times  New Roman" w:hAnsi="Times  New Roman" w:hint="eastAsia"/>
          <w:sz w:val="28"/>
          <w:szCs w:val="28"/>
          <w:rPrChange w:id="2214" w:author="Tuan NV" w:date="2026-04-16T22:44:00Z" w16du:dateUtc="2026-04-16T15:44:00Z">
            <w:rPr>
              <w:rFonts w:ascii="Times  New Roman" w:hAnsi="Times  New Roman" w:hint="eastAsia"/>
              <w:b w:val="0"/>
              <w:bCs/>
              <w:szCs w:val="26"/>
            </w:rPr>
          </w:rPrChange>
        </w:rPr>
        <w:t>á</w:t>
      </w:r>
      <w:r w:rsidR="000C5564" w:rsidRPr="000F2D03">
        <w:rPr>
          <w:rFonts w:ascii="Times  New Roman" w:hAnsi="Times  New Roman"/>
          <w:sz w:val="28"/>
          <w:szCs w:val="28"/>
          <w:rPrChange w:id="2215" w:author="Tuan NV" w:date="2026-04-16T22:44:00Z" w16du:dateUtc="2026-04-16T15:44:00Z">
            <w:rPr>
              <w:rFonts w:ascii="Times  New Roman" w:hAnsi="Times  New Roman"/>
              <w:b w:val="0"/>
              <w:bCs/>
              <w:szCs w:val="26"/>
            </w:rPr>
          </w:rPrChange>
        </w:rPr>
        <w:t>ch h</w:t>
      </w:r>
      <w:r w:rsidR="000C5564" w:rsidRPr="000F2D03">
        <w:rPr>
          <w:rFonts w:ascii="Times  New Roman" w:hAnsi="Times  New Roman" w:hint="eastAsia"/>
          <w:sz w:val="28"/>
          <w:szCs w:val="28"/>
          <w:rPrChange w:id="2216" w:author="Tuan NV" w:date="2026-04-16T22:44:00Z" w16du:dateUtc="2026-04-16T15:44:00Z">
            <w:rPr>
              <w:rFonts w:ascii="Times  New Roman" w:hAnsi="Times  New Roman" w:hint="eastAsia"/>
              <w:b w:val="0"/>
              <w:bCs/>
              <w:szCs w:val="26"/>
            </w:rPr>
          </w:rPrChange>
        </w:rPr>
        <w:t>à</w:t>
      </w:r>
      <w:r w:rsidR="000C5564" w:rsidRPr="000F2D03">
        <w:rPr>
          <w:rFonts w:ascii="Times  New Roman" w:hAnsi="Times  New Roman"/>
          <w:sz w:val="28"/>
          <w:szCs w:val="28"/>
          <w:rPrChange w:id="2217" w:author="Tuan NV" w:date="2026-04-16T22:44:00Z" w16du:dateUtc="2026-04-16T15:44:00Z">
            <w:rPr>
              <w:rFonts w:ascii="Times  New Roman" w:hAnsi="Times  New Roman"/>
              <w:b w:val="0"/>
              <w:bCs/>
              <w:szCs w:val="26"/>
            </w:rPr>
          </w:rPrChange>
        </w:rPr>
        <w:t>ng)</w:t>
      </w:r>
      <w:bookmarkEnd w:id="2209"/>
    </w:p>
    <w:p w14:paraId="25E3E0FB" w14:textId="77777777" w:rsidR="000C5564" w:rsidRPr="001F04C9" w:rsidRDefault="000C5564" w:rsidP="00182EC1">
      <w:pPr>
        <w:numPr>
          <w:ilvl w:val="0"/>
          <w:numId w:val="42"/>
        </w:numPr>
        <w:spacing w:line="312" w:lineRule="auto"/>
        <w:rPr>
          <w:rFonts w:ascii="Times  New Roman" w:hAnsi="Times  New Roman"/>
          <w:bCs/>
          <w:sz w:val="26"/>
          <w:szCs w:val="26"/>
        </w:rPr>
      </w:pPr>
      <w:r w:rsidRPr="001F04C9">
        <w:rPr>
          <w:rFonts w:ascii="Times  New Roman" w:hAnsi="Times  New Roman"/>
          <w:bCs/>
          <w:sz w:val="26"/>
          <w:szCs w:val="26"/>
        </w:rPr>
        <w:t>Mục đích: Lưu trữ thông tin các đối tượng tiêu thụ hàng hóa của doanh nghiệp.</w:t>
      </w:r>
    </w:p>
    <w:p w14:paraId="323AB455" w14:textId="77777777" w:rsidR="000C5564" w:rsidRPr="001F04C9" w:rsidRDefault="000C5564" w:rsidP="00182EC1">
      <w:pPr>
        <w:numPr>
          <w:ilvl w:val="0"/>
          <w:numId w:val="42"/>
        </w:numPr>
        <w:spacing w:line="312" w:lineRule="auto"/>
        <w:rPr>
          <w:rFonts w:ascii="Times  New Roman" w:hAnsi="Times  New Roman"/>
          <w:bCs/>
          <w:sz w:val="26"/>
          <w:szCs w:val="26"/>
        </w:rPr>
      </w:pPr>
      <w:r w:rsidRPr="001F04C9">
        <w:rPr>
          <w:rFonts w:ascii="Times  New Roman" w:hAnsi="Times  New Roman"/>
          <w:bCs/>
          <w:sz w:val="26"/>
          <w:szCs w:val="26"/>
        </w:rPr>
        <w:t>Chi tiết thuộc tính:</w:t>
      </w:r>
    </w:p>
    <w:p w14:paraId="1124EEBC" w14:textId="7083932B" w:rsidR="000C5564" w:rsidRPr="001F04C9" w:rsidRDefault="000C5564" w:rsidP="00182EC1">
      <w:pPr>
        <w:numPr>
          <w:ilvl w:val="1"/>
          <w:numId w:val="42"/>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MaKH (</w:t>
      </w:r>
      <w:r w:rsidR="00182EC1" w:rsidRPr="001F04C9">
        <w:rPr>
          <w:rFonts w:ascii="Times  New Roman" w:hAnsi="Times  New Roman"/>
          <w:bCs/>
          <w:sz w:val="26"/>
          <w:szCs w:val="26"/>
        </w:rPr>
        <w:t>varchar</w:t>
      </w:r>
      <w:r w:rsidRPr="001F04C9">
        <w:rPr>
          <w:rFonts w:ascii="Times  New Roman" w:hAnsi="Times  New Roman"/>
          <w:bCs/>
          <w:sz w:val="26"/>
          <w:szCs w:val="26"/>
        </w:rPr>
        <w:t>): Mã định danh khách hàng (Khóa chính).</w:t>
      </w:r>
    </w:p>
    <w:p w14:paraId="50E74B35" w14:textId="77777777" w:rsidR="000C5564" w:rsidRPr="001F04C9" w:rsidRDefault="000C5564" w:rsidP="00182EC1">
      <w:pPr>
        <w:numPr>
          <w:ilvl w:val="1"/>
          <w:numId w:val="42"/>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TenKH (varchar): Tên khách hàng hoặc tên công ty đối tác.</w:t>
      </w:r>
    </w:p>
    <w:p w14:paraId="543D10D6" w14:textId="77777777" w:rsidR="000C5564" w:rsidRPr="001F04C9" w:rsidRDefault="000C5564" w:rsidP="00182EC1">
      <w:pPr>
        <w:numPr>
          <w:ilvl w:val="1"/>
          <w:numId w:val="42"/>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DiaChi (varchar): Địa chỉ đăng ký kinh doanh/liên hệ.</w:t>
      </w:r>
    </w:p>
    <w:p w14:paraId="45BBC0C0" w14:textId="77777777" w:rsidR="000C5564" w:rsidRPr="001F04C9" w:rsidRDefault="000C5564" w:rsidP="00182EC1">
      <w:pPr>
        <w:numPr>
          <w:ilvl w:val="1"/>
          <w:numId w:val="42"/>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lastRenderedPageBreak/>
        <w:t>DienThoai (varchar): Số điện thoại liên lạc.</w:t>
      </w:r>
    </w:p>
    <w:p w14:paraId="4EDE6BE0" w14:textId="77777777" w:rsidR="000C5564" w:rsidRPr="001F04C9" w:rsidRDefault="000C5564" w:rsidP="00182EC1">
      <w:pPr>
        <w:numPr>
          <w:ilvl w:val="1"/>
          <w:numId w:val="42"/>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Email (varchar): Thư điện tử để gửi hóa đơn/thông báo.</w:t>
      </w:r>
    </w:p>
    <w:p w14:paraId="45DD6051" w14:textId="77777777" w:rsidR="000C5564" w:rsidRPr="001F04C9" w:rsidRDefault="000C5564" w:rsidP="00182EC1">
      <w:pPr>
        <w:numPr>
          <w:ilvl w:val="1"/>
          <w:numId w:val="42"/>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LoaiKH (varchar): Phân loại khách hàng (VIP, đại lý, khách lẻ...).</w:t>
      </w:r>
    </w:p>
    <w:p w14:paraId="3D4412F2" w14:textId="13159054" w:rsidR="008E5B7D" w:rsidRPr="000F2D03" w:rsidRDefault="008E5B7D" w:rsidP="00182EC1">
      <w:pPr>
        <w:pStyle w:val="Heading3"/>
        <w:spacing w:line="312" w:lineRule="auto"/>
        <w:ind w:left="0"/>
        <w:rPr>
          <w:rFonts w:ascii="Times  New Roman" w:hAnsi="Times  New Roman"/>
          <w:sz w:val="28"/>
          <w:szCs w:val="28"/>
          <w:rPrChange w:id="2218" w:author="Tuan NV" w:date="2026-04-16T22:45:00Z" w16du:dateUtc="2026-04-16T15:45:00Z">
            <w:rPr>
              <w:rFonts w:ascii="Times  New Roman" w:hAnsi="Times  New Roman"/>
              <w:b w:val="0"/>
              <w:bCs/>
              <w:szCs w:val="26"/>
            </w:rPr>
          </w:rPrChange>
        </w:rPr>
      </w:pPr>
      <w:bookmarkStart w:id="2219" w:name="_Toc227272693"/>
      <w:r w:rsidRPr="000F2D03">
        <w:rPr>
          <w:rFonts w:ascii="Times  New Roman" w:hAnsi="Times  New Roman"/>
          <w:sz w:val="28"/>
          <w:szCs w:val="28"/>
          <w:rPrChange w:id="2220" w:author="Tuan NV" w:date="2026-04-16T22:45:00Z" w16du:dateUtc="2026-04-16T15:45:00Z">
            <w:rPr>
              <w:rFonts w:ascii="Times  New Roman" w:hAnsi="Times  New Roman"/>
              <w:b w:val="0"/>
              <w:bCs/>
              <w:szCs w:val="26"/>
            </w:rPr>
          </w:rPrChange>
        </w:rPr>
        <w:t>3</w:t>
      </w:r>
      <w:r w:rsidRPr="000F2D03">
        <w:rPr>
          <w:rFonts w:ascii="Times  New Roman" w:hAnsi="Times  New Roman"/>
          <w:sz w:val="28"/>
          <w:szCs w:val="28"/>
          <w:lang w:val="vi-VN"/>
          <w:rPrChange w:id="2221" w:author="Tuan NV" w:date="2026-04-16T22:45:00Z" w16du:dateUtc="2026-04-16T15:45:00Z">
            <w:rPr>
              <w:rFonts w:ascii="Times  New Roman" w:hAnsi="Times  New Roman"/>
              <w:b w:val="0"/>
              <w:bCs/>
              <w:szCs w:val="26"/>
              <w:lang w:val="vi-VN"/>
            </w:rPr>
          </w:rPrChange>
        </w:rPr>
        <w:t>.4.5</w:t>
      </w:r>
      <w:r w:rsidRPr="000F2D03">
        <w:rPr>
          <w:rFonts w:ascii="Times  New Roman" w:hAnsi="Times  New Roman"/>
          <w:sz w:val="28"/>
          <w:szCs w:val="28"/>
          <w:rPrChange w:id="2222" w:author="Tuan NV" w:date="2026-04-16T22:45:00Z" w16du:dateUtc="2026-04-16T15:45:00Z">
            <w:rPr>
              <w:rFonts w:ascii="Times  New Roman" w:hAnsi="Times  New Roman"/>
              <w:b w:val="0"/>
              <w:bCs/>
              <w:szCs w:val="26"/>
            </w:rPr>
          </w:rPrChange>
        </w:rPr>
        <w:t xml:space="preserve">. </w:t>
      </w:r>
      <w:r w:rsidR="00182EC1" w:rsidRPr="000F2D03">
        <w:rPr>
          <w:rFonts w:ascii="Times  New Roman" w:hAnsi="Times  New Roman"/>
          <w:sz w:val="28"/>
          <w:szCs w:val="28"/>
          <w:rPrChange w:id="2223" w:author="Tuan NV" w:date="2026-04-16T22:45:00Z" w16du:dateUtc="2026-04-16T15:45:00Z">
            <w:rPr>
              <w:rFonts w:ascii="Times  New Roman" w:hAnsi="Times  New Roman"/>
              <w:b w:val="0"/>
              <w:bCs/>
              <w:szCs w:val="26"/>
            </w:rPr>
          </w:rPrChange>
        </w:rPr>
        <w:t xml:space="preserve">Bảng </w:t>
      </w:r>
      <w:r w:rsidRPr="000F2D03">
        <w:rPr>
          <w:rFonts w:ascii="Times  New Roman" w:hAnsi="Times  New Roman"/>
          <w:sz w:val="28"/>
          <w:szCs w:val="28"/>
          <w:rPrChange w:id="2224" w:author="Tuan NV" w:date="2026-04-16T22:45:00Z" w16du:dateUtc="2026-04-16T15:45:00Z">
            <w:rPr>
              <w:rFonts w:ascii="Times  New Roman" w:hAnsi="Times  New Roman"/>
              <w:b w:val="0"/>
              <w:bCs/>
              <w:szCs w:val="26"/>
            </w:rPr>
          </w:rPrChange>
        </w:rPr>
        <w:t xml:space="preserve"> DON_DAT_HANG_NCC (</w:t>
      </w:r>
      <w:r w:rsidRPr="000F2D03">
        <w:rPr>
          <w:rFonts w:ascii="Times  New Roman" w:hAnsi="Times  New Roman" w:hint="eastAsia"/>
          <w:sz w:val="28"/>
          <w:szCs w:val="28"/>
          <w:rPrChange w:id="2225" w:author="Tuan NV" w:date="2026-04-16T22:45:00Z" w16du:dateUtc="2026-04-16T15:45:00Z">
            <w:rPr>
              <w:rFonts w:ascii="Times  New Roman" w:hAnsi="Times  New Roman" w:hint="eastAsia"/>
              <w:b w:val="0"/>
              <w:bCs/>
              <w:szCs w:val="26"/>
            </w:rPr>
          </w:rPrChange>
        </w:rPr>
        <w:t>Đơ</w:t>
      </w:r>
      <w:r w:rsidRPr="000F2D03">
        <w:rPr>
          <w:rFonts w:ascii="Times  New Roman" w:hAnsi="Times  New Roman"/>
          <w:sz w:val="28"/>
          <w:szCs w:val="28"/>
          <w:rPrChange w:id="2226" w:author="Tuan NV" w:date="2026-04-16T22:45:00Z" w16du:dateUtc="2026-04-16T15:45:00Z">
            <w:rPr>
              <w:rFonts w:ascii="Times  New Roman" w:hAnsi="Times  New Roman"/>
              <w:b w:val="0"/>
              <w:bCs/>
              <w:szCs w:val="26"/>
            </w:rPr>
          </w:rPrChange>
        </w:rPr>
        <w:t xml:space="preserve">n </w:t>
      </w:r>
      <w:r w:rsidRPr="000F2D03">
        <w:rPr>
          <w:rFonts w:ascii="Times  New Roman" w:hAnsi="Times  New Roman" w:hint="eastAsia"/>
          <w:sz w:val="28"/>
          <w:szCs w:val="28"/>
          <w:rPrChange w:id="2227" w:author="Tuan NV" w:date="2026-04-16T22:45:00Z" w16du:dateUtc="2026-04-16T15:45:00Z">
            <w:rPr>
              <w:rFonts w:ascii="Times  New Roman" w:hAnsi="Times  New Roman" w:hint="eastAsia"/>
              <w:b w:val="0"/>
              <w:bCs/>
              <w:szCs w:val="26"/>
            </w:rPr>
          </w:rPrChange>
        </w:rPr>
        <w:t>đ</w:t>
      </w:r>
      <w:r w:rsidRPr="000F2D03">
        <w:rPr>
          <w:rFonts w:ascii="Times  New Roman" w:hAnsi="Times  New Roman"/>
          <w:sz w:val="28"/>
          <w:szCs w:val="28"/>
          <w:rPrChange w:id="2228" w:author="Tuan NV" w:date="2026-04-16T22:45:00Z" w16du:dateUtc="2026-04-16T15:45:00Z">
            <w:rPr>
              <w:rFonts w:ascii="Times  New Roman" w:hAnsi="Times  New Roman"/>
              <w:b w:val="0"/>
              <w:bCs/>
              <w:szCs w:val="26"/>
            </w:rPr>
          </w:rPrChange>
        </w:rPr>
        <w:t>ặt h</w:t>
      </w:r>
      <w:r w:rsidRPr="000F2D03">
        <w:rPr>
          <w:rFonts w:ascii="Times  New Roman" w:hAnsi="Times  New Roman" w:hint="eastAsia"/>
          <w:sz w:val="28"/>
          <w:szCs w:val="28"/>
          <w:rPrChange w:id="2229" w:author="Tuan NV" w:date="2026-04-16T22:45:00Z" w16du:dateUtc="2026-04-16T15:45:00Z">
            <w:rPr>
              <w:rFonts w:ascii="Times  New Roman" w:hAnsi="Times  New Roman" w:hint="eastAsia"/>
              <w:b w:val="0"/>
              <w:bCs/>
              <w:szCs w:val="26"/>
            </w:rPr>
          </w:rPrChange>
        </w:rPr>
        <w:t>à</w:t>
      </w:r>
      <w:r w:rsidRPr="000F2D03">
        <w:rPr>
          <w:rFonts w:ascii="Times  New Roman" w:hAnsi="Times  New Roman"/>
          <w:sz w:val="28"/>
          <w:szCs w:val="28"/>
          <w:rPrChange w:id="2230" w:author="Tuan NV" w:date="2026-04-16T22:45:00Z" w16du:dateUtc="2026-04-16T15:45:00Z">
            <w:rPr>
              <w:rFonts w:ascii="Times  New Roman" w:hAnsi="Times  New Roman"/>
              <w:b w:val="0"/>
              <w:bCs/>
              <w:szCs w:val="26"/>
            </w:rPr>
          </w:rPrChange>
        </w:rPr>
        <w:t>ng nh</w:t>
      </w:r>
      <w:r w:rsidRPr="000F2D03">
        <w:rPr>
          <w:rFonts w:ascii="Times  New Roman" w:hAnsi="Times  New Roman" w:hint="eastAsia"/>
          <w:sz w:val="28"/>
          <w:szCs w:val="28"/>
          <w:rPrChange w:id="2231" w:author="Tuan NV" w:date="2026-04-16T22:45:00Z" w16du:dateUtc="2026-04-16T15:45:00Z">
            <w:rPr>
              <w:rFonts w:ascii="Times  New Roman" w:hAnsi="Times  New Roman" w:hint="eastAsia"/>
              <w:b w:val="0"/>
              <w:bCs/>
              <w:szCs w:val="26"/>
            </w:rPr>
          </w:rPrChange>
        </w:rPr>
        <w:t>à</w:t>
      </w:r>
      <w:r w:rsidRPr="000F2D03">
        <w:rPr>
          <w:rFonts w:ascii="Times  New Roman" w:hAnsi="Times  New Roman"/>
          <w:sz w:val="28"/>
          <w:szCs w:val="28"/>
          <w:rPrChange w:id="2232" w:author="Tuan NV" w:date="2026-04-16T22:45:00Z" w16du:dateUtc="2026-04-16T15:45:00Z">
            <w:rPr>
              <w:rFonts w:ascii="Times  New Roman" w:hAnsi="Times  New Roman"/>
              <w:b w:val="0"/>
              <w:bCs/>
              <w:szCs w:val="26"/>
            </w:rPr>
          </w:rPrChange>
        </w:rPr>
        <w:t xml:space="preserve"> cung cấp)</w:t>
      </w:r>
      <w:bookmarkEnd w:id="2219"/>
    </w:p>
    <w:p w14:paraId="7797AD5F" w14:textId="77777777" w:rsidR="008E5B7D" w:rsidRPr="001F04C9" w:rsidRDefault="008E5B7D" w:rsidP="00182EC1">
      <w:pPr>
        <w:numPr>
          <w:ilvl w:val="0"/>
          <w:numId w:val="51"/>
        </w:numPr>
        <w:spacing w:line="312" w:lineRule="auto"/>
        <w:rPr>
          <w:rFonts w:ascii="Times  New Roman" w:hAnsi="Times  New Roman"/>
          <w:bCs/>
          <w:sz w:val="26"/>
          <w:szCs w:val="26"/>
        </w:rPr>
      </w:pPr>
      <w:r w:rsidRPr="001F04C9">
        <w:rPr>
          <w:rFonts w:ascii="Times  New Roman" w:hAnsi="Times  New Roman"/>
          <w:bCs/>
          <w:sz w:val="26"/>
          <w:szCs w:val="26"/>
        </w:rPr>
        <w:t>Mục đích: Quản lý các giao dịch đặt mua nguyên vật liệu từ phía Nhà cung cấp. Đây là điểm khởi đầu của luồng nhập hàng.</w:t>
      </w:r>
    </w:p>
    <w:p w14:paraId="10E2FF17" w14:textId="77777777" w:rsidR="008E5B7D" w:rsidRPr="001F04C9" w:rsidRDefault="008E5B7D" w:rsidP="00182EC1">
      <w:pPr>
        <w:numPr>
          <w:ilvl w:val="0"/>
          <w:numId w:val="51"/>
        </w:numPr>
        <w:spacing w:line="312" w:lineRule="auto"/>
        <w:rPr>
          <w:rFonts w:ascii="Times  New Roman" w:hAnsi="Times  New Roman"/>
          <w:bCs/>
          <w:sz w:val="26"/>
          <w:szCs w:val="26"/>
        </w:rPr>
      </w:pPr>
      <w:r w:rsidRPr="001F04C9">
        <w:rPr>
          <w:rFonts w:ascii="Times  New Roman" w:hAnsi="Times  New Roman"/>
          <w:bCs/>
          <w:sz w:val="26"/>
          <w:szCs w:val="26"/>
        </w:rPr>
        <w:t>Chi tiết thuộc tính:</w:t>
      </w:r>
    </w:p>
    <w:p w14:paraId="6F60C648" w14:textId="7776DAD5" w:rsidR="008E5B7D" w:rsidRPr="001F04C9" w:rsidRDefault="008E5B7D" w:rsidP="00182EC1">
      <w:pPr>
        <w:numPr>
          <w:ilvl w:val="1"/>
          <w:numId w:val="51"/>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MaDonNCC (</w:t>
      </w:r>
      <w:r w:rsidR="00182EC1" w:rsidRPr="001F04C9">
        <w:rPr>
          <w:rFonts w:ascii="Times  New Roman" w:hAnsi="Times  New Roman"/>
          <w:bCs/>
          <w:sz w:val="26"/>
          <w:szCs w:val="26"/>
        </w:rPr>
        <w:t>varchar</w:t>
      </w:r>
      <w:r w:rsidRPr="001F04C9">
        <w:rPr>
          <w:rFonts w:ascii="Times  New Roman" w:hAnsi="Times  New Roman"/>
          <w:bCs/>
          <w:sz w:val="26"/>
          <w:szCs w:val="26"/>
        </w:rPr>
        <w:t>): Mã định danh duy nhất cho mỗi đơn đặt hàng (Khóa chính).</w:t>
      </w:r>
    </w:p>
    <w:p w14:paraId="6EA3A972" w14:textId="0D426242" w:rsidR="008E5B7D" w:rsidRPr="001F04C9" w:rsidRDefault="008E5B7D" w:rsidP="00182EC1">
      <w:pPr>
        <w:numPr>
          <w:ilvl w:val="1"/>
          <w:numId w:val="51"/>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MaNCC (</w:t>
      </w:r>
      <w:r w:rsidR="00182EC1" w:rsidRPr="001F04C9">
        <w:rPr>
          <w:rFonts w:ascii="Times  New Roman" w:hAnsi="Times  New Roman"/>
          <w:bCs/>
          <w:sz w:val="26"/>
          <w:szCs w:val="26"/>
        </w:rPr>
        <w:t>varchar</w:t>
      </w:r>
      <w:r w:rsidRPr="001F04C9">
        <w:rPr>
          <w:rFonts w:ascii="Times  New Roman" w:hAnsi="Times  New Roman"/>
          <w:bCs/>
          <w:sz w:val="26"/>
          <w:szCs w:val="26"/>
        </w:rPr>
        <w:t xml:space="preserve">): Mã nhà cung cấp được đặt hàng (Khóa ngoại kết nối với </w:t>
      </w:r>
      <w:r w:rsidR="00182EC1" w:rsidRPr="001F04C9">
        <w:rPr>
          <w:rFonts w:ascii="Times  New Roman" w:hAnsi="Times  New Roman"/>
          <w:bCs/>
          <w:sz w:val="26"/>
          <w:szCs w:val="26"/>
        </w:rPr>
        <w:t xml:space="preserve">Bảng </w:t>
      </w:r>
      <w:r w:rsidRPr="001F04C9">
        <w:rPr>
          <w:rFonts w:ascii="Times  New Roman" w:hAnsi="Times  New Roman"/>
          <w:bCs/>
          <w:sz w:val="26"/>
          <w:szCs w:val="26"/>
        </w:rPr>
        <w:t xml:space="preserve"> NHA_CUNG_CAP).</w:t>
      </w:r>
    </w:p>
    <w:p w14:paraId="17A86CD5" w14:textId="77777777" w:rsidR="008E5B7D" w:rsidRPr="001F04C9" w:rsidRDefault="008E5B7D" w:rsidP="00182EC1">
      <w:pPr>
        <w:numPr>
          <w:ilvl w:val="1"/>
          <w:numId w:val="51"/>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NgayDat (date): Thời điểm thiết lập đơn hàng.</w:t>
      </w:r>
    </w:p>
    <w:p w14:paraId="3363E8F1" w14:textId="77777777" w:rsidR="008E5B7D" w:rsidRPr="001F04C9" w:rsidRDefault="008E5B7D" w:rsidP="00182EC1">
      <w:pPr>
        <w:numPr>
          <w:ilvl w:val="1"/>
          <w:numId w:val="51"/>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NgayGiaoHang (date): Ngày dự kiến hoặc ngày thực tế nhà cung cấp giao hàng đến.</w:t>
      </w:r>
    </w:p>
    <w:p w14:paraId="1AEC3CEB" w14:textId="77777777" w:rsidR="008E5B7D" w:rsidRPr="001F04C9" w:rsidRDefault="008E5B7D" w:rsidP="00182EC1">
      <w:pPr>
        <w:numPr>
          <w:ilvl w:val="1"/>
          <w:numId w:val="51"/>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TrangThai (varchar(10)): Tình trạng đơn hàng (Ví dụ: 'Chờ duyệt', 'Đã gửi', 'Hoàn tất').</w:t>
      </w:r>
    </w:p>
    <w:p w14:paraId="73E9D544" w14:textId="77777777" w:rsidR="008E5B7D" w:rsidRPr="001F04C9" w:rsidRDefault="008E5B7D" w:rsidP="00182EC1">
      <w:pPr>
        <w:numPr>
          <w:ilvl w:val="1"/>
          <w:numId w:val="51"/>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TongGiaTri (decimal(18,2)): Tổng số tiền của toàn bộ đơn hàng.</w:t>
      </w:r>
    </w:p>
    <w:p w14:paraId="70E641DC" w14:textId="06031E01" w:rsidR="008E5B7D" w:rsidRPr="001F04C9" w:rsidRDefault="008E5B7D" w:rsidP="00182EC1">
      <w:pPr>
        <w:numPr>
          <w:ilvl w:val="1"/>
          <w:numId w:val="51"/>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GhiChu (varchar(255)): Các yêu cầu đặc biệt hoặc lưu ý bổ sung cho đơn hàng.</w:t>
      </w:r>
    </w:p>
    <w:p w14:paraId="4C79883C" w14:textId="5510CE01" w:rsidR="008E5B7D" w:rsidRPr="000F2D03" w:rsidRDefault="008E5B7D" w:rsidP="00182EC1">
      <w:pPr>
        <w:pStyle w:val="Heading3"/>
        <w:spacing w:line="312" w:lineRule="auto"/>
        <w:ind w:left="0"/>
        <w:rPr>
          <w:rFonts w:ascii="Times  New Roman" w:hAnsi="Times  New Roman"/>
          <w:sz w:val="28"/>
          <w:szCs w:val="28"/>
          <w:rPrChange w:id="2233" w:author="Tuan NV" w:date="2026-04-16T22:45:00Z" w16du:dateUtc="2026-04-16T15:45:00Z">
            <w:rPr>
              <w:rFonts w:ascii="Times  New Roman" w:hAnsi="Times  New Roman"/>
              <w:b w:val="0"/>
              <w:bCs/>
              <w:szCs w:val="26"/>
            </w:rPr>
          </w:rPrChange>
        </w:rPr>
      </w:pPr>
      <w:bookmarkStart w:id="2234" w:name="_Toc227272694"/>
      <w:r w:rsidRPr="000F2D03">
        <w:rPr>
          <w:rFonts w:ascii="Times  New Roman" w:hAnsi="Times  New Roman"/>
          <w:sz w:val="28"/>
          <w:szCs w:val="28"/>
          <w:lang w:val="vi-VN"/>
          <w:rPrChange w:id="2235" w:author="Tuan NV" w:date="2026-04-16T22:45:00Z" w16du:dateUtc="2026-04-16T15:45:00Z">
            <w:rPr>
              <w:rFonts w:ascii="Times  New Roman" w:hAnsi="Times  New Roman"/>
              <w:b w:val="0"/>
              <w:bCs/>
              <w:szCs w:val="26"/>
              <w:lang w:val="vi-VN"/>
            </w:rPr>
          </w:rPrChange>
        </w:rPr>
        <w:t>3.4.6</w:t>
      </w:r>
      <w:r w:rsidRPr="000F2D03">
        <w:rPr>
          <w:rFonts w:ascii="Times  New Roman" w:hAnsi="Times  New Roman"/>
          <w:sz w:val="28"/>
          <w:szCs w:val="28"/>
          <w:rPrChange w:id="2236" w:author="Tuan NV" w:date="2026-04-16T22:45:00Z" w16du:dateUtc="2026-04-16T15:45:00Z">
            <w:rPr>
              <w:rFonts w:ascii="Times  New Roman" w:hAnsi="Times  New Roman"/>
              <w:b w:val="0"/>
              <w:bCs/>
              <w:szCs w:val="26"/>
            </w:rPr>
          </w:rPrChange>
        </w:rPr>
        <w:t xml:space="preserve">. </w:t>
      </w:r>
      <w:r w:rsidR="00182EC1" w:rsidRPr="000F2D03">
        <w:rPr>
          <w:rFonts w:ascii="Times  New Roman" w:hAnsi="Times  New Roman"/>
          <w:sz w:val="28"/>
          <w:szCs w:val="28"/>
          <w:rPrChange w:id="2237" w:author="Tuan NV" w:date="2026-04-16T22:45:00Z" w16du:dateUtc="2026-04-16T15:45:00Z">
            <w:rPr>
              <w:rFonts w:ascii="Times  New Roman" w:hAnsi="Times  New Roman"/>
              <w:b w:val="0"/>
              <w:bCs/>
              <w:szCs w:val="26"/>
            </w:rPr>
          </w:rPrChange>
        </w:rPr>
        <w:t xml:space="preserve">Bảng </w:t>
      </w:r>
      <w:r w:rsidRPr="000F2D03">
        <w:rPr>
          <w:rFonts w:ascii="Times  New Roman" w:hAnsi="Times  New Roman"/>
          <w:sz w:val="28"/>
          <w:szCs w:val="28"/>
          <w:rPrChange w:id="2238" w:author="Tuan NV" w:date="2026-04-16T22:45:00Z" w16du:dateUtc="2026-04-16T15:45:00Z">
            <w:rPr>
              <w:rFonts w:ascii="Times  New Roman" w:hAnsi="Times  New Roman"/>
              <w:b w:val="0"/>
              <w:bCs/>
              <w:szCs w:val="26"/>
            </w:rPr>
          </w:rPrChange>
        </w:rPr>
        <w:t xml:space="preserve"> CHI_TIET_DON_NCC (Chi tiết </w:t>
      </w:r>
      <w:r w:rsidRPr="000F2D03">
        <w:rPr>
          <w:rFonts w:ascii="Times  New Roman" w:hAnsi="Times  New Roman" w:hint="eastAsia"/>
          <w:sz w:val="28"/>
          <w:szCs w:val="28"/>
          <w:rPrChange w:id="2239" w:author="Tuan NV" w:date="2026-04-16T22:45:00Z" w16du:dateUtc="2026-04-16T15:45:00Z">
            <w:rPr>
              <w:rFonts w:ascii="Times  New Roman" w:hAnsi="Times  New Roman" w:hint="eastAsia"/>
              <w:b w:val="0"/>
              <w:bCs/>
              <w:szCs w:val="26"/>
            </w:rPr>
          </w:rPrChange>
        </w:rPr>
        <w:t>đơ</w:t>
      </w:r>
      <w:r w:rsidRPr="000F2D03">
        <w:rPr>
          <w:rFonts w:ascii="Times  New Roman" w:hAnsi="Times  New Roman"/>
          <w:sz w:val="28"/>
          <w:szCs w:val="28"/>
          <w:rPrChange w:id="2240" w:author="Tuan NV" w:date="2026-04-16T22:45:00Z" w16du:dateUtc="2026-04-16T15:45:00Z">
            <w:rPr>
              <w:rFonts w:ascii="Times  New Roman" w:hAnsi="Times  New Roman"/>
              <w:b w:val="0"/>
              <w:bCs/>
              <w:szCs w:val="26"/>
            </w:rPr>
          </w:rPrChange>
        </w:rPr>
        <w:t xml:space="preserve">n </w:t>
      </w:r>
      <w:r w:rsidRPr="000F2D03">
        <w:rPr>
          <w:rFonts w:ascii="Times  New Roman" w:hAnsi="Times  New Roman" w:hint="eastAsia"/>
          <w:sz w:val="28"/>
          <w:szCs w:val="28"/>
          <w:rPrChange w:id="2241" w:author="Tuan NV" w:date="2026-04-16T22:45:00Z" w16du:dateUtc="2026-04-16T15:45:00Z">
            <w:rPr>
              <w:rFonts w:ascii="Times  New Roman" w:hAnsi="Times  New Roman" w:hint="eastAsia"/>
              <w:b w:val="0"/>
              <w:bCs/>
              <w:szCs w:val="26"/>
            </w:rPr>
          </w:rPrChange>
        </w:rPr>
        <w:t>đ</w:t>
      </w:r>
      <w:r w:rsidRPr="000F2D03">
        <w:rPr>
          <w:rFonts w:ascii="Times  New Roman" w:hAnsi="Times  New Roman"/>
          <w:sz w:val="28"/>
          <w:szCs w:val="28"/>
          <w:rPrChange w:id="2242" w:author="Tuan NV" w:date="2026-04-16T22:45:00Z" w16du:dateUtc="2026-04-16T15:45:00Z">
            <w:rPr>
              <w:rFonts w:ascii="Times  New Roman" w:hAnsi="Times  New Roman"/>
              <w:b w:val="0"/>
              <w:bCs/>
              <w:szCs w:val="26"/>
            </w:rPr>
          </w:rPrChange>
        </w:rPr>
        <w:t>ặt NCC)</w:t>
      </w:r>
      <w:bookmarkEnd w:id="2234"/>
    </w:p>
    <w:p w14:paraId="6D6C549D" w14:textId="77777777" w:rsidR="008E5B7D" w:rsidRPr="001F04C9" w:rsidRDefault="008E5B7D" w:rsidP="00182EC1">
      <w:pPr>
        <w:numPr>
          <w:ilvl w:val="0"/>
          <w:numId w:val="52"/>
        </w:numPr>
        <w:spacing w:line="312" w:lineRule="auto"/>
        <w:rPr>
          <w:rFonts w:ascii="Times  New Roman" w:hAnsi="Times  New Roman"/>
          <w:bCs/>
          <w:sz w:val="26"/>
          <w:szCs w:val="26"/>
        </w:rPr>
      </w:pPr>
      <w:r w:rsidRPr="001F04C9">
        <w:rPr>
          <w:rFonts w:ascii="Times  New Roman" w:hAnsi="Times  New Roman"/>
          <w:bCs/>
          <w:sz w:val="26"/>
          <w:szCs w:val="26"/>
        </w:rPr>
        <w:t>Mục đích: Lưu trữ thông tin chi tiết về từng loại nguyên vật liệu trong một đơn đặt hàng. Giải quyết quan hệ "Nhiều - Nhiều" giữa đơn hàng và nguyên vật liệu.</w:t>
      </w:r>
    </w:p>
    <w:p w14:paraId="6FF6FDAC" w14:textId="77777777" w:rsidR="008E5B7D" w:rsidRPr="001F04C9" w:rsidRDefault="008E5B7D" w:rsidP="00182EC1">
      <w:pPr>
        <w:numPr>
          <w:ilvl w:val="0"/>
          <w:numId w:val="52"/>
        </w:numPr>
        <w:spacing w:line="312" w:lineRule="auto"/>
        <w:rPr>
          <w:rFonts w:ascii="Times  New Roman" w:hAnsi="Times  New Roman"/>
          <w:bCs/>
          <w:sz w:val="26"/>
          <w:szCs w:val="26"/>
        </w:rPr>
      </w:pPr>
      <w:r w:rsidRPr="001F04C9">
        <w:rPr>
          <w:rFonts w:ascii="Times  New Roman" w:hAnsi="Times  New Roman"/>
          <w:bCs/>
          <w:sz w:val="26"/>
          <w:szCs w:val="26"/>
        </w:rPr>
        <w:t>Chi tiết thuộc tính:</w:t>
      </w:r>
    </w:p>
    <w:p w14:paraId="716EAC63" w14:textId="5134F486" w:rsidR="008E5B7D" w:rsidRPr="001F04C9" w:rsidRDefault="008E5B7D" w:rsidP="00182EC1">
      <w:pPr>
        <w:numPr>
          <w:ilvl w:val="1"/>
          <w:numId w:val="52"/>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MaCTDonNCC (</w:t>
      </w:r>
      <w:r w:rsidR="00182EC1" w:rsidRPr="001F04C9">
        <w:rPr>
          <w:rFonts w:ascii="Times  New Roman" w:hAnsi="Times  New Roman"/>
          <w:bCs/>
          <w:sz w:val="26"/>
          <w:szCs w:val="26"/>
        </w:rPr>
        <w:t>varchar</w:t>
      </w:r>
      <w:r w:rsidRPr="001F04C9">
        <w:rPr>
          <w:rFonts w:ascii="Times  New Roman" w:hAnsi="Times  New Roman"/>
          <w:bCs/>
          <w:sz w:val="26"/>
          <w:szCs w:val="26"/>
        </w:rPr>
        <w:t>): Mã định danh cho dòng chi tiết (Khóa chính).</w:t>
      </w:r>
    </w:p>
    <w:p w14:paraId="3DD84A60" w14:textId="43A68182" w:rsidR="008E5B7D" w:rsidRPr="001F04C9" w:rsidRDefault="008E5B7D" w:rsidP="00182EC1">
      <w:pPr>
        <w:numPr>
          <w:ilvl w:val="1"/>
          <w:numId w:val="52"/>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MaDonNCC (</w:t>
      </w:r>
      <w:r w:rsidR="00182EC1" w:rsidRPr="001F04C9">
        <w:rPr>
          <w:rFonts w:ascii="Times  New Roman" w:hAnsi="Times  New Roman"/>
          <w:bCs/>
          <w:sz w:val="26"/>
          <w:szCs w:val="26"/>
        </w:rPr>
        <w:t>varchar</w:t>
      </w:r>
      <w:r w:rsidRPr="001F04C9">
        <w:rPr>
          <w:rFonts w:ascii="Times  New Roman" w:hAnsi="Times  New Roman"/>
          <w:bCs/>
          <w:sz w:val="26"/>
          <w:szCs w:val="26"/>
        </w:rPr>
        <w:t>): Thuộc đơn đặt hàng nào (Khóa ngoại).</w:t>
      </w:r>
    </w:p>
    <w:p w14:paraId="2DAA1AD2" w14:textId="0E80EF8A" w:rsidR="008E5B7D" w:rsidRPr="001F04C9" w:rsidRDefault="008E5B7D" w:rsidP="00182EC1">
      <w:pPr>
        <w:numPr>
          <w:ilvl w:val="1"/>
          <w:numId w:val="52"/>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MaNVL (</w:t>
      </w:r>
      <w:r w:rsidR="00182EC1" w:rsidRPr="001F04C9">
        <w:rPr>
          <w:rFonts w:ascii="Times  New Roman" w:hAnsi="Times  New Roman"/>
          <w:bCs/>
          <w:sz w:val="26"/>
          <w:szCs w:val="26"/>
        </w:rPr>
        <w:t>varchar</w:t>
      </w:r>
      <w:r w:rsidRPr="001F04C9">
        <w:rPr>
          <w:rFonts w:ascii="Times  New Roman" w:hAnsi="Times  New Roman"/>
          <w:bCs/>
          <w:sz w:val="26"/>
          <w:szCs w:val="26"/>
        </w:rPr>
        <w:t>): Loại nguyên vật liệu nào được đặt (Khóa ngoại).</w:t>
      </w:r>
    </w:p>
    <w:p w14:paraId="71D3AAE0" w14:textId="77777777" w:rsidR="008E5B7D" w:rsidRPr="001F04C9" w:rsidRDefault="008E5B7D" w:rsidP="00182EC1">
      <w:pPr>
        <w:numPr>
          <w:ilvl w:val="1"/>
          <w:numId w:val="52"/>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SoLuong (int): Số lượng đặt mua (Ràng buộc: Phải &gt; 0).</w:t>
      </w:r>
    </w:p>
    <w:p w14:paraId="604F433E" w14:textId="77777777" w:rsidR="008E5B7D" w:rsidRPr="001F04C9" w:rsidRDefault="008E5B7D" w:rsidP="00182EC1">
      <w:pPr>
        <w:numPr>
          <w:ilvl w:val="1"/>
          <w:numId w:val="52"/>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lastRenderedPageBreak/>
        <w:t>DonGia (decimal(18,2)): Giá của một đơn vị nguyên vật liệu tại thời điểm đặt hàng.</w:t>
      </w:r>
    </w:p>
    <w:p w14:paraId="234B9B2E" w14:textId="40C4DE2F" w:rsidR="008E5B7D" w:rsidRPr="000F2D03" w:rsidRDefault="008E5B7D" w:rsidP="00182EC1">
      <w:pPr>
        <w:pStyle w:val="Heading3"/>
        <w:spacing w:line="312" w:lineRule="auto"/>
        <w:ind w:left="0"/>
        <w:rPr>
          <w:rFonts w:ascii="Times  New Roman" w:hAnsi="Times  New Roman"/>
          <w:sz w:val="28"/>
          <w:szCs w:val="28"/>
          <w:rPrChange w:id="2243" w:author="Tuan NV" w:date="2026-04-16T22:45:00Z" w16du:dateUtc="2026-04-16T15:45:00Z">
            <w:rPr>
              <w:rFonts w:ascii="Times  New Roman" w:hAnsi="Times  New Roman"/>
              <w:b w:val="0"/>
              <w:bCs/>
              <w:szCs w:val="26"/>
            </w:rPr>
          </w:rPrChange>
        </w:rPr>
      </w:pPr>
      <w:bookmarkStart w:id="2244" w:name="_Toc227272695"/>
      <w:r w:rsidRPr="000F2D03">
        <w:rPr>
          <w:rFonts w:ascii="Times  New Roman" w:hAnsi="Times  New Roman"/>
          <w:sz w:val="28"/>
          <w:szCs w:val="28"/>
          <w:rPrChange w:id="2245" w:author="Tuan NV" w:date="2026-04-16T22:45:00Z" w16du:dateUtc="2026-04-16T15:45:00Z">
            <w:rPr>
              <w:rFonts w:ascii="Times  New Roman" w:hAnsi="Times  New Roman"/>
              <w:b w:val="0"/>
              <w:bCs/>
              <w:szCs w:val="26"/>
            </w:rPr>
          </w:rPrChange>
        </w:rPr>
        <w:t>3</w:t>
      </w:r>
      <w:r w:rsidRPr="000F2D03">
        <w:rPr>
          <w:rFonts w:ascii="Times  New Roman" w:hAnsi="Times  New Roman"/>
          <w:sz w:val="28"/>
          <w:szCs w:val="28"/>
          <w:lang w:val="vi-VN"/>
          <w:rPrChange w:id="2246" w:author="Tuan NV" w:date="2026-04-16T22:45:00Z" w16du:dateUtc="2026-04-16T15:45:00Z">
            <w:rPr>
              <w:rFonts w:ascii="Times  New Roman" w:hAnsi="Times  New Roman"/>
              <w:b w:val="0"/>
              <w:bCs/>
              <w:szCs w:val="26"/>
              <w:lang w:val="vi-VN"/>
            </w:rPr>
          </w:rPrChange>
        </w:rPr>
        <w:t>.4.7.</w:t>
      </w:r>
      <w:r w:rsidRPr="000F2D03">
        <w:rPr>
          <w:rFonts w:ascii="Times  New Roman" w:hAnsi="Times  New Roman"/>
          <w:sz w:val="28"/>
          <w:szCs w:val="28"/>
          <w:rPrChange w:id="2247" w:author="Tuan NV" w:date="2026-04-16T22:45:00Z" w16du:dateUtc="2026-04-16T15:45:00Z">
            <w:rPr>
              <w:rFonts w:ascii="Times  New Roman" w:hAnsi="Times  New Roman"/>
              <w:b w:val="0"/>
              <w:bCs/>
              <w:szCs w:val="26"/>
            </w:rPr>
          </w:rPrChange>
        </w:rPr>
        <w:t xml:space="preserve"> </w:t>
      </w:r>
      <w:r w:rsidR="00182EC1" w:rsidRPr="000F2D03">
        <w:rPr>
          <w:rFonts w:ascii="Times  New Roman" w:hAnsi="Times  New Roman"/>
          <w:sz w:val="28"/>
          <w:szCs w:val="28"/>
          <w:rPrChange w:id="2248" w:author="Tuan NV" w:date="2026-04-16T22:45:00Z" w16du:dateUtc="2026-04-16T15:45:00Z">
            <w:rPr>
              <w:rFonts w:ascii="Times  New Roman" w:hAnsi="Times  New Roman"/>
              <w:b w:val="0"/>
              <w:bCs/>
              <w:szCs w:val="26"/>
            </w:rPr>
          </w:rPrChange>
        </w:rPr>
        <w:t xml:space="preserve">Bảng </w:t>
      </w:r>
      <w:r w:rsidRPr="000F2D03">
        <w:rPr>
          <w:rFonts w:ascii="Times  New Roman" w:hAnsi="Times  New Roman"/>
          <w:sz w:val="28"/>
          <w:szCs w:val="28"/>
          <w:rPrChange w:id="2249" w:author="Tuan NV" w:date="2026-04-16T22:45:00Z" w16du:dateUtc="2026-04-16T15:45:00Z">
            <w:rPr>
              <w:rFonts w:ascii="Times  New Roman" w:hAnsi="Times  New Roman"/>
              <w:b w:val="0"/>
              <w:bCs/>
              <w:szCs w:val="26"/>
            </w:rPr>
          </w:rPrChange>
        </w:rPr>
        <w:t xml:space="preserve"> NHAP_KHO (Phiếu nhập kho)</w:t>
      </w:r>
      <w:bookmarkEnd w:id="2244"/>
    </w:p>
    <w:p w14:paraId="268D004A" w14:textId="77777777" w:rsidR="008E5B7D" w:rsidRPr="001F04C9" w:rsidRDefault="008E5B7D" w:rsidP="00182EC1">
      <w:pPr>
        <w:numPr>
          <w:ilvl w:val="0"/>
          <w:numId w:val="53"/>
        </w:numPr>
        <w:spacing w:line="312" w:lineRule="auto"/>
        <w:rPr>
          <w:rFonts w:ascii="Times  New Roman" w:hAnsi="Times  New Roman"/>
          <w:bCs/>
          <w:sz w:val="26"/>
          <w:szCs w:val="26"/>
        </w:rPr>
      </w:pPr>
      <w:r w:rsidRPr="001F04C9">
        <w:rPr>
          <w:rFonts w:ascii="Times  New Roman" w:hAnsi="Times  New Roman"/>
          <w:bCs/>
          <w:sz w:val="26"/>
          <w:szCs w:val="26"/>
        </w:rPr>
        <w:t>Mục đích: Xác nhận việc hàng hóa từ đơn đặt hàng đã thực tế nhập vào kho bãi của doanh nghiệp.</w:t>
      </w:r>
    </w:p>
    <w:p w14:paraId="0A50E2CA" w14:textId="77777777" w:rsidR="008E5B7D" w:rsidRPr="001F04C9" w:rsidRDefault="008E5B7D" w:rsidP="00182EC1">
      <w:pPr>
        <w:numPr>
          <w:ilvl w:val="0"/>
          <w:numId w:val="53"/>
        </w:numPr>
        <w:spacing w:line="312" w:lineRule="auto"/>
        <w:rPr>
          <w:rFonts w:ascii="Times  New Roman" w:hAnsi="Times  New Roman"/>
          <w:bCs/>
          <w:sz w:val="26"/>
          <w:szCs w:val="26"/>
        </w:rPr>
      </w:pPr>
      <w:r w:rsidRPr="001F04C9">
        <w:rPr>
          <w:rFonts w:ascii="Times  New Roman" w:hAnsi="Times  New Roman"/>
          <w:bCs/>
          <w:sz w:val="26"/>
          <w:szCs w:val="26"/>
        </w:rPr>
        <w:t>Chi tiết thuộc tính:</w:t>
      </w:r>
    </w:p>
    <w:p w14:paraId="5C1912EF" w14:textId="4E28640D" w:rsidR="008E5B7D" w:rsidRPr="001F04C9" w:rsidRDefault="008E5B7D" w:rsidP="00182EC1">
      <w:pPr>
        <w:numPr>
          <w:ilvl w:val="1"/>
          <w:numId w:val="53"/>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MaNhapKho (</w:t>
      </w:r>
      <w:r w:rsidR="00182EC1" w:rsidRPr="001F04C9">
        <w:rPr>
          <w:rFonts w:ascii="Times  New Roman" w:hAnsi="Times  New Roman"/>
          <w:bCs/>
          <w:sz w:val="26"/>
          <w:szCs w:val="26"/>
        </w:rPr>
        <w:t>varchar</w:t>
      </w:r>
      <w:r w:rsidRPr="001F04C9">
        <w:rPr>
          <w:rFonts w:ascii="Times  New Roman" w:hAnsi="Times  New Roman"/>
          <w:bCs/>
          <w:sz w:val="26"/>
          <w:szCs w:val="26"/>
        </w:rPr>
        <w:t>): Mã định danh phiếu nhập kho (Khóa chính).</w:t>
      </w:r>
    </w:p>
    <w:p w14:paraId="48F83377" w14:textId="6F7CED27" w:rsidR="008E5B7D" w:rsidRPr="001F04C9" w:rsidRDefault="008E5B7D" w:rsidP="00182EC1">
      <w:pPr>
        <w:numPr>
          <w:ilvl w:val="1"/>
          <w:numId w:val="53"/>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MaDonNCC (</w:t>
      </w:r>
      <w:r w:rsidR="00182EC1" w:rsidRPr="001F04C9">
        <w:rPr>
          <w:rFonts w:ascii="Times  New Roman" w:hAnsi="Times  New Roman"/>
          <w:bCs/>
          <w:sz w:val="26"/>
          <w:szCs w:val="26"/>
        </w:rPr>
        <w:t>varchar</w:t>
      </w:r>
      <w:r w:rsidRPr="001F04C9">
        <w:rPr>
          <w:rFonts w:ascii="Times  New Roman" w:hAnsi="Times  New Roman"/>
          <w:bCs/>
          <w:sz w:val="26"/>
          <w:szCs w:val="26"/>
        </w:rPr>
        <w:t>): Nhập kho dựa trên đơn đặt hàng nào (Khóa ngoại).</w:t>
      </w:r>
    </w:p>
    <w:p w14:paraId="74DB317F" w14:textId="506F4529" w:rsidR="008E5B7D" w:rsidRPr="001F04C9" w:rsidRDefault="008E5B7D" w:rsidP="00182EC1">
      <w:pPr>
        <w:numPr>
          <w:ilvl w:val="1"/>
          <w:numId w:val="53"/>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MaKho (</w:t>
      </w:r>
      <w:r w:rsidR="00182EC1" w:rsidRPr="001F04C9">
        <w:rPr>
          <w:rFonts w:ascii="Times  New Roman" w:hAnsi="Times  New Roman"/>
          <w:bCs/>
          <w:sz w:val="26"/>
          <w:szCs w:val="26"/>
        </w:rPr>
        <w:t>varchar</w:t>
      </w:r>
      <w:r w:rsidRPr="001F04C9">
        <w:rPr>
          <w:rFonts w:ascii="Times  New Roman" w:hAnsi="Times  New Roman"/>
          <w:bCs/>
          <w:sz w:val="26"/>
          <w:szCs w:val="26"/>
        </w:rPr>
        <w:t>): Hàng được đưa vào kho cụ thể nào (Khóa ngoại).</w:t>
      </w:r>
    </w:p>
    <w:p w14:paraId="1806CA1A" w14:textId="77777777" w:rsidR="008E5B7D" w:rsidRPr="001F04C9" w:rsidRDefault="008E5B7D" w:rsidP="00182EC1">
      <w:pPr>
        <w:numPr>
          <w:ilvl w:val="1"/>
          <w:numId w:val="53"/>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NgayNhap (date): Ngày thực hiện kiểm kê và đưa hàng vào kho.</w:t>
      </w:r>
    </w:p>
    <w:p w14:paraId="57840FC0" w14:textId="77777777" w:rsidR="008E5B7D" w:rsidRPr="001F04C9" w:rsidRDefault="008E5B7D" w:rsidP="00182EC1">
      <w:pPr>
        <w:numPr>
          <w:ilvl w:val="1"/>
          <w:numId w:val="53"/>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NguoiNhap (varchar(255)): Tên nhân viên chịu trách nhiệm tiếp nhận và nhập liệu.</w:t>
      </w:r>
    </w:p>
    <w:p w14:paraId="0F3FC9C7" w14:textId="75473343" w:rsidR="008E5B7D" w:rsidRPr="001F04C9" w:rsidRDefault="008E5B7D" w:rsidP="00182EC1">
      <w:pPr>
        <w:numPr>
          <w:ilvl w:val="1"/>
          <w:numId w:val="53"/>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GhiChu (varchar(255)): Tình trạng hàng hóa khi nhập (Ví dụ: 'Đủ số lượng', 'Bao bì hỏng').</w:t>
      </w:r>
    </w:p>
    <w:p w14:paraId="1D2C9A95" w14:textId="39B45067" w:rsidR="008E5B7D" w:rsidRPr="000F2D03" w:rsidRDefault="008E5B7D" w:rsidP="00182EC1">
      <w:pPr>
        <w:pStyle w:val="Heading3"/>
        <w:spacing w:line="312" w:lineRule="auto"/>
        <w:ind w:left="0"/>
        <w:rPr>
          <w:rFonts w:ascii="Times  New Roman" w:hAnsi="Times  New Roman"/>
          <w:sz w:val="28"/>
          <w:szCs w:val="28"/>
          <w:rPrChange w:id="2250" w:author="Tuan NV" w:date="2026-04-16T22:45:00Z" w16du:dateUtc="2026-04-16T15:45:00Z">
            <w:rPr>
              <w:rFonts w:ascii="Times  New Roman" w:hAnsi="Times  New Roman"/>
              <w:b w:val="0"/>
              <w:bCs/>
              <w:szCs w:val="26"/>
            </w:rPr>
          </w:rPrChange>
        </w:rPr>
      </w:pPr>
      <w:bookmarkStart w:id="2251" w:name="_Toc227272696"/>
      <w:r w:rsidRPr="000F2D03">
        <w:rPr>
          <w:rFonts w:ascii="Times  New Roman" w:hAnsi="Times  New Roman"/>
          <w:sz w:val="28"/>
          <w:szCs w:val="28"/>
          <w:rPrChange w:id="2252" w:author="Tuan NV" w:date="2026-04-16T22:45:00Z" w16du:dateUtc="2026-04-16T15:45:00Z">
            <w:rPr>
              <w:rFonts w:ascii="Times  New Roman" w:hAnsi="Times  New Roman"/>
              <w:b w:val="0"/>
              <w:bCs/>
              <w:szCs w:val="26"/>
            </w:rPr>
          </w:rPrChange>
        </w:rPr>
        <w:t>3</w:t>
      </w:r>
      <w:r w:rsidRPr="000F2D03">
        <w:rPr>
          <w:rFonts w:ascii="Times  New Roman" w:hAnsi="Times  New Roman"/>
          <w:sz w:val="28"/>
          <w:szCs w:val="28"/>
          <w:lang w:val="vi-VN"/>
          <w:rPrChange w:id="2253" w:author="Tuan NV" w:date="2026-04-16T22:45:00Z" w16du:dateUtc="2026-04-16T15:45:00Z">
            <w:rPr>
              <w:rFonts w:ascii="Times  New Roman" w:hAnsi="Times  New Roman"/>
              <w:b w:val="0"/>
              <w:bCs/>
              <w:szCs w:val="26"/>
              <w:lang w:val="vi-VN"/>
            </w:rPr>
          </w:rPrChange>
        </w:rPr>
        <w:t>.4.8.</w:t>
      </w:r>
      <w:r w:rsidRPr="000F2D03">
        <w:rPr>
          <w:rFonts w:ascii="Times  New Roman" w:hAnsi="Times  New Roman"/>
          <w:sz w:val="28"/>
          <w:szCs w:val="28"/>
          <w:rPrChange w:id="2254" w:author="Tuan NV" w:date="2026-04-16T22:45:00Z" w16du:dateUtc="2026-04-16T15:45:00Z">
            <w:rPr>
              <w:rFonts w:ascii="Times  New Roman" w:hAnsi="Times  New Roman"/>
              <w:b w:val="0"/>
              <w:bCs/>
              <w:szCs w:val="26"/>
            </w:rPr>
          </w:rPrChange>
        </w:rPr>
        <w:t xml:space="preserve"> </w:t>
      </w:r>
      <w:r w:rsidR="00182EC1" w:rsidRPr="000F2D03">
        <w:rPr>
          <w:rFonts w:ascii="Times  New Roman" w:hAnsi="Times  New Roman"/>
          <w:sz w:val="28"/>
          <w:szCs w:val="28"/>
          <w:rPrChange w:id="2255" w:author="Tuan NV" w:date="2026-04-16T22:45:00Z" w16du:dateUtc="2026-04-16T15:45:00Z">
            <w:rPr>
              <w:rFonts w:ascii="Times  New Roman" w:hAnsi="Times  New Roman"/>
              <w:b w:val="0"/>
              <w:bCs/>
              <w:szCs w:val="26"/>
            </w:rPr>
          </w:rPrChange>
        </w:rPr>
        <w:t xml:space="preserve">Bảng </w:t>
      </w:r>
      <w:r w:rsidRPr="000F2D03">
        <w:rPr>
          <w:rFonts w:ascii="Times  New Roman" w:hAnsi="Times  New Roman"/>
          <w:sz w:val="28"/>
          <w:szCs w:val="28"/>
          <w:rPrChange w:id="2256" w:author="Tuan NV" w:date="2026-04-16T22:45:00Z" w16du:dateUtc="2026-04-16T15:45:00Z">
            <w:rPr>
              <w:rFonts w:ascii="Times  New Roman" w:hAnsi="Times  New Roman"/>
              <w:b w:val="0"/>
              <w:bCs/>
              <w:szCs w:val="26"/>
            </w:rPr>
          </w:rPrChange>
        </w:rPr>
        <w:t xml:space="preserve"> TON_KHO (Quản l</w:t>
      </w:r>
      <w:r w:rsidRPr="000F2D03">
        <w:rPr>
          <w:rFonts w:ascii="Times  New Roman" w:hAnsi="Times  New Roman" w:hint="eastAsia"/>
          <w:sz w:val="28"/>
          <w:szCs w:val="28"/>
          <w:rPrChange w:id="2257" w:author="Tuan NV" w:date="2026-04-16T22:45:00Z" w16du:dateUtc="2026-04-16T15:45:00Z">
            <w:rPr>
              <w:rFonts w:ascii="Times  New Roman" w:hAnsi="Times  New Roman" w:hint="eastAsia"/>
              <w:b w:val="0"/>
              <w:bCs/>
              <w:szCs w:val="26"/>
            </w:rPr>
          </w:rPrChange>
        </w:rPr>
        <w:t>ý</w:t>
      </w:r>
      <w:r w:rsidRPr="000F2D03">
        <w:rPr>
          <w:rFonts w:ascii="Times  New Roman" w:hAnsi="Times  New Roman"/>
          <w:sz w:val="28"/>
          <w:szCs w:val="28"/>
          <w:rPrChange w:id="2258" w:author="Tuan NV" w:date="2026-04-16T22:45:00Z" w16du:dateUtc="2026-04-16T15:45:00Z">
            <w:rPr>
              <w:rFonts w:ascii="Times  New Roman" w:hAnsi="Times  New Roman"/>
              <w:b w:val="0"/>
              <w:bCs/>
              <w:szCs w:val="26"/>
            </w:rPr>
          </w:rPrChange>
        </w:rPr>
        <w:t xml:space="preserve"> tồn kho chi tiết)</w:t>
      </w:r>
      <w:bookmarkEnd w:id="2251"/>
    </w:p>
    <w:p w14:paraId="53330C51" w14:textId="77777777" w:rsidR="008E5B7D" w:rsidRPr="001F04C9" w:rsidRDefault="008E5B7D" w:rsidP="00182EC1">
      <w:pPr>
        <w:numPr>
          <w:ilvl w:val="0"/>
          <w:numId w:val="54"/>
        </w:numPr>
        <w:spacing w:line="312" w:lineRule="auto"/>
        <w:rPr>
          <w:rFonts w:ascii="Times  New Roman" w:hAnsi="Times  New Roman"/>
          <w:bCs/>
          <w:sz w:val="26"/>
          <w:szCs w:val="26"/>
        </w:rPr>
      </w:pPr>
      <w:r w:rsidRPr="001F04C9">
        <w:rPr>
          <w:rFonts w:ascii="Times  New Roman" w:hAnsi="Times  New Roman"/>
          <w:bCs/>
          <w:sz w:val="26"/>
          <w:szCs w:val="26"/>
        </w:rPr>
        <w:t>Mục đích: Theo dõi số lượng thực tế của từng loại nguyên liệu tại mỗi kho riêng biệt để phục vụ việc điều phối hàng hóa.</w:t>
      </w:r>
    </w:p>
    <w:p w14:paraId="686C68B3" w14:textId="77777777" w:rsidR="008E5B7D" w:rsidRPr="001F04C9" w:rsidRDefault="008E5B7D" w:rsidP="00182EC1">
      <w:pPr>
        <w:numPr>
          <w:ilvl w:val="0"/>
          <w:numId w:val="54"/>
        </w:numPr>
        <w:spacing w:line="312" w:lineRule="auto"/>
        <w:rPr>
          <w:rFonts w:ascii="Times  New Roman" w:hAnsi="Times  New Roman"/>
          <w:bCs/>
          <w:sz w:val="26"/>
          <w:szCs w:val="26"/>
        </w:rPr>
      </w:pPr>
      <w:r w:rsidRPr="001F04C9">
        <w:rPr>
          <w:rFonts w:ascii="Times  New Roman" w:hAnsi="Times  New Roman"/>
          <w:bCs/>
          <w:sz w:val="26"/>
          <w:szCs w:val="26"/>
        </w:rPr>
        <w:t>Chi tiết thuộc tính:</w:t>
      </w:r>
    </w:p>
    <w:p w14:paraId="21F97CBC" w14:textId="0AEC12A7" w:rsidR="008E5B7D" w:rsidRPr="001F04C9" w:rsidRDefault="008E5B7D" w:rsidP="00182EC1">
      <w:pPr>
        <w:numPr>
          <w:ilvl w:val="1"/>
          <w:numId w:val="54"/>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MaTonKho (</w:t>
      </w:r>
      <w:r w:rsidR="00182EC1" w:rsidRPr="001F04C9">
        <w:rPr>
          <w:rFonts w:ascii="Times  New Roman" w:hAnsi="Times  New Roman"/>
          <w:bCs/>
          <w:sz w:val="26"/>
          <w:szCs w:val="26"/>
        </w:rPr>
        <w:t>varchar</w:t>
      </w:r>
      <w:r w:rsidRPr="001F04C9">
        <w:rPr>
          <w:rFonts w:ascii="Times  New Roman" w:hAnsi="Times  New Roman"/>
          <w:bCs/>
          <w:sz w:val="26"/>
          <w:szCs w:val="26"/>
        </w:rPr>
        <w:t>): Mã bản ghi tồn kho (Khóa chính).</w:t>
      </w:r>
    </w:p>
    <w:p w14:paraId="7B330CBD" w14:textId="5E3D57A2" w:rsidR="008E5B7D" w:rsidRPr="001F04C9" w:rsidRDefault="008E5B7D" w:rsidP="00182EC1">
      <w:pPr>
        <w:numPr>
          <w:ilvl w:val="1"/>
          <w:numId w:val="54"/>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MaKho (</w:t>
      </w:r>
      <w:r w:rsidR="00182EC1" w:rsidRPr="001F04C9">
        <w:rPr>
          <w:rFonts w:ascii="Times  New Roman" w:hAnsi="Times  New Roman"/>
          <w:bCs/>
          <w:sz w:val="26"/>
          <w:szCs w:val="26"/>
        </w:rPr>
        <w:t>varchar</w:t>
      </w:r>
      <w:r w:rsidRPr="001F04C9">
        <w:rPr>
          <w:rFonts w:ascii="Times  New Roman" w:hAnsi="Times  New Roman"/>
          <w:bCs/>
          <w:sz w:val="26"/>
          <w:szCs w:val="26"/>
        </w:rPr>
        <w:t>): Mã kho lưu trữ (Khóa ngoại).</w:t>
      </w:r>
    </w:p>
    <w:p w14:paraId="707CA3B2" w14:textId="2F883045" w:rsidR="008E5B7D" w:rsidRPr="001F04C9" w:rsidRDefault="008E5B7D" w:rsidP="00182EC1">
      <w:pPr>
        <w:numPr>
          <w:ilvl w:val="1"/>
          <w:numId w:val="54"/>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MaNVL (</w:t>
      </w:r>
      <w:r w:rsidR="00182EC1" w:rsidRPr="001F04C9">
        <w:rPr>
          <w:rFonts w:ascii="Times  New Roman" w:hAnsi="Times  New Roman"/>
          <w:bCs/>
          <w:sz w:val="26"/>
          <w:szCs w:val="26"/>
        </w:rPr>
        <w:t>varchar</w:t>
      </w:r>
      <w:r w:rsidRPr="001F04C9">
        <w:rPr>
          <w:rFonts w:ascii="Times  New Roman" w:hAnsi="Times  New Roman"/>
          <w:bCs/>
          <w:sz w:val="26"/>
          <w:szCs w:val="26"/>
        </w:rPr>
        <w:t>): Mã nguyên vật liệu (Khóa ngoại).</w:t>
      </w:r>
    </w:p>
    <w:p w14:paraId="78A0D960" w14:textId="77777777" w:rsidR="008E5B7D" w:rsidRPr="001F04C9" w:rsidRDefault="008E5B7D" w:rsidP="00182EC1">
      <w:pPr>
        <w:numPr>
          <w:ilvl w:val="1"/>
          <w:numId w:val="54"/>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SoLuongTon (int): Số lượng hàng thực tế đang nằm trong kho này (Ràng buộc: Phải &gt;= 0).</w:t>
      </w:r>
    </w:p>
    <w:p w14:paraId="5E85536E" w14:textId="4BCBBAD9" w:rsidR="008E5B7D" w:rsidRPr="001F04C9" w:rsidRDefault="008E5B7D" w:rsidP="00182EC1">
      <w:pPr>
        <w:numPr>
          <w:ilvl w:val="1"/>
          <w:numId w:val="54"/>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NgayCapPhat (date): Ngày gần nhất cập nhật số liệu tồn kho này.</w:t>
      </w:r>
    </w:p>
    <w:p w14:paraId="3BDE8C50" w14:textId="44CD6B09" w:rsidR="008E5B7D" w:rsidRPr="000F2D03" w:rsidRDefault="008E5B7D" w:rsidP="00182EC1">
      <w:pPr>
        <w:pStyle w:val="Heading3"/>
        <w:spacing w:line="312" w:lineRule="auto"/>
        <w:ind w:left="0"/>
        <w:rPr>
          <w:rFonts w:ascii="Times  New Roman" w:hAnsi="Times  New Roman"/>
          <w:sz w:val="28"/>
          <w:szCs w:val="28"/>
          <w:rPrChange w:id="2259" w:author="Tuan NV" w:date="2026-04-16T22:45:00Z" w16du:dateUtc="2026-04-16T15:45:00Z">
            <w:rPr>
              <w:rFonts w:ascii="Times  New Roman" w:hAnsi="Times  New Roman"/>
              <w:b w:val="0"/>
              <w:bCs/>
              <w:szCs w:val="26"/>
            </w:rPr>
          </w:rPrChange>
        </w:rPr>
      </w:pPr>
      <w:bookmarkStart w:id="2260" w:name="_Toc227272697"/>
      <w:r w:rsidRPr="000F2D03">
        <w:rPr>
          <w:rFonts w:ascii="Times  New Roman" w:hAnsi="Times  New Roman"/>
          <w:sz w:val="28"/>
          <w:szCs w:val="28"/>
          <w:rPrChange w:id="2261" w:author="Tuan NV" w:date="2026-04-16T22:45:00Z" w16du:dateUtc="2026-04-16T15:45:00Z">
            <w:rPr>
              <w:rFonts w:ascii="Times  New Roman" w:hAnsi="Times  New Roman"/>
              <w:b w:val="0"/>
              <w:bCs/>
              <w:szCs w:val="26"/>
            </w:rPr>
          </w:rPrChange>
        </w:rPr>
        <w:t>3</w:t>
      </w:r>
      <w:r w:rsidRPr="000F2D03">
        <w:rPr>
          <w:rFonts w:ascii="Times  New Roman" w:hAnsi="Times  New Roman"/>
          <w:sz w:val="28"/>
          <w:szCs w:val="28"/>
          <w:lang w:val="vi-VN"/>
          <w:rPrChange w:id="2262" w:author="Tuan NV" w:date="2026-04-16T22:45:00Z" w16du:dateUtc="2026-04-16T15:45:00Z">
            <w:rPr>
              <w:rFonts w:ascii="Times  New Roman" w:hAnsi="Times  New Roman"/>
              <w:b w:val="0"/>
              <w:bCs/>
              <w:szCs w:val="26"/>
              <w:lang w:val="vi-VN"/>
            </w:rPr>
          </w:rPrChange>
        </w:rPr>
        <w:t>.4.9.</w:t>
      </w:r>
      <w:r w:rsidRPr="000F2D03">
        <w:rPr>
          <w:rFonts w:ascii="Times  New Roman" w:hAnsi="Times  New Roman"/>
          <w:sz w:val="28"/>
          <w:szCs w:val="28"/>
          <w:rPrChange w:id="2263" w:author="Tuan NV" w:date="2026-04-16T22:45:00Z" w16du:dateUtc="2026-04-16T15:45:00Z">
            <w:rPr>
              <w:rFonts w:ascii="Times  New Roman" w:hAnsi="Times  New Roman"/>
              <w:b w:val="0"/>
              <w:bCs/>
              <w:szCs w:val="26"/>
            </w:rPr>
          </w:rPrChange>
        </w:rPr>
        <w:t xml:space="preserve"> </w:t>
      </w:r>
      <w:r w:rsidR="00182EC1" w:rsidRPr="000F2D03">
        <w:rPr>
          <w:rFonts w:ascii="Times  New Roman" w:hAnsi="Times  New Roman"/>
          <w:sz w:val="28"/>
          <w:szCs w:val="28"/>
          <w:rPrChange w:id="2264" w:author="Tuan NV" w:date="2026-04-16T22:45:00Z" w16du:dateUtc="2026-04-16T15:45:00Z">
            <w:rPr>
              <w:rFonts w:ascii="Times  New Roman" w:hAnsi="Times  New Roman"/>
              <w:b w:val="0"/>
              <w:bCs/>
              <w:szCs w:val="26"/>
            </w:rPr>
          </w:rPrChange>
        </w:rPr>
        <w:t xml:space="preserve">Bảng </w:t>
      </w:r>
      <w:r w:rsidRPr="000F2D03">
        <w:rPr>
          <w:rFonts w:ascii="Times  New Roman" w:hAnsi="Times  New Roman"/>
          <w:sz w:val="28"/>
          <w:szCs w:val="28"/>
          <w:rPrChange w:id="2265" w:author="Tuan NV" w:date="2026-04-16T22:45:00Z" w16du:dateUtc="2026-04-16T15:45:00Z">
            <w:rPr>
              <w:rFonts w:ascii="Times  New Roman" w:hAnsi="Times  New Roman"/>
              <w:b w:val="0"/>
              <w:bCs/>
              <w:szCs w:val="26"/>
            </w:rPr>
          </w:rPrChange>
        </w:rPr>
        <w:t xml:space="preserve"> DON_XUAT_HANG (</w:t>
      </w:r>
      <w:r w:rsidRPr="000F2D03">
        <w:rPr>
          <w:rFonts w:ascii="Times  New Roman" w:hAnsi="Times  New Roman" w:hint="eastAsia"/>
          <w:sz w:val="28"/>
          <w:szCs w:val="28"/>
          <w:rPrChange w:id="2266" w:author="Tuan NV" w:date="2026-04-16T22:45:00Z" w16du:dateUtc="2026-04-16T15:45:00Z">
            <w:rPr>
              <w:rFonts w:ascii="Times  New Roman" w:hAnsi="Times  New Roman" w:hint="eastAsia"/>
              <w:b w:val="0"/>
              <w:bCs/>
              <w:szCs w:val="26"/>
            </w:rPr>
          </w:rPrChange>
        </w:rPr>
        <w:t>Đơ</w:t>
      </w:r>
      <w:r w:rsidRPr="000F2D03">
        <w:rPr>
          <w:rFonts w:ascii="Times  New Roman" w:hAnsi="Times  New Roman"/>
          <w:sz w:val="28"/>
          <w:szCs w:val="28"/>
          <w:rPrChange w:id="2267" w:author="Tuan NV" w:date="2026-04-16T22:45:00Z" w16du:dateUtc="2026-04-16T15:45:00Z">
            <w:rPr>
              <w:rFonts w:ascii="Times  New Roman" w:hAnsi="Times  New Roman"/>
              <w:b w:val="0"/>
              <w:bCs/>
              <w:szCs w:val="26"/>
            </w:rPr>
          </w:rPrChange>
        </w:rPr>
        <w:t>n xuất h</w:t>
      </w:r>
      <w:r w:rsidRPr="000F2D03">
        <w:rPr>
          <w:rFonts w:ascii="Times  New Roman" w:hAnsi="Times  New Roman" w:hint="eastAsia"/>
          <w:sz w:val="28"/>
          <w:szCs w:val="28"/>
          <w:rPrChange w:id="2268" w:author="Tuan NV" w:date="2026-04-16T22:45:00Z" w16du:dateUtc="2026-04-16T15:45:00Z">
            <w:rPr>
              <w:rFonts w:ascii="Times  New Roman" w:hAnsi="Times  New Roman" w:hint="eastAsia"/>
              <w:b w:val="0"/>
              <w:bCs/>
              <w:szCs w:val="26"/>
            </w:rPr>
          </w:rPrChange>
        </w:rPr>
        <w:t>à</w:t>
      </w:r>
      <w:r w:rsidRPr="000F2D03">
        <w:rPr>
          <w:rFonts w:ascii="Times  New Roman" w:hAnsi="Times  New Roman"/>
          <w:sz w:val="28"/>
          <w:szCs w:val="28"/>
          <w:rPrChange w:id="2269" w:author="Tuan NV" w:date="2026-04-16T22:45:00Z" w16du:dateUtc="2026-04-16T15:45:00Z">
            <w:rPr>
              <w:rFonts w:ascii="Times  New Roman" w:hAnsi="Times  New Roman"/>
              <w:b w:val="0"/>
              <w:bCs/>
              <w:szCs w:val="26"/>
            </w:rPr>
          </w:rPrChange>
        </w:rPr>
        <w:t>ng/B</w:t>
      </w:r>
      <w:r w:rsidRPr="000F2D03">
        <w:rPr>
          <w:rFonts w:ascii="Times  New Roman" w:hAnsi="Times  New Roman" w:hint="eastAsia"/>
          <w:sz w:val="28"/>
          <w:szCs w:val="28"/>
          <w:rPrChange w:id="2270" w:author="Tuan NV" w:date="2026-04-16T22:45:00Z" w16du:dateUtc="2026-04-16T15:45:00Z">
            <w:rPr>
              <w:rFonts w:ascii="Times  New Roman" w:hAnsi="Times  New Roman" w:hint="eastAsia"/>
              <w:b w:val="0"/>
              <w:bCs/>
              <w:szCs w:val="26"/>
            </w:rPr>
          </w:rPrChange>
        </w:rPr>
        <w:t>á</w:t>
      </w:r>
      <w:r w:rsidRPr="000F2D03">
        <w:rPr>
          <w:rFonts w:ascii="Times  New Roman" w:hAnsi="Times  New Roman"/>
          <w:sz w:val="28"/>
          <w:szCs w:val="28"/>
          <w:rPrChange w:id="2271" w:author="Tuan NV" w:date="2026-04-16T22:45:00Z" w16du:dateUtc="2026-04-16T15:45:00Z">
            <w:rPr>
              <w:rFonts w:ascii="Times  New Roman" w:hAnsi="Times  New Roman"/>
              <w:b w:val="0"/>
              <w:bCs/>
              <w:szCs w:val="26"/>
            </w:rPr>
          </w:rPrChange>
        </w:rPr>
        <w:t>n h</w:t>
      </w:r>
      <w:r w:rsidRPr="000F2D03">
        <w:rPr>
          <w:rFonts w:ascii="Times  New Roman" w:hAnsi="Times  New Roman" w:hint="eastAsia"/>
          <w:sz w:val="28"/>
          <w:szCs w:val="28"/>
          <w:rPrChange w:id="2272" w:author="Tuan NV" w:date="2026-04-16T22:45:00Z" w16du:dateUtc="2026-04-16T15:45:00Z">
            <w:rPr>
              <w:rFonts w:ascii="Times  New Roman" w:hAnsi="Times  New Roman" w:hint="eastAsia"/>
              <w:b w:val="0"/>
              <w:bCs/>
              <w:szCs w:val="26"/>
            </w:rPr>
          </w:rPrChange>
        </w:rPr>
        <w:t>à</w:t>
      </w:r>
      <w:r w:rsidRPr="000F2D03">
        <w:rPr>
          <w:rFonts w:ascii="Times  New Roman" w:hAnsi="Times  New Roman"/>
          <w:sz w:val="28"/>
          <w:szCs w:val="28"/>
          <w:rPrChange w:id="2273" w:author="Tuan NV" w:date="2026-04-16T22:45:00Z" w16du:dateUtc="2026-04-16T15:45:00Z">
            <w:rPr>
              <w:rFonts w:ascii="Times  New Roman" w:hAnsi="Times  New Roman"/>
              <w:b w:val="0"/>
              <w:bCs/>
              <w:szCs w:val="26"/>
            </w:rPr>
          </w:rPrChange>
        </w:rPr>
        <w:t>ng)</w:t>
      </w:r>
      <w:bookmarkEnd w:id="2260"/>
    </w:p>
    <w:p w14:paraId="63B99B5F" w14:textId="77777777" w:rsidR="008E5B7D" w:rsidRPr="001F04C9" w:rsidRDefault="008E5B7D" w:rsidP="00182EC1">
      <w:pPr>
        <w:numPr>
          <w:ilvl w:val="0"/>
          <w:numId w:val="55"/>
        </w:numPr>
        <w:spacing w:line="312" w:lineRule="auto"/>
        <w:rPr>
          <w:rFonts w:ascii="Times  New Roman" w:hAnsi="Times  New Roman"/>
          <w:bCs/>
          <w:sz w:val="26"/>
          <w:szCs w:val="26"/>
        </w:rPr>
      </w:pPr>
      <w:r w:rsidRPr="001F04C9">
        <w:rPr>
          <w:rFonts w:ascii="Times  New Roman" w:hAnsi="Times  New Roman"/>
          <w:bCs/>
          <w:sz w:val="26"/>
          <w:szCs w:val="26"/>
        </w:rPr>
        <w:t>Mục đích: Ghi nhận yêu cầu xuất hàng cho khách hàng hoặc chuyển đi.</w:t>
      </w:r>
    </w:p>
    <w:p w14:paraId="628A8232" w14:textId="77777777" w:rsidR="008E5B7D" w:rsidRPr="001F04C9" w:rsidRDefault="008E5B7D" w:rsidP="00182EC1">
      <w:pPr>
        <w:numPr>
          <w:ilvl w:val="0"/>
          <w:numId w:val="55"/>
        </w:numPr>
        <w:spacing w:line="312" w:lineRule="auto"/>
        <w:rPr>
          <w:rFonts w:ascii="Times  New Roman" w:hAnsi="Times  New Roman"/>
          <w:bCs/>
          <w:sz w:val="26"/>
          <w:szCs w:val="26"/>
        </w:rPr>
      </w:pPr>
      <w:r w:rsidRPr="001F04C9">
        <w:rPr>
          <w:rFonts w:ascii="Times  New Roman" w:hAnsi="Times  New Roman"/>
          <w:bCs/>
          <w:sz w:val="26"/>
          <w:szCs w:val="26"/>
        </w:rPr>
        <w:t>Chi tiết thuộc tính:</w:t>
      </w:r>
    </w:p>
    <w:p w14:paraId="76B1AD93" w14:textId="0E8493B4" w:rsidR="008E5B7D" w:rsidRPr="001F04C9" w:rsidRDefault="008E5B7D" w:rsidP="00182EC1">
      <w:pPr>
        <w:numPr>
          <w:ilvl w:val="1"/>
          <w:numId w:val="55"/>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MaDonXuat (</w:t>
      </w:r>
      <w:r w:rsidR="00182EC1" w:rsidRPr="001F04C9">
        <w:rPr>
          <w:rFonts w:ascii="Times  New Roman" w:hAnsi="Times  New Roman"/>
          <w:bCs/>
          <w:sz w:val="26"/>
          <w:szCs w:val="26"/>
        </w:rPr>
        <w:t>varchar</w:t>
      </w:r>
      <w:r w:rsidRPr="001F04C9">
        <w:rPr>
          <w:rFonts w:ascii="Times  New Roman" w:hAnsi="Times  New Roman"/>
          <w:bCs/>
          <w:sz w:val="26"/>
          <w:szCs w:val="26"/>
        </w:rPr>
        <w:t>): Mã định danh đơn xuất hàng (Khóa chính).</w:t>
      </w:r>
    </w:p>
    <w:p w14:paraId="195CD272" w14:textId="4DFD917F" w:rsidR="008E5B7D" w:rsidRPr="001F04C9" w:rsidRDefault="008E5B7D" w:rsidP="00182EC1">
      <w:pPr>
        <w:numPr>
          <w:ilvl w:val="1"/>
          <w:numId w:val="55"/>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lastRenderedPageBreak/>
        <w:t>MaKH (</w:t>
      </w:r>
      <w:r w:rsidR="00182EC1" w:rsidRPr="001F04C9">
        <w:rPr>
          <w:rFonts w:ascii="Times  New Roman" w:hAnsi="Times  New Roman"/>
          <w:bCs/>
          <w:sz w:val="26"/>
          <w:szCs w:val="26"/>
        </w:rPr>
        <w:t>varchar</w:t>
      </w:r>
      <w:r w:rsidRPr="001F04C9">
        <w:rPr>
          <w:rFonts w:ascii="Times  New Roman" w:hAnsi="Times  New Roman"/>
          <w:bCs/>
          <w:sz w:val="26"/>
          <w:szCs w:val="26"/>
        </w:rPr>
        <w:t>): Khách hàng nào nhận đơn hàng này (Khóa ngoại).</w:t>
      </w:r>
    </w:p>
    <w:p w14:paraId="19022493" w14:textId="77777777" w:rsidR="008E5B7D" w:rsidRPr="001F04C9" w:rsidRDefault="008E5B7D" w:rsidP="00182EC1">
      <w:pPr>
        <w:numPr>
          <w:ilvl w:val="1"/>
          <w:numId w:val="55"/>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NgayDat (date): Ngày khách hàng gửi yêu cầu đặt hàng.</w:t>
      </w:r>
    </w:p>
    <w:p w14:paraId="0241E7FC" w14:textId="77777777" w:rsidR="008E5B7D" w:rsidRPr="001F04C9" w:rsidRDefault="008E5B7D" w:rsidP="00182EC1">
      <w:pPr>
        <w:numPr>
          <w:ilvl w:val="1"/>
          <w:numId w:val="55"/>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NgayGiao (date): Ngày dự kiến hoặc thực tế giao hàng cho khách.</w:t>
      </w:r>
    </w:p>
    <w:p w14:paraId="356D5416" w14:textId="77777777" w:rsidR="008E5B7D" w:rsidRPr="001F04C9" w:rsidRDefault="008E5B7D" w:rsidP="00182EC1">
      <w:pPr>
        <w:numPr>
          <w:ilvl w:val="1"/>
          <w:numId w:val="55"/>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TrangThai (varchar(15)): Tình trạng xử lý đơn (Ví dụ: 'Đang soạn hàng', 'Đã giao').</w:t>
      </w:r>
    </w:p>
    <w:p w14:paraId="3E3FA9E9" w14:textId="77777777" w:rsidR="008E5B7D" w:rsidRPr="001F04C9" w:rsidRDefault="008E5B7D" w:rsidP="00182EC1">
      <w:pPr>
        <w:numPr>
          <w:ilvl w:val="1"/>
          <w:numId w:val="55"/>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TongGiaTri (decimal(18,2)): Tổng số tiền khách phải thanh toán.</w:t>
      </w:r>
    </w:p>
    <w:p w14:paraId="06D7084E" w14:textId="7A467DFC" w:rsidR="008E5B7D" w:rsidRPr="001F04C9" w:rsidRDefault="008E5B7D" w:rsidP="00182EC1">
      <w:pPr>
        <w:numPr>
          <w:ilvl w:val="1"/>
          <w:numId w:val="55"/>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DiaChiGiao (varchar(255)): Địa chỉ cụ thể nơi hàng sẽ được gửi tới.</w:t>
      </w:r>
    </w:p>
    <w:p w14:paraId="02664167" w14:textId="0EDC9949" w:rsidR="008E5B7D" w:rsidRPr="000F2D03" w:rsidRDefault="008E5B7D" w:rsidP="00182EC1">
      <w:pPr>
        <w:pStyle w:val="Heading3"/>
        <w:spacing w:line="312" w:lineRule="auto"/>
        <w:ind w:left="0"/>
        <w:rPr>
          <w:rFonts w:ascii="Times  New Roman" w:hAnsi="Times  New Roman"/>
          <w:sz w:val="28"/>
          <w:szCs w:val="28"/>
          <w:rPrChange w:id="2274" w:author="Tuan NV" w:date="2026-04-16T22:45:00Z" w16du:dateUtc="2026-04-16T15:45:00Z">
            <w:rPr>
              <w:rFonts w:ascii="Times  New Roman" w:hAnsi="Times  New Roman"/>
              <w:b w:val="0"/>
              <w:bCs/>
              <w:szCs w:val="26"/>
            </w:rPr>
          </w:rPrChange>
        </w:rPr>
      </w:pPr>
      <w:bookmarkStart w:id="2275" w:name="_Toc227272698"/>
      <w:r w:rsidRPr="000F2D03">
        <w:rPr>
          <w:rFonts w:ascii="Times  New Roman" w:hAnsi="Times  New Roman"/>
          <w:sz w:val="28"/>
          <w:szCs w:val="28"/>
          <w:rPrChange w:id="2276" w:author="Tuan NV" w:date="2026-04-16T22:45:00Z" w16du:dateUtc="2026-04-16T15:45:00Z">
            <w:rPr>
              <w:rFonts w:ascii="Times  New Roman" w:hAnsi="Times  New Roman"/>
              <w:b w:val="0"/>
              <w:bCs/>
              <w:szCs w:val="26"/>
            </w:rPr>
          </w:rPrChange>
        </w:rPr>
        <w:t>3</w:t>
      </w:r>
      <w:r w:rsidRPr="000F2D03">
        <w:rPr>
          <w:rFonts w:ascii="Times  New Roman" w:hAnsi="Times  New Roman"/>
          <w:sz w:val="28"/>
          <w:szCs w:val="28"/>
          <w:lang w:val="vi-VN"/>
          <w:rPrChange w:id="2277" w:author="Tuan NV" w:date="2026-04-16T22:45:00Z" w16du:dateUtc="2026-04-16T15:45:00Z">
            <w:rPr>
              <w:rFonts w:ascii="Times  New Roman" w:hAnsi="Times  New Roman"/>
              <w:b w:val="0"/>
              <w:bCs/>
              <w:szCs w:val="26"/>
              <w:lang w:val="vi-VN"/>
            </w:rPr>
          </w:rPrChange>
        </w:rPr>
        <w:t>.4.10.</w:t>
      </w:r>
      <w:r w:rsidRPr="000F2D03">
        <w:rPr>
          <w:rFonts w:ascii="Times  New Roman" w:hAnsi="Times  New Roman"/>
          <w:sz w:val="28"/>
          <w:szCs w:val="28"/>
          <w:rPrChange w:id="2278" w:author="Tuan NV" w:date="2026-04-16T22:45:00Z" w16du:dateUtc="2026-04-16T15:45:00Z">
            <w:rPr>
              <w:rFonts w:ascii="Times  New Roman" w:hAnsi="Times  New Roman"/>
              <w:b w:val="0"/>
              <w:bCs/>
              <w:szCs w:val="26"/>
            </w:rPr>
          </w:rPrChange>
        </w:rPr>
        <w:t xml:space="preserve"> </w:t>
      </w:r>
      <w:r w:rsidR="00182EC1" w:rsidRPr="000F2D03">
        <w:rPr>
          <w:rFonts w:ascii="Times  New Roman" w:hAnsi="Times  New Roman"/>
          <w:sz w:val="28"/>
          <w:szCs w:val="28"/>
          <w:rPrChange w:id="2279" w:author="Tuan NV" w:date="2026-04-16T22:45:00Z" w16du:dateUtc="2026-04-16T15:45:00Z">
            <w:rPr>
              <w:rFonts w:ascii="Times  New Roman" w:hAnsi="Times  New Roman"/>
              <w:b w:val="0"/>
              <w:bCs/>
              <w:szCs w:val="26"/>
            </w:rPr>
          </w:rPrChange>
        </w:rPr>
        <w:t xml:space="preserve">Bảng </w:t>
      </w:r>
      <w:r w:rsidRPr="000F2D03">
        <w:rPr>
          <w:rFonts w:ascii="Times  New Roman" w:hAnsi="Times  New Roman"/>
          <w:sz w:val="28"/>
          <w:szCs w:val="28"/>
          <w:rPrChange w:id="2280" w:author="Tuan NV" w:date="2026-04-16T22:45:00Z" w16du:dateUtc="2026-04-16T15:45:00Z">
            <w:rPr>
              <w:rFonts w:ascii="Times  New Roman" w:hAnsi="Times  New Roman"/>
              <w:b w:val="0"/>
              <w:bCs/>
              <w:szCs w:val="26"/>
            </w:rPr>
          </w:rPrChange>
        </w:rPr>
        <w:t xml:space="preserve"> CHI_TIET_DON_XUAT (Chi tiết </w:t>
      </w:r>
      <w:r w:rsidRPr="000F2D03">
        <w:rPr>
          <w:rFonts w:ascii="Times  New Roman" w:hAnsi="Times  New Roman" w:hint="eastAsia"/>
          <w:sz w:val="28"/>
          <w:szCs w:val="28"/>
          <w:rPrChange w:id="2281" w:author="Tuan NV" w:date="2026-04-16T22:45:00Z" w16du:dateUtc="2026-04-16T15:45:00Z">
            <w:rPr>
              <w:rFonts w:ascii="Times  New Roman" w:hAnsi="Times  New Roman" w:hint="eastAsia"/>
              <w:b w:val="0"/>
              <w:bCs/>
              <w:szCs w:val="26"/>
            </w:rPr>
          </w:rPrChange>
        </w:rPr>
        <w:t>đơ</w:t>
      </w:r>
      <w:r w:rsidRPr="000F2D03">
        <w:rPr>
          <w:rFonts w:ascii="Times  New Roman" w:hAnsi="Times  New Roman"/>
          <w:sz w:val="28"/>
          <w:szCs w:val="28"/>
          <w:rPrChange w:id="2282" w:author="Tuan NV" w:date="2026-04-16T22:45:00Z" w16du:dateUtc="2026-04-16T15:45:00Z">
            <w:rPr>
              <w:rFonts w:ascii="Times  New Roman" w:hAnsi="Times  New Roman"/>
              <w:b w:val="0"/>
              <w:bCs/>
              <w:szCs w:val="26"/>
            </w:rPr>
          </w:rPrChange>
        </w:rPr>
        <w:t>n xuất)</w:t>
      </w:r>
      <w:bookmarkEnd w:id="2275"/>
    </w:p>
    <w:p w14:paraId="27E7AE36" w14:textId="77777777" w:rsidR="008E5B7D" w:rsidRPr="001F04C9" w:rsidRDefault="008E5B7D" w:rsidP="00182EC1">
      <w:pPr>
        <w:numPr>
          <w:ilvl w:val="0"/>
          <w:numId w:val="56"/>
        </w:numPr>
        <w:spacing w:line="312" w:lineRule="auto"/>
        <w:rPr>
          <w:rFonts w:ascii="Times  New Roman" w:hAnsi="Times  New Roman"/>
          <w:bCs/>
          <w:sz w:val="26"/>
          <w:szCs w:val="26"/>
        </w:rPr>
      </w:pPr>
      <w:r w:rsidRPr="001F04C9">
        <w:rPr>
          <w:rFonts w:ascii="Times  New Roman" w:hAnsi="Times  New Roman"/>
          <w:bCs/>
          <w:sz w:val="26"/>
          <w:szCs w:val="26"/>
        </w:rPr>
        <w:t>Mục đích: Liệt kê cụ thể từng mặt hàng và số lượng xuất đi trong mỗi đơn xuất hàng.</w:t>
      </w:r>
    </w:p>
    <w:p w14:paraId="7E132462" w14:textId="77777777" w:rsidR="008E5B7D" w:rsidRPr="001F04C9" w:rsidRDefault="008E5B7D" w:rsidP="00182EC1">
      <w:pPr>
        <w:numPr>
          <w:ilvl w:val="0"/>
          <w:numId w:val="56"/>
        </w:numPr>
        <w:spacing w:line="312" w:lineRule="auto"/>
        <w:rPr>
          <w:rFonts w:ascii="Times  New Roman" w:hAnsi="Times  New Roman"/>
          <w:bCs/>
          <w:sz w:val="26"/>
          <w:szCs w:val="26"/>
        </w:rPr>
      </w:pPr>
      <w:r w:rsidRPr="001F04C9">
        <w:rPr>
          <w:rFonts w:ascii="Times  New Roman" w:hAnsi="Times  New Roman"/>
          <w:bCs/>
          <w:sz w:val="26"/>
          <w:szCs w:val="26"/>
        </w:rPr>
        <w:t>Chi tiết thuộc tính:</w:t>
      </w:r>
    </w:p>
    <w:p w14:paraId="3F67C17B" w14:textId="4EDB2F4E" w:rsidR="008E5B7D" w:rsidRPr="001F04C9" w:rsidRDefault="008E5B7D" w:rsidP="00182EC1">
      <w:pPr>
        <w:numPr>
          <w:ilvl w:val="1"/>
          <w:numId w:val="56"/>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MaCTDonXuat (</w:t>
      </w:r>
      <w:r w:rsidR="00182EC1" w:rsidRPr="001F04C9">
        <w:rPr>
          <w:rFonts w:ascii="Times  New Roman" w:hAnsi="Times  New Roman"/>
          <w:bCs/>
          <w:sz w:val="26"/>
          <w:szCs w:val="26"/>
        </w:rPr>
        <w:t>varchar</w:t>
      </w:r>
      <w:r w:rsidRPr="001F04C9">
        <w:rPr>
          <w:rFonts w:ascii="Times  New Roman" w:hAnsi="Times  New Roman"/>
          <w:bCs/>
          <w:sz w:val="26"/>
          <w:szCs w:val="26"/>
        </w:rPr>
        <w:t>): Mã dòng chi tiết đơn xuất (Khóa chính).</w:t>
      </w:r>
    </w:p>
    <w:p w14:paraId="0A766B85" w14:textId="63FF9C1F" w:rsidR="008E5B7D" w:rsidRPr="001F04C9" w:rsidRDefault="008E5B7D" w:rsidP="00182EC1">
      <w:pPr>
        <w:numPr>
          <w:ilvl w:val="1"/>
          <w:numId w:val="56"/>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MaDonXuat (</w:t>
      </w:r>
      <w:r w:rsidR="00182EC1" w:rsidRPr="001F04C9">
        <w:rPr>
          <w:rFonts w:ascii="Times  New Roman" w:hAnsi="Times  New Roman"/>
          <w:bCs/>
          <w:sz w:val="26"/>
          <w:szCs w:val="26"/>
        </w:rPr>
        <w:t>varchar</w:t>
      </w:r>
      <w:r w:rsidRPr="001F04C9">
        <w:rPr>
          <w:rFonts w:ascii="Times  New Roman" w:hAnsi="Times  New Roman"/>
          <w:bCs/>
          <w:sz w:val="26"/>
          <w:szCs w:val="26"/>
        </w:rPr>
        <w:t>): Thuộc đơn xuất nào (Khóa ngoại).</w:t>
      </w:r>
    </w:p>
    <w:p w14:paraId="7C078D01" w14:textId="2A64F09D" w:rsidR="008E5B7D" w:rsidRPr="001F04C9" w:rsidRDefault="008E5B7D" w:rsidP="00182EC1">
      <w:pPr>
        <w:numPr>
          <w:ilvl w:val="1"/>
          <w:numId w:val="56"/>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MaNVL (</w:t>
      </w:r>
      <w:r w:rsidR="00182EC1" w:rsidRPr="001F04C9">
        <w:rPr>
          <w:rFonts w:ascii="Times  New Roman" w:hAnsi="Times  New Roman"/>
          <w:bCs/>
          <w:sz w:val="26"/>
          <w:szCs w:val="26"/>
        </w:rPr>
        <w:t>varchar</w:t>
      </w:r>
      <w:r w:rsidRPr="001F04C9">
        <w:rPr>
          <w:rFonts w:ascii="Times  New Roman" w:hAnsi="Times  New Roman"/>
          <w:bCs/>
          <w:sz w:val="26"/>
          <w:szCs w:val="26"/>
        </w:rPr>
        <w:t>): Loại nguyên liệu được xuất đi (Khóa ngoại).</w:t>
      </w:r>
    </w:p>
    <w:p w14:paraId="48B94856" w14:textId="77777777" w:rsidR="008E5B7D" w:rsidRPr="001F04C9" w:rsidRDefault="008E5B7D" w:rsidP="00182EC1">
      <w:pPr>
        <w:numPr>
          <w:ilvl w:val="1"/>
          <w:numId w:val="56"/>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SoLuong (int): Số lượng hàng xuất (Ràng buộc: Phải &gt;= 0).</w:t>
      </w:r>
    </w:p>
    <w:p w14:paraId="0718F784" w14:textId="77777777" w:rsidR="008E5B7D" w:rsidRPr="001F04C9" w:rsidRDefault="008E5B7D" w:rsidP="00182EC1">
      <w:pPr>
        <w:numPr>
          <w:ilvl w:val="1"/>
          <w:numId w:val="56"/>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DonGia (decimal(18,2)): Giá bán tại thời điểm xuất.</w:t>
      </w:r>
    </w:p>
    <w:p w14:paraId="64462EE4" w14:textId="239D4664" w:rsidR="008E5B7D" w:rsidRPr="000F2D03" w:rsidRDefault="00182EC1" w:rsidP="00182EC1">
      <w:pPr>
        <w:pStyle w:val="Heading3"/>
        <w:spacing w:line="312" w:lineRule="auto"/>
        <w:ind w:left="0"/>
        <w:rPr>
          <w:rFonts w:ascii="Times  New Roman" w:hAnsi="Times  New Roman"/>
          <w:sz w:val="28"/>
          <w:szCs w:val="28"/>
          <w:rPrChange w:id="2283" w:author="Tuan NV" w:date="2026-04-16T22:45:00Z" w16du:dateUtc="2026-04-16T15:45:00Z">
            <w:rPr>
              <w:rFonts w:ascii="Times  New Roman" w:hAnsi="Times  New Roman"/>
              <w:b w:val="0"/>
              <w:bCs/>
              <w:szCs w:val="26"/>
            </w:rPr>
          </w:rPrChange>
        </w:rPr>
      </w:pPr>
      <w:bookmarkStart w:id="2284" w:name="_Toc227272699"/>
      <w:r w:rsidRPr="000F2D03">
        <w:rPr>
          <w:rFonts w:ascii="Times  New Roman" w:hAnsi="Times  New Roman"/>
          <w:sz w:val="28"/>
          <w:szCs w:val="28"/>
          <w:rPrChange w:id="2285" w:author="Tuan NV" w:date="2026-04-16T22:45:00Z" w16du:dateUtc="2026-04-16T15:45:00Z">
            <w:rPr>
              <w:rFonts w:ascii="Times  New Roman" w:hAnsi="Times  New Roman"/>
              <w:b w:val="0"/>
              <w:bCs/>
              <w:szCs w:val="26"/>
            </w:rPr>
          </w:rPrChange>
        </w:rPr>
        <w:t>3</w:t>
      </w:r>
      <w:r w:rsidRPr="000F2D03">
        <w:rPr>
          <w:rFonts w:ascii="Times  New Roman" w:hAnsi="Times  New Roman"/>
          <w:sz w:val="28"/>
          <w:szCs w:val="28"/>
          <w:lang w:val="vi-VN"/>
          <w:rPrChange w:id="2286" w:author="Tuan NV" w:date="2026-04-16T22:45:00Z" w16du:dateUtc="2026-04-16T15:45:00Z">
            <w:rPr>
              <w:rFonts w:ascii="Times  New Roman" w:hAnsi="Times  New Roman"/>
              <w:b w:val="0"/>
              <w:bCs/>
              <w:szCs w:val="26"/>
              <w:lang w:val="vi-VN"/>
            </w:rPr>
          </w:rPrChange>
        </w:rPr>
        <w:t>.4.11</w:t>
      </w:r>
      <w:r w:rsidR="008E5B7D" w:rsidRPr="000F2D03">
        <w:rPr>
          <w:rFonts w:ascii="Times  New Roman" w:hAnsi="Times  New Roman"/>
          <w:sz w:val="28"/>
          <w:szCs w:val="28"/>
          <w:rPrChange w:id="2287" w:author="Tuan NV" w:date="2026-04-16T22:45:00Z" w16du:dateUtc="2026-04-16T15:45:00Z">
            <w:rPr>
              <w:rFonts w:ascii="Times  New Roman" w:hAnsi="Times  New Roman"/>
              <w:b w:val="0"/>
              <w:bCs/>
              <w:szCs w:val="26"/>
            </w:rPr>
          </w:rPrChange>
        </w:rPr>
        <w:t xml:space="preserve">. </w:t>
      </w:r>
      <w:r w:rsidRPr="000F2D03">
        <w:rPr>
          <w:rFonts w:ascii="Times  New Roman" w:hAnsi="Times  New Roman"/>
          <w:sz w:val="28"/>
          <w:szCs w:val="28"/>
          <w:rPrChange w:id="2288" w:author="Tuan NV" w:date="2026-04-16T22:45:00Z" w16du:dateUtc="2026-04-16T15:45:00Z">
            <w:rPr>
              <w:rFonts w:ascii="Times  New Roman" w:hAnsi="Times  New Roman"/>
              <w:b w:val="0"/>
              <w:bCs/>
              <w:szCs w:val="26"/>
            </w:rPr>
          </w:rPrChange>
        </w:rPr>
        <w:t xml:space="preserve">Bảng </w:t>
      </w:r>
      <w:r w:rsidR="008E5B7D" w:rsidRPr="000F2D03">
        <w:rPr>
          <w:rFonts w:ascii="Times  New Roman" w:hAnsi="Times  New Roman"/>
          <w:sz w:val="28"/>
          <w:szCs w:val="28"/>
          <w:rPrChange w:id="2289" w:author="Tuan NV" w:date="2026-04-16T22:45:00Z" w16du:dateUtc="2026-04-16T15:45:00Z">
            <w:rPr>
              <w:rFonts w:ascii="Times  New Roman" w:hAnsi="Times  New Roman"/>
              <w:b w:val="0"/>
              <w:bCs/>
              <w:szCs w:val="26"/>
            </w:rPr>
          </w:rPrChange>
        </w:rPr>
        <w:t xml:space="preserve"> XUAT_KHO (Phiếu xuất kho)</w:t>
      </w:r>
      <w:bookmarkEnd w:id="2284"/>
    </w:p>
    <w:p w14:paraId="7381BC9D" w14:textId="77777777" w:rsidR="008E5B7D" w:rsidRPr="001F04C9" w:rsidRDefault="008E5B7D" w:rsidP="00182EC1">
      <w:pPr>
        <w:numPr>
          <w:ilvl w:val="0"/>
          <w:numId w:val="57"/>
        </w:numPr>
        <w:spacing w:line="312" w:lineRule="auto"/>
        <w:rPr>
          <w:rFonts w:ascii="Times  New Roman" w:hAnsi="Times  New Roman"/>
          <w:bCs/>
          <w:sz w:val="26"/>
          <w:szCs w:val="26"/>
        </w:rPr>
      </w:pPr>
      <w:r w:rsidRPr="001F04C9">
        <w:rPr>
          <w:rFonts w:ascii="Times  New Roman" w:hAnsi="Times  New Roman"/>
          <w:bCs/>
          <w:sz w:val="26"/>
          <w:szCs w:val="26"/>
        </w:rPr>
        <w:t>Mục đích: Ghi nhận sự kiện hàng hóa thực tế rời khỏi kho để thực hiện đơn xuất hàng.</w:t>
      </w:r>
    </w:p>
    <w:p w14:paraId="532DC06E" w14:textId="77777777" w:rsidR="008E5B7D" w:rsidRPr="001F04C9" w:rsidRDefault="008E5B7D" w:rsidP="00182EC1">
      <w:pPr>
        <w:numPr>
          <w:ilvl w:val="0"/>
          <w:numId w:val="57"/>
        </w:numPr>
        <w:spacing w:line="312" w:lineRule="auto"/>
        <w:rPr>
          <w:rFonts w:ascii="Times  New Roman" w:hAnsi="Times  New Roman"/>
          <w:bCs/>
          <w:sz w:val="26"/>
          <w:szCs w:val="26"/>
        </w:rPr>
      </w:pPr>
      <w:r w:rsidRPr="001F04C9">
        <w:rPr>
          <w:rFonts w:ascii="Times  New Roman" w:hAnsi="Times  New Roman"/>
          <w:bCs/>
          <w:sz w:val="26"/>
          <w:szCs w:val="26"/>
        </w:rPr>
        <w:t>Chi tiết thuộc tính:</w:t>
      </w:r>
    </w:p>
    <w:p w14:paraId="1D3C1D4C" w14:textId="3B243DE9" w:rsidR="008E5B7D" w:rsidRPr="001F04C9" w:rsidRDefault="008E5B7D" w:rsidP="00182EC1">
      <w:pPr>
        <w:numPr>
          <w:ilvl w:val="1"/>
          <w:numId w:val="57"/>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MaXuatKho (</w:t>
      </w:r>
      <w:r w:rsidR="00182EC1" w:rsidRPr="001F04C9">
        <w:rPr>
          <w:rFonts w:ascii="Times  New Roman" w:hAnsi="Times  New Roman"/>
          <w:bCs/>
          <w:sz w:val="26"/>
          <w:szCs w:val="26"/>
        </w:rPr>
        <w:t>varchar</w:t>
      </w:r>
      <w:r w:rsidRPr="001F04C9">
        <w:rPr>
          <w:rFonts w:ascii="Times  New Roman" w:hAnsi="Times  New Roman"/>
          <w:bCs/>
          <w:sz w:val="26"/>
          <w:szCs w:val="26"/>
        </w:rPr>
        <w:t>): Mã phiếu xuất kho (Khóa chính).</w:t>
      </w:r>
    </w:p>
    <w:p w14:paraId="263C9E37" w14:textId="46257EAF" w:rsidR="008E5B7D" w:rsidRPr="001F04C9" w:rsidRDefault="008E5B7D" w:rsidP="00182EC1">
      <w:pPr>
        <w:numPr>
          <w:ilvl w:val="1"/>
          <w:numId w:val="57"/>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MaKho (</w:t>
      </w:r>
      <w:r w:rsidR="00182EC1" w:rsidRPr="001F04C9">
        <w:rPr>
          <w:rFonts w:ascii="Times  New Roman" w:hAnsi="Times  New Roman"/>
          <w:bCs/>
          <w:sz w:val="26"/>
          <w:szCs w:val="26"/>
        </w:rPr>
        <w:t>varchar</w:t>
      </w:r>
      <w:r w:rsidRPr="001F04C9">
        <w:rPr>
          <w:rFonts w:ascii="Times  New Roman" w:hAnsi="Times  New Roman"/>
          <w:bCs/>
          <w:sz w:val="26"/>
          <w:szCs w:val="26"/>
        </w:rPr>
        <w:t>): Xuất hàng từ kho nào (Khóa ngoại).</w:t>
      </w:r>
    </w:p>
    <w:p w14:paraId="7E8E60E5" w14:textId="095A0064" w:rsidR="008E5B7D" w:rsidRPr="001F04C9" w:rsidRDefault="008E5B7D" w:rsidP="00182EC1">
      <w:pPr>
        <w:numPr>
          <w:ilvl w:val="1"/>
          <w:numId w:val="57"/>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MaDonXuat (</w:t>
      </w:r>
      <w:r w:rsidR="00182EC1" w:rsidRPr="001F04C9">
        <w:rPr>
          <w:rFonts w:ascii="Times  New Roman" w:hAnsi="Times  New Roman"/>
          <w:bCs/>
          <w:sz w:val="26"/>
          <w:szCs w:val="26"/>
        </w:rPr>
        <w:t>varchar</w:t>
      </w:r>
      <w:r w:rsidRPr="001F04C9">
        <w:rPr>
          <w:rFonts w:ascii="Times  New Roman" w:hAnsi="Times  New Roman"/>
          <w:bCs/>
          <w:sz w:val="26"/>
          <w:szCs w:val="26"/>
        </w:rPr>
        <w:t>): Xuất cho đơn hàng nào (Khóa ngoại).</w:t>
      </w:r>
    </w:p>
    <w:p w14:paraId="372824E2" w14:textId="77777777" w:rsidR="008E5B7D" w:rsidRPr="001F04C9" w:rsidRDefault="008E5B7D" w:rsidP="00182EC1">
      <w:pPr>
        <w:numPr>
          <w:ilvl w:val="1"/>
          <w:numId w:val="57"/>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NgayXuat (date): Ngày thực tế lấy hàng ra khỏi kho.</w:t>
      </w:r>
    </w:p>
    <w:p w14:paraId="1A1BB6F7" w14:textId="77777777" w:rsidR="008E5B7D" w:rsidRPr="001F04C9" w:rsidRDefault="008E5B7D" w:rsidP="00182EC1">
      <w:pPr>
        <w:numPr>
          <w:ilvl w:val="1"/>
          <w:numId w:val="57"/>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NguoiXuat (varchar(255)): Nhân viên kho thực hiện việc xuất hàng.</w:t>
      </w:r>
    </w:p>
    <w:p w14:paraId="1C03C8B7" w14:textId="2ACDE075" w:rsidR="008E5B7D" w:rsidRPr="001F04C9" w:rsidRDefault="008E5B7D" w:rsidP="00182EC1">
      <w:pPr>
        <w:numPr>
          <w:ilvl w:val="1"/>
          <w:numId w:val="57"/>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GhiChu (varchar(255)): Ghi chú về tình trạng đóng gói hoặc phương tiện lấy hàng.</w:t>
      </w:r>
    </w:p>
    <w:p w14:paraId="5837C688" w14:textId="5D94D70D" w:rsidR="008E5B7D" w:rsidRPr="000F2D03" w:rsidRDefault="00182EC1" w:rsidP="00182EC1">
      <w:pPr>
        <w:pStyle w:val="Heading3"/>
        <w:spacing w:line="312" w:lineRule="auto"/>
        <w:ind w:left="0"/>
        <w:rPr>
          <w:rFonts w:ascii="Times  New Roman" w:hAnsi="Times  New Roman"/>
          <w:sz w:val="28"/>
          <w:szCs w:val="28"/>
          <w:rPrChange w:id="2290" w:author="Tuan NV" w:date="2026-04-16T22:45:00Z" w16du:dateUtc="2026-04-16T15:45:00Z">
            <w:rPr>
              <w:rFonts w:ascii="Times  New Roman" w:hAnsi="Times  New Roman"/>
              <w:b w:val="0"/>
              <w:bCs/>
              <w:szCs w:val="26"/>
            </w:rPr>
          </w:rPrChange>
        </w:rPr>
      </w:pPr>
      <w:bookmarkStart w:id="2291" w:name="_Toc227272700"/>
      <w:r w:rsidRPr="000F2D03">
        <w:rPr>
          <w:rFonts w:ascii="Times  New Roman" w:hAnsi="Times  New Roman"/>
          <w:sz w:val="28"/>
          <w:szCs w:val="28"/>
          <w:rPrChange w:id="2292" w:author="Tuan NV" w:date="2026-04-16T22:45:00Z" w16du:dateUtc="2026-04-16T15:45:00Z">
            <w:rPr>
              <w:rFonts w:ascii="Times  New Roman" w:hAnsi="Times  New Roman"/>
              <w:b w:val="0"/>
              <w:bCs/>
              <w:szCs w:val="26"/>
            </w:rPr>
          </w:rPrChange>
        </w:rPr>
        <w:lastRenderedPageBreak/>
        <w:t>3</w:t>
      </w:r>
      <w:r w:rsidRPr="000F2D03">
        <w:rPr>
          <w:rFonts w:ascii="Times  New Roman" w:hAnsi="Times  New Roman"/>
          <w:sz w:val="28"/>
          <w:szCs w:val="28"/>
          <w:lang w:val="vi-VN"/>
          <w:rPrChange w:id="2293" w:author="Tuan NV" w:date="2026-04-16T22:45:00Z" w16du:dateUtc="2026-04-16T15:45:00Z">
            <w:rPr>
              <w:rFonts w:ascii="Times  New Roman" w:hAnsi="Times  New Roman"/>
              <w:b w:val="0"/>
              <w:bCs/>
              <w:szCs w:val="26"/>
              <w:lang w:val="vi-VN"/>
            </w:rPr>
          </w:rPrChange>
        </w:rPr>
        <w:t>.4.12</w:t>
      </w:r>
      <w:r w:rsidR="008E5B7D" w:rsidRPr="000F2D03">
        <w:rPr>
          <w:rFonts w:ascii="Times  New Roman" w:hAnsi="Times  New Roman"/>
          <w:sz w:val="28"/>
          <w:szCs w:val="28"/>
          <w:rPrChange w:id="2294" w:author="Tuan NV" w:date="2026-04-16T22:45:00Z" w16du:dateUtc="2026-04-16T15:45:00Z">
            <w:rPr>
              <w:rFonts w:ascii="Times  New Roman" w:hAnsi="Times  New Roman"/>
              <w:b w:val="0"/>
              <w:bCs/>
              <w:szCs w:val="26"/>
            </w:rPr>
          </w:rPrChange>
        </w:rPr>
        <w:t xml:space="preserve">. </w:t>
      </w:r>
      <w:r w:rsidRPr="000F2D03">
        <w:rPr>
          <w:rFonts w:ascii="Times  New Roman" w:hAnsi="Times  New Roman"/>
          <w:sz w:val="28"/>
          <w:szCs w:val="28"/>
          <w:rPrChange w:id="2295" w:author="Tuan NV" w:date="2026-04-16T22:45:00Z" w16du:dateUtc="2026-04-16T15:45:00Z">
            <w:rPr>
              <w:rFonts w:ascii="Times  New Roman" w:hAnsi="Times  New Roman"/>
              <w:b w:val="0"/>
              <w:bCs/>
              <w:szCs w:val="26"/>
            </w:rPr>
          </w:rPrChange>
        </w:rPr>
        <w:t xml:space="preserve">Bảng </w:t>
      </w:r>
      <w:r w:rsidR="008E5B7D" w:rsidRPr="000F2D03">
        <w:rPr>
          <w:rFonts w:ascii="Times  New Roman" w:hAnsi="Times  New Roman"/>
          <w:sz w:val="28"/>
          <w:szCs w:val="28"/>
          <w:rPrChange w:id="2296" w:author="Tuan NV" w:date="2026-04-16T22:45:00Z" w16du:dateUtc="2026-04-16T15:45:00Z">
            <w:rPr>
              <w:rFonts w:ascii="Times  New Roman" w:hAnsi="Times  New Roman"/>
              <w:b w:val="0"/>
              <w:bCs/>
              <w:szCs w:val="26"/>
            </w:rPr>
          </w:rPrChange>
        </w:rPr>
        <w:t xml:space="preserve"> VAN_CHUYEN (Th</w:t>
      </w:r>
      <w:r w:rsidR="008E5B7D" w:rsidRPr="000F2D03">
        <w:rPr>
          <w:rFonts w:ascii="Times  New Roman" w:hAnsi="Times  New Roman" w:hint="eastAsia"/>
          <w:sz w:val="28"/>
          <w:szCs w:val="28"/>
          <w:rPrChange w:id="2297" w:author="Tuan NV" w:date="2026-04-16T22:45:00Z" w16du:dateUtc="2026-04-16T15:45:00Z">
            <w:rPr>
              <w:rFonts w:ascii="Times  New Roman" w:hAnsi="Times  New Roman" w:hint="eastAsia"/>
              <w:b w:val="0"/>
              <w:bCs/>
              <w:szCs w:val="26"/>
            </w:rPr>
          </w:rPrChange>
        </w:rPr>
        <w:t>ô</w:t>
      </w:r>
      <w:r w:rsidR="008E5B7D" w:rsidRPr="000F2D03">
        <w:rPr>
          <w:rFonts w:ascii="Times  New Roman" w:hAnsi="Times  New Roman"/>
          <w:sz w:val="28"/>
          <w:szCs w:val="28"/>
          <w:rPrChange w:id="2298" w:author="Tuan NV" w:date="2026-04-16T22:45:00Z" w16du:dateUtc="2026-04-16T15:45:00Z">
            <w:rPr>
              <w:rFonts w:ascii="Times  New Roman" w:hAnsi="Times  New Roman"/>
              <w:b w:val="0"/>
              <w:bCs/>
              <w:szCs w:val="26"/>
            </w:rPr>
          </w:rPrChange>
        </w:rPr>
        <w:t>ng tin giao vận)</w:t>
      </w:r>
      <w:bookmarkEnd w:id="2291"/>
    </w:p>
    <w:p w14:paraId="6EC83621" w14:textId="77777777" w:rsidR="008E5B7D" w:rsidRPr="001F04C9" w:rsidRDefault="008E5B7D" w:rsidP="00182EC1">
      <w:pPr>
        <w:numPr>
          <w:ilvl w:val="0"/>
          <w:numId w:val="58"/>
        </w:numPr>
        <w:spacing w:line="312" w:lineRule="auto"/>
        <w:rPr>
          <w:rFonts w:ascii="Times  New Roman" w:hAnsi="Times  New Roman"/>
          <w:bCs/>
          <w:sz w:val="26"/>
          <w:szCs w:val="26"/>
        </w:rPr>
      </w:pPr>
      <w:r w:rsidRPr="001F04C9">
        <w:rPr>
          <w:rFonts w:ascii="Times  New Roman" w:hAnsi="Times  New Roman"/>
          <w:bCs/>
          <w:sz w:val="26"/>
          <w:szCs w:val="26"/>
        </w:rPr>
        <w:t>Mục đích: Theo dõi quá trình vận chuyển đơn hàng từ kho đến tay khách hàng sau khi đã xuất kho.</w:t>
      </w:r>
    </w:p>
    <w:p w14:paraId="11D19151" w14:textId="77777777" w:rsidR="008E5B7D" w:rsidRPr="001F04C9" w:rsidRDefault="008E5B7D" w:rsidP="00182EC1">
      <w:pPr>
        <w:numPr>
          <w:ilvl w:val="0"/>
          <w:numId w:val="58"/>
        </w:numPr>
        <w:spacing w:line="312" w:lineRule="auto"/>
        <w:rPr>
          <w:rFonts w:ascii="Times  New Roman" w:hAnsi="Times  New Roman"/>
          <w:bCs/>
          <w:sz w:val="26"/>
          <w:szCs w:val="26"/>
        </w:rPr>
      </w:pPr>
      <w:r w:rsidRPr="001F04C9">
        <w:rPr>
          <w:rFonts w:ascii="Times  New Roman" w:hAnsi="Times  New Roman"/>
          <w:bCs/>
          <w:sz w:val="26"/>
          <w:szCs w:val="26"/>
        </w:rPr>
        <w:t>Chi tiết thuộc tính:</w:t>
      </w:r>
    </w:p>
    <w:p w14:paraId="2FC097AF" w14:textId="580C9875" w:rsidR="008E5B7D" w:rsidRPr="001F04C9" w:rsidRDefault="008E5B7D" w:rsidP="00182EC1">
      <w:pPr>
        <w:numPr>
          <w:ilvl w:val="1"/>
          <w:numId w:val="58"/>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MaVanChuyen (</w:t>
      </w:r>
      <w:r w:rsidR="00182EC1" w:rsidRPr="001F04C9">
        <w:rPr>
          <w:rFonts w:ascii="Times  New Roman" w:hAnsi="Times  New Roman"/>
          <w:bCs/>
          <w:sz w:val="26"/>
          <w:szCs w:val="26"/>
        </w:rPr>
        <w:t>varchar</w:t>
      </w:r>
      <w:r w:rsidRPr="001F04C9">
        <w:rPr>
          <w:rFonts w:ascii="Times  New Roman" w:hAnsi="Times  New Roman"/>
          <w:bCs/>
          <w:sz w:val="26"/>
          <w:szCs w:val="26"/>
        </w:rPr>
        <w:t>): Mã định danh bản ghi vận chuyển (Khóa chính).</w:t>
      </w:r>
    </w:p>
    <w:p w14:paraId="0A87E474" w14:textId="5009D9C6" w:rsidR="008E5B7D" w:rsidRPr="001F04C9" w:rsidRDefault="008E5B7D" w:rsidP="00182EC1">
      <w:pPr>
        <w:numPr>
          <w:ilvl w:val="1"/>
          <w:numId w:val="58"/>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MaDonXuat (</w:t>
      </w:r>
      <w:r w:rsidR="00182EC1" w:rsidRPr="001F04C9">
        <w:rPr>
          <w:rFonts w:ascii="Times  New Roman" w:hAnsi="Times  New Roman"/>
          <w:bCs/>
          <w:sz w:val="26"/>
          <w:szCs w:val="26"/>
        </w:rPr>
        <w:t>varchar</w:t>
      </w:r>
      <w:r w:rsidRPr="001F04C9">
        <w:rPr>
          <w:rFonts w:ascii="Times  New Roman" w:hAnsi="Times  New Roman"/>
          <w:bCs/>
          <w:sz w:val="26"/>
          <w:szCs w:val="26"/>
        </w:rPr>
        <w:t>): Vận chuyển cho đơn xuất nào (Khóa ngoại).</w:t>
      </w:r>
    </w:p>
    <w:p w14:paraId="1A53DB62" w14:textId="77777777" w:rsidR="008E5B7D" w:rsidRPr="001F04C9" w:rsidRDefault="008E5B7D" w:rsidP="00182EC1">
      <w:pPr>
        <w:numPr>
          <w:ilvl w:val="1"/>
          <w:numId w:val="58"/>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MaSoVanDon (varchar(255)): Mã tra cứu do đơn vị vận chuyển cung cấp (Tracking Number).</w:t>
      </w:r>
    </w:p>
    <w:p w14:paraId="1E13FCA5" w14:textId="77777777" w:rsidR="008E5B7D" w:rsidRPr="001F04C9" w:rsidRDefault="008E5B7D" w:rsidP="00182EC1">
      <w:pPr>
        <w:numPr>
          <w:ilvl w:val="1"/>
          <w:numId w:val="58"/>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NhaVanChuyen (varchar(255)): Tên đơn vị vận tải (Ví dụ: Giao Hàng Nhanh, Viettel Post).</w:t>
      </w:r>
    </w:p>
    <w:p w14:paraId="7FD008B3" w14:textId="77777777" w:rsidR="008E5B7D" w:rsidRPr="001F04C9" w:rsidRDefault="008E5B7D" w:rsidP="00182EC1">
      <w:pPr>
        <w:numPr>
          <w:ilvl w:val="1"/>
          <w:numId w:val="58"/>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NgayXuatPhat (date): Ngày hàng bắt đầu rời kho để đi giao.</w:t>
      </w:r>
    </w:p>
    <w:p w14:paraId="6AEAB528" w14:textId="77777777" w:rsidR="008E5B7D" w:rsidRPr="001F04C9" w:rsidRDefault="008E5B7D" w:rsidP="00182EC1">
      <w:pPr>
        <w:numPr>
          <w:ilvl w:val="1"/>
          <w:numId w:val="58"/>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NgayDuKien (date): Ngày dự kiến khách hàng sẽ nhận được hàng.</w:t>
      </w:r>
    </w:p>
    <w:p w14:paraId="4934C2BB" w14:textId="77777777" w:rsidR="008E5B7D" w:rsidRPr="001F04C9" w:rsidRDefault="008E5B7D" w:rsidP="00182EC1">
      <w:pPr>
        <w:numPr>
          <w:ilvl w:val="1"/>
          <w:numId w:val="58"/>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TrangThai (varchar(15)): Tình trạng vận chuyển (Ví dụ: 'Đang giao', 'Thành công', 'Hoàn hàng').</w:t>
      </w:r>
    </w:p>
    <w:p w14:paraId="16F24CD7" w14:textId="11C64A8D" w:rsidR="00F92F3A" w:rsidRPr="001F04C9" w:rsidRDefault="008E5B7D" w:rsidP="00664455">
      <w:pPr>
        <w:numPr>
          <w:ilvl w:val="1"/>
          <w:numId w:val="58"/>
        </w:numPr>
        <w:tabs>
          <w:tab w:val="num" w:pos="1440"/>
        </w:tabs>
        <w:spacing w:line="312" w:lineRule="auto"/>
        <w:rPr>
          <w:rFonts w:ascii="Times  New Roman" w:hAnsi="Times  New Roman"/>
          <w:bCs/>
          <w:sz w:val="26"/>
          <w:szCs w:val="26"/>
        </w:rPr>
      </w:pPr>
      <w:r w:rsidRPr="001F04C9">
        <w:rPr>
          <w:rFonts w:ascii="Times  New Roman" w:hAnsi="Times  New Roman"/>
          <w:bCs/>
          <w:sz w:val="26"/>
          <w:szCs w:val="26"/>
        </w:rPr>
        <w:t>GhiChu (varchar(255)): Các thông tin phát sinh trong quá trình vận chuyển.</w:t>
      </w:r>
    </w:p>
    <w:p w14:paraId="42314254" w14:textId="77777777" w:rsidR="00F92F3A" w:rsidRPr="001F04C9" w:rsidRDefault="00F92F3A" w:rsidP="00664455">
      <w:pPr>
        <w:spacing w:line="312" w:lineRule="auto"/>
        <w:rPr>
          <w:sz w:val="26"/>
          <w:szCs w:val="26"/>
          <w:lang w:val="vi-VN"/>
          <w:rPrChange w:id="2299" w:author="Tuan NV" w:date="2026-04-16T22:33:00Z" w16du:dateUtc="2026-04-16T15:33:00Z">
            <w:rPr>
              <w:lang w:val="vi-VN"/>
            </w:rPr>
          </w:rPrChange>
        </w:rPr>
      </w:pPr>
    </w:p>
    <w:p w14:paraId="4F05AF3B" w14:textId="77777777" w:rsidR="00F92F3A" w:rsidRPr="001F04C9" w:rsidRDefault="00F92F3A" w:rsidP="00664455">
      <w:pPr>
        <w:spacing w:line="312" w:lineRule="auto"/>
        <w:rPr>
          <w:sz w:val="26"/>
          <w:szCs w:val="26"/>
          <w:lang w:val="vi-VN"/>
          <w:rPrChange w:id="2300" w:author="Tuan NV" w:date="2026-04-16T22:33:00Z" w16du:dateUtc="2026-04-16T15:33:00Z">
            <w:rPr>
              <w:lang w:val="vi-VN"/>
            </w:rPr>
          </w:rPrChange>
        </w:rPr>
      </w:pPr>
    </w:p>
    <w:p w14:paraId="77839323" w14:textId="77777777" w:rsidR="00F92F3A" w:rsidRPr="001F04C9" w:rsidRDefault="00F92F3A" w:rsidP="00664455">
      <w:pPr>
        <w:spacing w:line="312" w:lineRule="auto"/>
        <w:rPr>
          <w:sz w:val="26"/>
          <w:szCs w:val="26"/>
          <w:lang w:val="vi-VN"/>
          <w:rPrChange w:id="2301" w:author="Tuan NV" w:date="2026-04-16T22:33:00Z" w16du:dateUtc="2026-04-16T15:33:00Z">
            <w:rPr>
              <w:lang w:val="vi-VN"/>
            </w:rPr>
          </w:rPrChange>
        </w:rPr>
      </w:pPr>
    </w:p>
    <w:p w14:paraId="3E826C9B" w14:textId="77777777" w:rsidR="00F92F3A" w:rsidRPr="001F04C9" w:rsidRDefault="00F92F3A" w:rsidP="00664455">
      <w:pPr>
        <w:spacing w:line="312" w:lineRule="auto"/>
        <w:rPr>
          <w:sz w:val="26"/>
          <w:szCs w:val="26"/>
          <w:lang w:val="vi-VN"/>
          <w:rPrChange w:id="2302" w:author="Tuan NV" w:date="2026-04-16T22:33:00Z" w16du:dateUtc="2026-04-16T15:33:00Z">
            <w:rPr>
              <w:lang w:val="vi-VN"/>
            </w:rPr>
          </w:rPrChange>
        </w:rPr>
      </w:pPr>
    </w:p>
    <w:p w14:paraId="44CFAD66" w14:textId="77777777" w:rsidR="00F92F3A" w:rsidRPr="001F04C9" w:rsidRDefault="00F92F3A" w:rsidP="00664455">
      <w:pPr>
        <w:spacing w:line="312" w:lineRule="auto"/>
        <w:rPr>
          <w:sz w:val="26"/>
          <w:szCs w:val="26"/>
          <w:lang w:val="vi-VN"/>
          <w:rPrChange w:id="2303" w:author="Tuan NV" w:date="2026-04-16T22:33:00Z" w16du:dateUtc="2026-04-16T15:33:00Z">
            <w:rPr>
              <w:lang w:val="vi-VN"/>
            </w:rPr>
          </w:rPrChange>
        </w:rPr>
      </w:pPr>
    </w:p>
    <w:p w14:paraId="0DE235E0" w14:textId="77777777" w:rsidR="00F92F3A" w:rsidRPr="001F04C9" w:rsidRDefault="00F92F3A" w:rsidP="00664455">
      <w:pPr>
        <w:spacing w:line="312" w:lineRule="auto"/>
        <w:rPr>
          <w:sz w:val="26"/>
          <w:szCs w:val="26"/>
          <w:lang w:val="vi-VN"/>
          <w:rPrChange w:id="2304" w:author="Tuan NV" w:date="2026-04-16T22:33:00Z" w16du:dateUtc="2026-04-16T15:33:00Z">
            <w:rPr>
              <w:lang w:val="vi-VN"/>
            </w:rPr>
          </w:rPrChange>
        </w:rPr>
      </w:pPr>
    </w:p>
    <w:p w14:paraId="4DA838A8" w14:textId="77777777" w:rsidR="00F92F3A" w:rsidRPr="001F04C9" w:rsidRDefault="00F92F3A" w:rsidP="00664455">
      <w:pPr>
        <w:spacing w:line="312" w:lineRule="auto"/>
        <w:rPr>
          <w:sz w:val="26"/>
          <w:szCs w:val="26"/>
          <w:lang w:val="vi-VN"/>
          <w:rPrChange w:id="2305" w:author="Tuan NV" w:date="2026-04-16T22:33:00Z" w16du:dateUtc="2026-04-16T15:33:00Z">
            <w:rPr>
              <w:lang w:val="vi-VN"/>
            </w:rPr>
          </w:rPrChange>
        </w:rPr>
      </w:pPr>
    </w:p>
    <w:p w14:paraId="11708A1D" w14:textId="77777777" w:rsidR="00F92F3A" w:rsidRPr="001F04C9" w:rsidRDefault="00F92F3A" w:rsidP="00664455">
      <w:pPr>
        <w:spacing w:line="312" w:lineRule="auto"/>
        <w:rPr>
          <w:sz w:val="26"/>
          <w:szCs w:val="26"/>
          <w:lang w:val="vi-VN"/>
          <w:rPrChange w:id="2306" w:author="Tuan NV" w:date="2026-04-16T22:33:00Z" w16du:dateUtc="2026-04-16T15:33:00Z">
            <w:rPr>
              <w:lang w:val="vi-VN"/>
            </w:rPr>
          </w:rPrChange>
        </w:rPr>
      </w:pPr>
    </w:p>
    <w:p w14:paraId="3897D47B" w14:textId="77777777" w:rsidR="00F92F3A" w:rsidRPr="001F04C9" w:rsidRDefault="00F92F3A" w:rsidP="00664455">
      <w:pPr>
        <w:spacing w:line="312" w:lineRule="auto"/>
        <w:rPr>
          <w:sz w:val="26"/>
          <w:szCs w:val="26"/>
          <w:lang w:val="vi-VN"/>
          <w:rPrChange w:id="2307" w:author="Tuan NV" w:date="2026-04-16T22:33:00Z" w16du:dateUtc="2026-04-16T15:33:00Z">
            <w:rPr>
              <w:lang w:val="vi-VN"/>
            </w:rPr>
          </w:rPrChange>
        </w:rPr>
      </w:pPr>
    </w:p>
    <w:p w14:paraId="4E0135AD" w14:textId="77777777" w:rsidR="00F92F3A" w:rsidRPr="001F04C9" w:rsidDel="000F2D03" w:rsidRDefault="00F92F3A" w:rsidP="00664455">
      <w:pPr>
        <w:spacing w:line="312" w:lineRule="auto"/>
        <w:rPr>
          <w:del w:id="2308" w:author="Tuan NV" w:date="2026-04-16T22:45:00Z" w16du:dateUtc="2026-04-16T15:45:00Z"/>
          <w:sz w:val="26"/>
          <w:szCs w:val="26"/>
          <w:lang w:val="vi-VN"/>
          <w:rPrChange w:id="2309" w:author="Tuan NV" w:date="2026-04-16T22:33:00Z" w16du:dateUtc="2026-04-16T15:33:00Z">
            <w:rPr>
              <w:del w:id="2310" w:author="Tuan NV" w:date="2026-04-16T22:45:00Z" w16du:dateUtc="2026-04-16T15:45:00Z"/>
              <w:lang w:val="vi-VN"/>
            </w:rPr>
          </w:rPrChange>
        </w:rPr>
      </w:pPr>
    </w:p>
    <w:p w14:paraId="6A5B1E16" w14:textId="77777777" w:rsidR="00F92F3A" w:rsidRPr="001F04C9" w:rsidDel="000F2D03" w:rsidRDefault="00F92F3A" w:rsidP="00664455">
      <w:pPr>
        <w:spacing w:line="312" w:lineRule="auto"/>
        <w:rPr>
          <w:del w:id="2311" w:author="Tuan NV" w:date="2026-04-16T22:45:00Z" w16du:dateUtc="2026-04-16T15:45:00Z"/>
          <w:sz w:val="26"/>
          <w:szCs w:val="26"/>
          <w:lang w:val="vi-VN"/>
          <w:rPrChange w:id="2312" w:author="Tuan NV" w:date="2026-04-16T22:33:00Z" w16du:dateUtc="2026-04-16T15:33:00Z">
            <w:rPr>
              <w:del w:id="2313" w:author="Tuan NV" w:date="2026-04-16T22:45:00Z" w16du:dateUtc="2026-04-16T15:45:00Z"/>
              <w:lang w:val="vi-VN"/>
            </w:rPr>
          </w:rPrChange>
        </w:rPr>
      </w:pPr>
    </w:p>
    <w:p w14:paraId="0E244F93" w14:textId="77777777" w:rsidR="00182EC1" w:rsidRPr="001F04C9" w:rsidRDefault="00182EC1" w:rsidP="00664455">
      <w:pPr>
        <w:spacing w:line="312" w:lineRule="auto"/>
        <w:rPr>
          <w:sz w:val="26"/>
          <w:szCs w:val="26"/>
          <w:lang w:val="vi-VN"/>
          <w:rPrChange w:id="2314" w:author="Tuan NV" w:date="2026-04-16T22:33:00Z" w16du:dateUtc="2026-04-16T15:33:00Z">
            <w:rPr>
              <w:lang w:val="vi-VN"/>
            </w:rPr>
          </w:rPrChange>
        </w:rPr>
      </w:pPr>
    </w:p>
    <w:p w14:paraId="39604B88" w14:textId="30B490BE" w:rsidR="00CA7A91" w:rsidRPr="000F2D03" w:rsidRDefault="00CA7A91" w:rsidP="00664455">
      <w:pPr>
        <w:pStyle w:val="Heading1"/>
        <w:spacing w:line="312" w:lineRule="auto"/>
        <w:rPr>
          <w:rFonts w:ascii="Time s New Roman" w:hAnsi="Time s New Roman"/>
          <w:lang w:val="vi-VN"/>
          <w:rPrChange w:id="2315" w:author="Tuan NV" w:date="2026-04-16T22:45:00Z" w16du:dateUtc="2026-04-16T15:45:00Z">
            <w:rPr>
              <w:rFonts w:ascii="Time s New Roman" w:hAnsi="Time s New Roman"/>
              <w:sz w:val="26"/>
              <w:szCs w:val="26"/>
              <w:lang w:val="vi-VN"/>
            </w:rPr>
          </w:rPrChange>
        </w:rPr>
      </w:pPr>
      <w:bookmarkStart w:id="2316" w:name="_Toc227255624"/>
      <w:bookmarkStart w:id="2317" w:name="_Toc227272701"/>
      <w:r w:rsidRPr="000F2D03">
        <w:rPr>
          <w:rFonts w:ascii="Time s New Roman" w:hAnsi="Time s New Roman"/>
          <w:rPrChange w:id="2318" w:author="Tuan NV" w:date="2026-04-16T22:45:00Z" w16du:dateUtc="2026-04-16T15:45:00Z">
            <w:rPr>
              <w:rFonts w:ascii="Time s New Roman" w:hAnsi="Time s New Roman"/>
              <w:sz w:val="26"/>
              <w:szCs w:val="26"/>
            </w:rPr>
          </w:rPrChange>
        </w:rPr>
        <w:lastRenderedPageBreak/>
        <w:t>CH</w:t>
      </w:r>
      <w:r w:rsidRPr="000F2D03">
        <w:rPr>
          <w:rFonts w:ascii="Time s New Roman" w:hAnsi="Time s New Roman" w:hint="eastAsia"/>
          <w:rPrChange w:id="2319" w:author="Tuan NV" w:date="2026-04-16T22:45:00Z" w16du:dateUtc="2026-04-16T15:45:00Z">
            <w:rPr>
              <w:rFonts w:ascii="Time s New Roman" w:hAnsi="Time s New Roman" w:hint="eastAsia"/>
              <w:sz w:val="26"/>
              <w:szCs w:val="26"/>
            </w:rPr>
          </w:rPrChange>
        </w:rPr>
        <w:t>ƯƠ</w:t>
      </w:r>
      <w:r w:rsidRPr="000F2D03">
        <w:rPr>
          <w:rFonts w:ascii="Time s New Roman" w:hAnsi="Time s New Roman"/>
          <w:rPrChange w:id="2320" w:author="Tuan NV" w:date="2026-04-16T22:45:00Z" w16du:dateUtc="2026-04-16T15:45:00Z">
            <w:rPr>
              <w:rFonts w:ascii="Time s New Roman" w:hAnsi="Time s New Roman"/>
              <w:sz w:val="26"/>
              <w:szCs w:val="26"/>
            </w:rPr>
          </w:rPrChange>
        </w:rPr>
        <w:t xml:space="preserve">NG </w:t>
      </w:r>
      <w:del w:id="2321" w:author="Tuan NV" w:date="2026-04-16T23:45:00Z" w16du:dateUtc="2026-04-16T16:45:00Z">
        <w:r w:rsidRPr="000F2D03" w:rsidDel="00E07F26">
          <w:rPr>
            <w:rFonts w:ascii="Time s New Roman" w:hAnsi="Time s New Roman"/>
            <w:rPrChange w:id="2322" w:author="Tuan NV" w:date="2026-04-16T22:45:00Z" w16du:dateUtc="2026-04-16T15:45:00Z">
              <w:rPr>
                <w:rFonts w:ascii="Time s New Roman" w:hAnsi="Time s New Roman"/>
                <w:sz w:val="26"/>
                <w:szCs w:val="26"/>
              </w:rPr>
            </w:rPrChange>
          </w:rPr>
          <w:delText>5</w:delText>
        </w:r>
      </w:del>
      <w:ins w:id="2323" w:author="Tuan NV" w:date="2026-04-16T23:45:00Z" w16du:dateUtc="2026-04-16T16:45:00Z">
        <w:r w:rsidR="00E07F26">
          <w:rPr>
            <w:rFonts w:ascii="Time s New Roman" w:hAnsi="Time s New Roman"/>
          </w:rPr>
          <w:t>4</w:t>
        </w:r>
      </w:ins>
      <w:r w:rsidRPr="000F2D03">
        <w:rPr>
          <w:rFonts w:ascii="Time s New Roman" w:hAnsi="Time s New Roman"/>
          <w:rPrChange w:id="2324" w:author="Tuan NV" w:date="2026-04-16T22:45:00Z" w16du:dateUtc="2026-04-16T15:45:00Z">
            <w:rPr>
              <w:rFonts w:ascii="Time s New Roman" w:hAnsi="Time s New Roman"/>
              <w:sz w:val="26"/>
              <w:szCs w:val="26"/>
            </w:rPr>
          </w:rPrChange>
        </w:rPr>
        <w:t>: CHUẨN H</w:t>
      </w:r>
      <w:r w:rsidRPr="000F2D03">
        <w:rPr>
          <w:rFonts w:ascii="Time s New Roman" w:hAnsi="Time s New Roman" w:hint="eastAsia"/>
          <w:rPrChange w:id="2325" w:author="Tuan NV" w:date="2026-04-16T22:45:00Z" w16du:dateUtc="2026-04-16T15:45:00Z">
            <w:rPr>
              <w:rFonts w:ascii="Time s New Roman" w:hAnsi="Time s New Roman" w:hint="eastAsia"/>
              <w:sz w:val="26"/>
              <w:szCs w:val="26"/>
            </w:rPr>
          </w:rPrChange>
        </w:rPr>
        <w:t>Ó</w:t>
      </w:r>
      <w:r w:rsidRPr="000F2D03">
        <w:rPr>
          <w:rFonts w:ascii="Time s New Roman" w:hAnsi="Time s New Roman"/>
          <w:rPrChange w:id="2326" w:author="Tuan NV" w:date="2026-04-16T22:45:00Z" w16du:dateUtc="2026-04-16T15:45:00Z">
            <w:rPr>
              <w:rFonts w:ascii="Time s New Roman" w:hAnsi="Time s New Roman"/>
              <w:sz w:val="26"/>
              <w:szCs w:val="26"/>
            </w:rPr>
          </w:rPrChange>
        </w:rPr>
        <w:t>A C</w:t>
      </w:r>
      <w:r w:rsidRPr="000F2D03">
        <w:rPr>
          <w:rFonts w:ascii="Time s New Roman" w:hAnsi="Time s New Roman" w:hint="eastAsia"/>
          <w:rPrChange w:id="2327" w:author="Tuan NV" w:date="2026-04-16T22:45:00Z" w16du:dateUtc="2026-04-16T15:45:00Z">
            <w:rPr>
              <w:rFonts w:ascii="Time s New Roman" w:hAnsi="Time s New Roman" w:hint="eastAsia"/>
              <w:sz w:val="26"/>
              <w:szCs w:val="26"/>
            </w:rPr>
          </w:rPrChange>
        </w:rPr>
        <w:t>Ơ</w:t>
      </w:r>
      <w:r w:rsidRPr="000F2D03">
        <w:rPr>
          <w:rFonts w:ascii="Time s New Roman" w:hAnsi="Time s New Roman"/>
          <w:rPrChange w:id="2328" w:author="Tuan NV" w:date="2026-04-16T22:45:00Z" w16du:dateUtc="2026-04-16T15:45:00Z">
            <w:rPr>
              <w:rFonts w:ascii="Time s New Roman" w:hAnsi="Time s New Roman"/>
              <w:sz w:val="26"/>
              <w:szCs w:val="26"/>
            </w:rPr>
          </w:rPrChange>
        </w:rPr>
        <w:t xml:space="preserve"> SỞ DỮ LIỆU VỀ 3NF</w:t>
      </w:r>
      <w:bookmarkEnd w:id="2316"/>
      <w:bookmarkEnd w:id="2317"/>
    </w:p>
    <w:p w14:paraId="3E3E821D" w14:textId="196472DC" w:rsidR="00CA7A91" w:rsidRPr="000F2D03" w:rsidRDefault="00CA7A91" w:rsidP="00664455">
      <w:pPr>
        <w:pStyle w:val="Heading2"/>
        <w:spacing w:line="312" w:lineRule="auto"/>
        <w:rPr>
          <w:rFonts w:ascii="Time s New Roman" w:hAnsi="Time s New Roman"/>
          <w:sz w:val="28"/>
          <w:szCs w:val="28"/>
          <w:rPrChange w:id="2329" w:author="Tuan NV" w:date="2026-04-16T22:45:00Z" w16du:dateUtc="2026-04-16T15:45:00Z">
            <w:rPr>
              <w:rFonts w:ascii="Time s New Roman" w:hAnsi="Time s New Roman"/>
            </w:rPr>
          </w:rPrChange>
        </w:rPr>
      </w:pPr>
      <w:bookmarkStart w:id="2330" w:name="_Toc227255625"/>
      <w:bookmarkStart w:id="2331" w:name="_Toc227272702"/>
      <w:del w:id="2332" w:author="Tuan NV" w:date="2026-04-16T23:45:00Z" w16du:dateUtc="2026-04-16T16:45:00Z">
        <w:r w:rsidRPr="000F2D03" w:rsidDel="00E07F26">
          <w:rPr>
            <w:rFonts w:ascii="Time s New Roman" w:hAnsi="Time s New Roman"/>
            <w:sz w:val="28"/>
            <w:szCs w:val="28"/>
            <w:rPrChange w:id="2333" w:author="Tuan NV" w:date="2026-04-16T22:45:00Z" w16du:dateUtc="2026-04-16T15:45:00Z">
              <w:rPr>
                <w:rFonts w:ascii="Time s New Roman" w:hAnsi="Time s New Roman"/>
              </w:rPr>
            </w:rPrChange>
          </w:rPr>
          <w:delText>5</w:delText>
        </w:r>
      </w:del>
      <w:ins w:id="2334" w:author="Tuan NV" w:date="2026-04-16T23:45:00Z" w16du:dateUtc="2026-04-16T16:45:00Z">
        <w:r w:rsidR="00E07F26">
          <w:rPr>
            <w:rFonts w:ascii="Time s New Roman" w:hAnsi="Time s New Roman"/>
            <w:sz w:val="28"/>
            <w:szCs w:val="28"/>
          </w:rPr>
          <w:t>4</w:t>
        </w:r>
      </w:ins>
      <w:r w:rsidRPr="000F2D03">
        <w:rPr>
          <w:rFonts w:ascii="Time s New Roman" w:hAnsi="Time s New Roman"/>
          <w:sz w:val="28"/>
          <w:szCs w:val="28"/>
          <w:lang w:val="vi-VN"/>
          <w:rPrChange w:id="2335" w:author="Tuan NV" w:date="2026-04-16T22:45:00Z" w16du:dateUtc="2026-04-16T15:45:00Z">
            <w:rPr>
              <w:rFonts w:ascii="Time s New Roman" w:hAnsi="Time s New Roman"/>
              <w:lang w:val="vi-VN"/>
            </w:rPr>
          </w:rPrChange>
        </w:rPr>
        <w:t>.1</w:t>
      </w:r>
      <w:r w:rsidRPr="000F2D03">
        <w:rPr>
          <w:rFonts w:ascii="Time s New Roman" w:hAnsi="Time s New Roman"/>
          <w:sz w:val="28"/>
          <w:szCs w:val="28"/>
          <w:rPrChange w:id="2336" w:author="Tuan NV" w:date="2026-04-16T22:45:00Z" w16du:dateUtc="2026-04-16T15:45:00Z">
            <w:rPr>
              <w:rFonts w:ascii="Time s New Roman" w:hAnsi="Time s New Roman"/>
            </w:rPr>
          </w:rPrChange>
        </w:rPr>
        <w:t xml:space="preserve">. </w:t>
      </w:r>
      <w:r w:rsidR="00182EC1" w:rsidRPr="000F2D03">
        <w:rPr>
          <w:rFonts w:ascii="Time s New Roman" w:hAnsi="Time s New Roman"/>
          <w:sz w:val="28"/>
          <w:szCs w:val="28"/>
          <w:rPrChange w:id="2337" w:author="Tuan NV" w:date="2026-04-16T22:45:00Z" w16du:dateUtc="2026-04-16T15:45:00Z">
            <w:rPr>
              <w:rFonts w:ascii="Time s New Roman" w:hAnsi="Time s New Roman"/>
            </w:rPr>
          </w:rPrChange>
        </w:rPr>
        <w:t xml:space="preserve">Bảng </w:t>
      </w:r>
      <w:r w:rsidRPr="000F2D03">
        <w:rPr>
          <w:rFonts w:ascii="Time s New Roman" w:hAnsi="Time s New Roman"/>
          <w:sz w:val="28"/>
          <w:szCs w:val="28"/>
          <w:rPrChange w:id="2338" w:author="Tuan NV" w:date="2026-04-16T22:45:00Z" w16du:dateUtc="2026-04-16T15:45:00Z">
            <w:rPr>
              <w:rFonts w:ascii="Time s New Roman" w:hAnsi="Time s New Roman"/>
            </w:rPr>
          </w:rPrChange>
        </w:rPr>
        <w:t>Nh</w:t>
      </w:r>
      <w:r w:rsidRPr="000F2D03">
        <w:rPr>
          <w:rFonts w:ascii="Time s New Roman" w:hAnsi="Time s New Roman" w:hint="eastAsia"/>
          <w:sz w:val="28"/>
          <w:szCs w:val="28"/>
          <w:rPrChange w:id="2339" w:author="Tuan NV" w:date="2026-04-16T22:45:00Z" w16du:dateUtc="2026-04-16T15:45:00Z">
            <w:rPr>
              <w:rFonts w:ascii="Time s New Roman" w:hAnsi="Time s New Roman" w:hint="eastAsia"/>
            </w:rPr>
          </w:rPrChange>
        </w:rPr>
        <w:t>à</w:t>
      </w:r>
      <w:r w:rsidRPr="000F2D03">
        <w:rPr>
          <w:rFonts w:ascii="Time s New Roman" w:hAnsi="Time s New Roman"/>
          <w:sz w:val="28"/>
          <w:szCs w:val="28"/>
          <w:rPrChange w:id="2340" w:author="Tuan NV" w:date="2026-04-16T22:45:00Z" w16du:dateUtc="2026-04-16T15:45:00Z">
            <w:rPr>
              <w:rFonts w:ascii="Time s New Roman" w:hAnsi="Time s New Roman"/>
            </w:rPr>
          </w:rPrChange>
        </w:rPr>
        <w:t xml:space="preserve"> cung cấp</w:t>
      </w:r>
      <w:bookmarkEnd w:id="2330"/>
      <w:bookmarkEnd w:id="2331"/>
    </w:p>
    <w:p w14:paraId="7F1266FA" w14:textId="049906D9" w:rsidR="00CA7A91" w:rsidRPr="001F04C9" w:rsidRDefault="00182EC1" w:rsidP="00664455">
      <w:pPr>
        <w:numPr>
          <w:ilvl w:val="0"/>
          <w:numId w:val="18"/>
        </w:numPr>
        <w:spacing w:line="312" w:lineRule="auto"/>
        <w:jc w:val="both"/>
        <w:rPr>
          <w:rFonts w:ascii="Time s New Roman" w:hAnsi="Time s New Roman" w:cs="Times New Roman"/>
          <w:sz w:val="26"/>
          <w:szCs w:val="26"/>
        </w:rPr>
      </w:pPr>
      <w:r w:rsidRPr="001F04C9">
        <w:rPr>
          <w:rFonts w:ascii="Time s New Roman" w:hAnsi="Time s New Roman" w:cs="Times New Roman"/>
          <w:sz w:val="26"/>
          <w:szCs w:val="26"/>
        </w:rPr>
        <w:t xml:space="preserve">Bảng </w:t>
      </w:r>
      <w:r w:rsidR="00CA7A91" w:rsidRPr="001F04C9">
        <w:rPr>
          <w:rFonts w:ascii="Time s New Roman" w:hAnsi="Time s New Roman" w:cs="Times New Roman"/>
          <w:sz w:val="26"/>
          <w:szCs w:val="26"/>
        </w:rPr>
        <w:t xml:space="preserve">Nhà cung cấp (Mã NCC, Tên NCC, Địa chỉ, Điện thoại, Email, Quốc gia, Trạng thái) ở dạng chuẩn 1NF vì mọi thuộc tính của </w:t>
      </w:r>
      <w:r w:rsidRPr="001F04C9">
        <w:rPr>
          <w:rFonts w:ascii="Time s New Roman" w:hAnsi="Time s New Roman" w:cs="Times New Roman"/>
          <w:sz w:val="26"/>
          <w:szCs w:val="26"/>
        </w:rPr>
        <w:t xml:space="preserve">Bảng </w:t>
      </w:r>
      <w:r w:rsidR="00CA7A91" w:rsidRPr="001F04C9">
        <w:rPr>
          <w:rFonts w:ascii="Time s New Roman" w:hAnsi="Time s New Roman" w:cs="Times New Roman"/>
          <w:sz w:val="26"/>
          <w:szCs w:val="26"/>
        </w:rPr>
        <w:t>đều là các thuộc tính đơn, ở dạng chuẩn 2NF vì khóa chính chỉ có một thuộc tính (không có phụ thuộc hàm bộ phận), có các phụ thuộc hàm:</w:t>
      </w:r>
    </w:p>
    <w:p w14:paraId="000579DD" w14:textId="77777777" w:rsidR="00CA7A91" w:rsidRPr="001F04C9" w:rsidRDefault="00CA7A91" w:rsidP="00664455">
      <w:pPr>
        <w:numPr>
          <w:ilvl w:val="1"/>
          <w:numId w:val="18"/>
        </w:numPr>
        <w:spacing w:line="312" w:lineRule="auto"/>
        <w:jc w:val="both"/>
        <w:rPr>
          <w:rFonts w:ascii="Time s New Roman" w:hAnsi="Time s New Roman" w:cs="Times New Roman"/>
          <w:sz w:val="26"/>
          <w:szCs w:val="26"/>
        </w:rPr>
      </w:pPr>
      <w:r w:rsidRPr="001F04C9">
        <w:rPr>
          <w:rFonts w:ascii="Time s New Roman" w:hAnsi="Time s New Roman" w:cs="Times New Roman"/>
          <w:sz w:val="26"/>
          <w:szCs w:val="26"/>
        </w:rPr>
        <w:t>Mã NCC -&gt; {Tên NCC, Địa chỉ, Điện thoại, Email, Quốc gia, Trạng thái}</w:t>
      </w:r>
    </w:p>
    <w:p w14:paraId="6D20BC45" w14:textId="3FA35F4B" w:rsidR="00CA7A91" w:rsidRPr="001F04C9" w:rsidRDefault="00182EC1" w:rsidP="00664455">
      <w:pPr>
        <w:numPr>
          <w:ilvl w:val="0"/>
          <w:numId w:val="18"/>
        </w:numPr>
        <w:spacing w:line="312" w:lineRule="auto"/>
        <w:jc w:val="both"/>
        <w:rPr>
          <w:rFonts w:ascii="Time s New Roman" w:hAnsi="Time s New Roman" w:cs="Times New Roman"/>
          <w:sz w:val="26"/>
          <w:szCs w:val="26"/>
        </w:rPr>
      </w:pPr>
      <w:r w:rsidRPr="001F04C9">
        <w:rPr>
          <w:rFonts w:ascii="Time s New Roman" w:hAnsi="Time s New Roman" w:cs="Times New Roman"/>
          <w:sz w:val="26"/>
          <w:szCs w:val="26"/>
        </w:rPr>
        <w:t xml:space="preserve">Bảng </w:t>
      </w:r>
      <w:r w:rsidR="00CA7A91" w:rsidRPr="001F04C9">
        <w:rPr>
          <w:rFonts w:ascii="Time s New Roman" w:hAnsi="Time s New Roman" w:cs="Times New Roman"/>
          <w:sz w:val="26"/>
          <w:szCs w:val="26"/>
        </w:rPr>
        <w:t xml:space="preserve">Nhà cung cấp </w:t>
      </w:r>
      <w:r w:rsidR="00CA7A91" w:rsidRPr="001F04C9">
        <w:rPr>
          <w:rFonts w:ascii="Time s New Roman" w:hAnsi="Time s New Roman" w:cs="Times New Roman"/>
          <w:b/>
          <w:bCs/>
          <w:sz w:val="26"/>
          <w:szCs w:val="26"/>
        </w:rPr>
        <w:t>đạt ở dạng chuẩn 3NF</w:t>
      </w:r>
      <w:r w:rsidR="00CA7A91" w:rsidRPr="001F04C9">
        <w:rPr>
          <w:rFonts w:ascii="Time s New Roman" w:hAnsi="Time s New Roman" w:cs="Times New Roman"/>
          <w:sz w:val="26"/>
          <w:szCs w:val="26"/>
        </w:rPr>
        <w:t xml:space="preserve"> vì các thuộc tính không khóa đều không phụ thuộc hàm bắc cầu vào khóa chính.</w:t>
      </w:r>
    </w:p>
    <w:p w14:paraId="1BE38A9F" w14:textId="7371822C" w:rsidR="00CA7A91" w:rsidRPr="000F2D03" w:rsidRDefault="00CA7A91" w:rsidP="00664455">
      <w:pPr>
        <w:pStyle w:val="Heading2"/>
        <w:spacing w:line="312" w:lineRule="auto"/>
        <w:rPr>
          <w:rFonts w:ascii="Time s New Roman" w:hAnsi="Time s New Roman"/>
          <w:sz w:val="28"/>
          <w:szCs w:val="28"/>
          <w:rPrChange w:id="2341" w:author="Tuan NV" w:date="2026-04-16T22:45:00Z" w16du:dateUtc="2026-04-16T15:45:00Z">
            <w:rPr>
              <w:rFonts w:ascii="Time s New Roman" w:hAnsi="Time s New Roman"/>
            </w:rPr>
          </w:rPrChange>
        </w:rPr>
      </w:pPr>
      <w:bookmarkStart w:id="2342" w:name="_Toc227255626"/>
      <w:bookmarkStart w:id="2343" w:name="_Toc227272703"/>
      <w:del w:id="2344" w:author="Tuan NV" w:date="2026-04-16T23:45:00Z" w16du:dateUtc="2026-04-16T16:45:00Z">
        <w:r w:rsidRPr="000F2D03" w:rsidDel="00E07F26">
          <w:rPr>
            <w:rFonts w:ascii="Time s New Roman" w:hAnsi="Time s New Roman"/>
            <w:sz w:val="28"/>
            <w:szCs w:val="28"/>
            <w:rPrChange w:id="2345" w:author="Tuan NV" w:date="2026-04-16T22:45:00Z" w16du:dateUtc="2026-04-16T15:45:00Z">
              <w:rPr>
                <w:rFonts w:ascii="Time s New Roman" w:hAnsi="Time s New Roman"/>
              </w:rPr>
            </w:rPrChange>
          </w:rPr>
          <w:delText>5</w:delText>
        </w:r>
      </w:del>
      <w:ins w:id="2346" w:author="Tuan NV" w:date="2026-04-16T23:45:00Z" w16du:dateUtc="2026-04-16T16:45:00Z">
        <w:r w:rsidR="00E07F26">
          <w:rPr>
            <w:rFonts w:ascii="Time s New Roman" w:hAnsi="Time s New Roman"/>
            <w:sz w:val="28"/>
            <w:szCs w:val="28"/>
          </w:rPr>
          <w:t>4</w:t>
        </w:r>
      </w:ins>
      <w:r w:rsidRPr="000F2D03">
        <w:rPr>
          <w:rFonts w:ascii="Time s New Roman" w:hAnsi="Time s New Roman"/>
          <w:sz w:val="28"/>
          <w:szCs w:val="28"/>
          <w:lang w:val="vi-VN"/>
          <w:rPrChange w:id="2347" w:author="Tuan NV" w:date="2026-04-16T22:45:00Z" w16du:dateUtc="2026-04-16T15:45:00Z">
            <w:rPr>
              <w:rFonts w:ascii="Time s New Roman" w:hAnsi="Time s New Roman"/>
              <w:lang w:val="vi-VN"/>
            </w:rPr>
          </w:rPrChange>
        </w:rPr>
        <w:t>.2</w:t>
      </w:r>
      <w:r w:rsidRPr="000F2D03">
        <w:rPr>
          <w:rFonts w:ascii="Time s New Roman" w:hAnsi="Time s New Roman"/>
          <w:sz w:val="28"/>
          <w:szCs w:val="28"/>
          <w:rPrChange w:id="2348" w:author="Tuan NV" w:date="2026-04-16T22:45:00Z" w16du:dateUtc="2026-04-16T15:45:00Z">
            <w:rPr>
              <w:rFonts w:ascii="Time s New Roman" w:hAnsi="Time s New Roman"/>
            </w:rPr>
          </w:rPrChange>
        </w:rPr>
        <w:t xml:space="preserve"> </w:t>
      </w:r>
      <w:r w:rsidR="00182EC1" w:rsidRPr="000F2D03">
        <w:rPr>
          <w:rFonts w:ascii="Time s New Roman" w:hAnsi="Time s New Roman"/>
          <w:sz w:val="28"/>
          <w:szCs w:val="28"/>
          <w:rPrChange w:id="2349" w:author="Tuan NV" w:date="2026-04-16T22:45:00Z" w16du:dateUtc="2026-04-16T15:45:00Z">
            <w:rPr>
              <w:rFonts w:ascii="Time s New Roman" w:hAnsi="Time s New Roman"/>
            </w:rPr>
          </w:rPrChange>
        </w:rPr>
        <w:t xml:space="preserve">Bảng </w:t>
      </w:r>
      <w:r w:rsidRPr="000F2D03">
        <w:rPr>
          <w:rFonts w:ascii="Time s New Roman" w:hAnsi="Time s New Roman"/>
          <w:sz w:val="28"/>
          <w:szCs w:val="28"/>
          <w:rPrChange w:id="2350" w:author="Tuan NV" w:date="2026-04-16T22:45:00Z" w16du:dateUtc="2026-04-16T15:45:00Z">
            <w:rPr>
              <w:rFonts w:ascii="Time s New Roman" w:hAnsi="Time s New Roman"/>
            </w:rPr>
          </w:rPrChange>
        </w:rPr>
        <w:t>Nguy</w:t>
      </w:r>
      <w:r w:rsidRPr="000F2D03">
        <w:rPr>
          <w:rFonts w:ascii="Time s New Roman" w:hAnsi="Time s New Roman" w:hint="eastAsia"/>
          <w:sz w:val="28"/>
          <w:szCs w:val="28"/>
          <w:rPrChange w:id="2351" w:author="Tuan NV" w:date="2026-04-16T22:45:00Z" w16du:dateUtc="2026-04-16T15:45:00Z">
            <w:rPr>
              <w:rFonts w:ascii="Time s New Roman" w:hAnsi="Time s New Roman" w:hint="eastAsia"/>
            </w:rPr>
          </w:rPrChange>
        </w:rPr>
        <w:t>ê</w:t>
      </w:r>
      <w:r w:rsidRPr="000F2D03">
        <w:rPr>
          <w:rFonts w:ascii="Time s New Roman" w:hAnsi="Time s New Roman"/>
          <w:sz w:val="28"/>
          <w:szCs w:val="28"/>
          <w:rPrChange w:id="2352" w:author="Tuan NV" w:date="2026-04-16T22:45:00Z" w16du:dateUtc="2026-04-16T15:45:00Z">
            <w:rPr>
              <w:rFonts w:ascii="Time s New Roman" w:hAnsi="Time s New Roman"/>
            </w:rPr>
          </w:rPrChange>
        </w:rPr>
        <w:t>n vật liệu</w:t>
      </w:r>
      <w:bookmarkEnd w:id="2342"/>
      <w:bookmarkEnd w:id="2343"/>
    </w:p>
    <w:p w14:paraId="0349B83A" w14:textId="156BEE1A" w:rsidR="00CA7A91" w:rsidRPr="001F04C9" w:rsidRDefault="00182EC1" w:rsidP="00664455">
      <w:pPr>
        <w:numPr>
          <w:ilvl w:val="0"/>
          <w:numId w:val="19"/>
        </w:numPr>
        <w:spacing w:line="312" w:lineRule="auto"/>
        <w:jc w:val="both"/>
        <w:rPr>
          <w:rFonts w:ascii="Time s New Roman" w:hAnsi="Time s New Roman" w:cs="Times New Roman"/>
          <w:sz w:val="26"/>
          <w:szCs w:val="26"/>
        </w:rPr>
      </w:pPr>
      <w:r w:rsidRPr="001F04C9">
        <w:rPr>
          <w:rFonts w:ascii="Time s New Roman" w:hAnsi="Time s New Roman" w:cs="Times New Roman"/>
          <w:sz w:val="26"/>
          <w:szCs w:val="26"/>
        </w:rPr>
        <w:t xml:space="preserve">Bảng </w:t>
      </w:r>
      <w:r w:rsidR="00CA7A91" w:rsidRPr="001F04C9">
        <w:rPr>
          <w:rFonts w:ascii="Time s New Roman" w:hAnsi="Time s New Roman" w:cs="Times New Roman"/>
          <w:sz w:val="26"/>
          <w:szCs w:val="26"/>
        </w:rPr>
        <w:t xml:space="preserve">Nguyên vật liệu (Mã NVL, Tên NVL, Đơn vị tính, Giá mua, Số lượng tồn, Mức tồn tối thiểu, Mô tả) ở dạng chuẩn 1NF vì mọi thuộc tính của </w:t>
      </w:r>
      <w:r w:rsidRPr="001F04C9">
        <w:rPr>
          <w:rFonts w:ascii="Time s New Roman" w:hAnsi="Time s New Roman" w:cs="Times New Roman"/>
          <w:sz w:val="26"/>
          <w:szCs w:val="26"/>
        </w:rPr>
        <w:t xml:space="preserve">Bảng </w:t>
      </w:r>
      <w:r w:rsidR="00CA7A91" w:rsidRPr="001F04C9">
        <w:rPr>
          <w:rFonts w:ascii="Time s New Roman" w:hAnsi="Time s New Roman" w:cs="Times New Roman"/>
          <w:sz w:val="26"/>
          <w:szCs w:val="26"/>
        </w:rPr>
        <w:t>đều là các thuộc tính đơn, ở dạng chuẩn 2NF vì khóa chính chỉ có một thuộc tính (không có phụ thuộc hàm bộ phận), có các phụ thuộc hàm:</w:t>
      </w:r>
    </w:p>
    <w:p w14:paraId="3E2D40F8" w14:textId="77777777" w:rsidR="00CA7A91" w:rsidRPr="001F04C9" w:rsidRDefault="00CA7A91" w:rsidP="00664455">
      <w:pPr>
        <w:numPr>
          <w:ilvl w:val="1"/>
          <w:numId w:val="19"/>
        </w:numPr>
        <w:spacing w:line="312" w:lineRule="auto"/>
        <w:jc w:val="both"/>
        <w:rPr>
          <w:rFonts w:ascii="Time s New Roman" w:hAnsi="Time s New Roman" w:cs="Times New Roman"/>
          <w:sz w:val="26"/>
          <w:szCs w:val="26"/>
        </w:rPr>
      </w:pPr>
      <w:r w:rsidRPr="001F04C9">
        <w:rPr>
          <w:rFonts w:ascii="Time s New Roman" w:hAnsi="Time s New Roman" w:cs="Times New Roman"/>
          <w:sz w:val="26"/>
          <w:szCs w:val="26"/>
        </w:rPr>
        <w:t>Mã NVL -&gt; {Tên NVL, Đơn vị tính, Giá mua, Số lượng tồn, Mức tồn tối thiểu, Mô tả}</w:t>
      </w:r>
    </w:p>
    <w:p w14:paraId="5FBAF159" w14:textId="31F3C910" w:rsidR="00CA7A91" w:rsidRPr="001F04C9" w:rsidRDefault="00182EC1" w:rsidP="00664455">
      <w:pPr>
        <w:numPr>
          <w:ilvl w:val="0"/>
          <w:numId w:val="19"/>
        </w:numPr>
        <w:spacing w:line="312" w:lineRule="auto"/>
        <w:jc w:val="both"/>
        <w:rPr>
          <w:rFonts w:ascii="Time s New Roman" w:hAnsi="Time s New Roman" w:cs="Times New Roman"/>
          <w:sz w:val="26"/>
          <w:szCs w:val="26"/>
        </w:rPr>
      </w:pPr>
      <w:r w:rsidRPr="001F04C9">
        <w:rPr>
          <w:rFonts w:ascii="Time s New Roman" w:hAnsi="Time s New Roman" w:cs="Times New Roman"/>
          <w:sz w:val="26"/>
          <w:szCs w:val="26"/>
        </w:rPr>
        <w:t xml:space="preserve">Bảng </w:t>
      </w:r>
      <w:r w:rsidR="00CA7A91" w:rsidRPr="001F04C9">
        <w:rPr>
          <w:rFonts w:ascii="Time s New Roman" w:hAnsi="Time s New Roman" w:cs="Times New Roman"/>
          <w:sz w:val="26"/>
          <w:szCs w:val="26"/>
        </w:rPr>
        <w:t xml:space="preserve">Nguyên vật liệu </w:t>
      </w:r>
      <w:r w:rsidRPr="001F04C9">
        <w:rPr>
          <w:rFonts w:ascii="Time s New Roman" w:hAnsi="Time s New Roman" w:cs="Times New Roman"/>
          <w:b/>
          <w:bCs/>
          <w:sz w:val="26"/>
          <w:szCs w:val="26"/>
        </w:rPr>
        <w:t>đạt ở dạng chuẩn 3NF</w:t>
      </w:r>
      <w:r w:rsidRPr="001F04C9">
        <w:rPr>
          <w:rFonts w:ascii="Time s New Roman" w:hAnsi="Time s New Roman" w:cs="Times New Roman"/>
          <w:sz w:val="26"/>
          <w:szCs w:val="26"/>
        </w:rPr>
        <w:t xml:space="preserve"> vì các thuộc tính không khóa đều không phụ thuộc hàm bắc cầu vào khóa chính.</w:t>
      </w:r>
    </w:p>
    <w:p w14:paraId="21C9BE99" w14:textId="53F5872A" w:rsidR="00CA7A91" w:rsidRPr="000F2D03" w:rsidRDefault="00CA7A91" w:rsidP="00664455">
      <w:pPr>
        <w:pStyle w:val="Heading2"/>
        <w:spacing w:line="312" w:lineRule="auto"/>
        <w:rPr>
          <w:rFonts w:ascii="Time s New Roman" w:hAnsi="Time s New Roman"/>
          <w:sz w:val="28"/>
          <w:szCs w:val="28"/>
          <w:rPrChange w:id="2353" w:author="Tuan NV" w:date="2026-04-16T22:45:00Z" w16du:dateUtc="2026-04-16T15:45:00Z">
            <w:rPr>
              <w:rFonts w:ascii="Time s New Roman" w:hAnsi="Time s New Roman"/>
            </w:rPr>
          </w:rPrChange>
        </w:rPr>
      </w:pPr>
      <w:bookmarkStart w:id="2354" w:name="_Toc227255627"/>
      <w:bookmarkStart w:id="2355" w:name="_Toc227272704"/>
      <w:del w:id="2356" w:author="Tuan NV" w:date="2026-04-16T23:45:00Z" w16du:dateUtc="2026-04-16T16:45:00Z">
        <w:r w:rsidRPr="000F2D03" w:rsidDel="00E07F26">
          <w:rPr>
            <w:rFonts w:ascii="Time s New Roman" w:hAnsi="Time s New Roman"/>
            <w:sz w:val="28"/>
            <w:szCs w:val="28"/>
            <w:rPrChange w:id="2357" w:author="Tuan NV" w:date="2026-04-16T22:45:00Z" w16du:dateUtc="2026-04-16T15:45:00Z">
              <w:rPr>
                <w:rFonts w:ascii="Time s New Roman" w:hAnsi="Time s New Roman"/>
              </w:rPr>
            </w:rPrChange>
          </w:rPr>
          <w:delText>5</w:delText>
        </w:r>
      </w:del>
      <w:ins w:id="2358" w:author="Tuan NV" w:date="2026-04-16T23:45:00Z" w16du:dateUtc="2026-04-16T16:45:00Z">
        <w:r w:rsidR="00E07F26">
          <w:rPr>
            <w:rFonts w:ascii="Time s New Roman" w:hAnsi="Time s New Roman"/>
            <w:sz w:val="28"/>
            <w:szCs w:val="28"/>
          </w:rPr>
          <w:t>4</w:t>
        </w:r>
      </w:ins>
      <w:r w:rsidRPr="000F2D03">
        <w:rPr>
          <w:rFonts w:ascii="Time s New Roman" w:hAnsi="Time s New Roman"/>
          <w:sz w:val="28"/>
          <w:szCs w:val="28"/>
          <w:lang w:val="vi-VN"/>
          <w:rPrChange w:id="2359" w:author="Tuan NV" w:date="2026-04-16T22:45:00Z" w16du:dateUtc="2026-04-16T15:45:00Z">
            <w:rPr>
              <w:rFonts w:ascii="Time s New Roman" w:hAnsi="Time s New Roman"/>
              <w:lang w:val="vi-VN"/>
            </w:rPr>
          </w:rPrChange>
        </w:rPr>
        <w:t>.3</w:t>
      </w:r>
      <w:r w:rsidRPr="000F2D03">
        <w:rPr>
          <w:rFonts w:ascii="Time s New Roman" w:hAnsi="Time s New Roman"/>
          <w:sz w:val="28"/>
          <w:szCs w:val="28"/>
          <w:rPrChange w:id="2360" w:author="Tuan NV" w:date="2026-04-16T22:45:00Z" w16du:dateUtc="2026-04-16T15:45:00Z">
            <w:rPr>
              <w:rFonts w:ascii="Time s New Roman" w:hAnsi="Time s New Roman"/>
            </w:rPr>
          </w:rPrChange>
        </w:rPr>
        <w:t xml:space="preserve">. </w:t>
      </w:r>
      <w:r w:rsidR="00182EC1" w:rsidRPr="000F2D03">
        <w:rPr>
          <w:rFonts w:ascii="Time s New Roman" w:hAnsi="Time s New Roman"/>
          <w:sz w:val="28"/>
          <w:szCs w:val="28"/>
          <w:rPrChange w:id="2361" w:author="Tuan NV" w:date="2026-04-16T22:45:00Z" w16du:dateUtc="2026-04-16T15:45:00Z">
            <w:rPr>
              <w:rFonts w:ascii="Time s New Roman" w:hAnsi="Time s New Roman"/>
            </w:rPr>
          </w:rPrChange>
        </w:rPr>
        <w:t xml:space="preserve">Bảng </w:t>
      </w:r>
      <w:r w:rsidRPr="000F2D03">
        <w:rPr>
          <w:rFonts w:ascii="Time s New Roman" w:hAnsi="Time s New Roman" w:hint="eastAsia"/>
          <w:sz w:val="28"/>
          <w:szCs w:val="28"/>
          <w:rPrChange w:id="2362" w:author="Tuan NV" w:date="2026-04-16T22:45:00Z" w16du:dateUtc="2026-04-16T15:45:00Z">
            <w:rPr>
              <w:rFonts w:ascii="Time s New Roman" w:hAnsi="Time s New Roman" w:hint="eastAsia"/>
            </w:rPr>
          </w:rPrChange>
        </w:rPr>
        <w:t>Đơ</w:t>
      </w:r>
      <w:r w:rsidRPr="000F2D03">
        <w:rPr>
          <w:rFonts w:ascii="Time s New Roman" w:hAnsi="Time s New Roman"/>
          <w:sz w:val="28"/>
          <w:szCs w:val="28"/>
          <w:rPrChange w:id="2363" w:author="Tuan NV" w:date="2026-04-16T22:45:00Z" w16du:dateUtc="2026-04-16T15:45:00Z">
            <w:rPr>
              <w:rFonts w:ascii="Time s New Roman" w:hAnsi="Time s New Roman"/>
            </w:rPr>
          </w:rPrChange>
        </w:rPr>
        <w:t xml:space="preserve">n </w:t>
      </w:r>
      <w:r w:rsidRPr="000F2D03">
        <w:rPr>
          <w:rFonts w:ascii="Time s New Roman" w:hAnsi="Time s New Roman" w:hint="eastAsia"/>
          <w:sz w:val="28"/>
          <w:szCs w:val="28"/>
          <w:rPrChange w:id="2364" w:author="Tuan NV" w:date="2026-04-16T22:45:00Z" w16du:dateUtc="2026-04-16T15:45:00Z">
            <w:rPr>
              <w:rFonts w:ascii="Time s New Roman" w:hAnsi="Time s New Roman" w:hint="eastAsia"/>
            </w:rPr>
          </w:rPrChange>
        </w:rPr>
        <w:t>đ</w:t>
      </w:r>
      <w:r w:rsidRPr="000F2D03">
        <w:rPr>
          <w:rFonts w:ascii="Time s New Roman" w:hAnsi="Time s New Roman"/>
          <w:sz w:val="28"/>
          <w:szCs w:val="28"/>
          <w:rPrChange w:id="2365" w:author="Tuan NV" w:date="2026-04-16T22:45:00Z" w16du:dateUtc="2026-04-16T15:45:00Z">
            <w:rPr>
              <w:rFonts w:ascii="Time s New Roman" w:hAnsi="Time s New Roman"/>
            </w:rPr>
          </w:rPrChange>
        </w:rPr>
        <w:t>ặt h</w:t>
      </w:r>
      <w:r w:rsidRPr="000F2D03">
        <w:rPr>
          <w:rFonts w:ascii="Time s New Roman" w:hAnsi="Time s New Roman" w:hint="eastAsia"/>
          <w:sz w:val="28"/>
          <w:szCs w:val="28"/>
          <w:rPrChange w:id="2366" w:author="Tuan NV" w:date="2026-04-16T22:45:00Z" w16du:dateUtc="2026-04-16T15:45:00Z">
            <w:rPr>
              <w:rFonts w:ascii="Time s New Roman" w:hAnsi="Time s New Roman" w:hint="eastAsia"/>
            </w:rPr>
          </w:rPrChange>
        </w:rPr>
        <w:t>à</w:t>
      </w:r>
      <w:r w:rsidRPr="000F2D03">
        <w:rPr>
          <w:rFonts w:ascii="Time s New Roman" w:hAnsi="Time s New Roman"/>
          <w:sz w:val="28"/>
          <w:szCs w:val="28"/>
          <w:rPrChange w:id="2367" w:author="Tuan NV" w:date="2026-04-16T22:45:00Z" w16du:dateUtc="2026-04-16T15:45:00Z">
            <w:rPr>
              <w:rFonts w:ascii="Time s New Roman" w:hAnsi="Time s New Roman"/>
            </w:rPr>
          </w:rPrChange>
        </w:rPr>
        <w:t>ng NCC</w:t>
      </w:r>
      <w:bookmarkEnd w:id="2354"/>
      <w:bookmarkEnd w:id="2355"/>
    </w:p>
    <w:p w14:paraId="53A1B033" w14:textId="4B7C3DF9" w:rsidR="00CA7A91" w:rsidRPr="001F04C9" w:rsidRDefault="00182EC1" w:rsidP="00664455">
      <w:pPr>
        <w:numPr>
          <w:ilvl w:val="0"/>
          <w:numId w:val="20"/>
        </w:numPr>
        <w:spacing w:line="312" w:lineRule="auto"/>
        <w:jc w:val="both"/>
        <w:rPr>
          <w:rFonts w:ascii="Time s New Roman" w:hAnsi="Time s New Roman" w:cs="Times New Roman"/>
          <w:sz w:val="26"/>
          <w:szCs w:val="26"/>
        </w:rPr>
      </w:pPr>
      <w:r w:rsidRPr="001F04C9">
        <w:rPr>
          <w:rFonts w:ascii="Time s New Roman" w:hAnsi="Time s New Roman" w:cs="Times New Roman"/>
          <w:sz w:val="26"/>
          <w:szCs w:val="26"/>
        </w:rPr>
        <w:t xml:space="preserve">Bảng </w:t>
      </w:r>
      <w:r w:rsidR="00CA7A91" w:rsidRPr="001F04C9">
        <w:rPr>
          <w:rFonts w:ascii="Time s New Roman" w:hAnsi="Time s New Roman" w:cs="Times New Roman"/>
          <w:sz w:val="26"/>
          <w:szCs w:val="26"/>
        </w:rPr>
        <w:t xml:space="preserve">Đơn đặt hàng NCC (Mã đơn NCC, Mã NCC, Ngày đặt, Ngày giao hàng, Trạng thái, Tổng giá trị, Ghi chú) ở dạng chuẩn 1NF vì mọi thuộc tính của </w:t>
      </w:r>
      <w:r w:rsidRPr="001F04C9">
        <w:rPr>
          <w:rFonts w:ascii="Time s New Roman" w:hAnsi="Time s New Roman" w:cs="Times New Roman"/>
          <w:sz w:val="26"/>
          <w:szCs w:val="26"/>
        </w:rPr>
        <w:t xml:space="preserve">Bảng </w:t>
      </w:r>
      <w:r w:rsidR="00CA7A91" w:rsidRPr="001F04C9">
        <w:rPr>
          <w:rFonts w:ascii="Time s New Roman" w:hAnsi="Time s New Roman" w:cs="Times New Roman"/>
          <w:sz w:val="26"/>
          <w:szCs w:val="26"/>
        </w:rPr>
        <w:t>đều là các thuộc tính đơn, ở dạng chuẩn 2NF vì khóa chính chỉ có một thuộc tính (không có phụ thuộc hàm bộ phận), có các phụ thuộc hàm:</w:t>
      </w:r>
    </w:p>
    <w:p w14:paraId="7CF16C57" w14:textId="77777777" w:rsidR="00CA7A91" w:rsidRPr="001F04C9" w:rsidRDefault="00CA7A91" w:rsidP="00664455">
      <w:pPr>
        <w:numPr>
          <w:ilvl w:val="1"/>
          <w:numId w:val="20"/>
        </w:numPr>
        <w:spacing w:line="312" w:lineRule="auto"/>
        <w:jc w:val="both"/>
        <w:rPr>
          <w:rFonts w:ascii="Time s New Roman" w:hAnsi="Time s New Roman" w:cs="Times New Roman"/>
          <w:sz w:val="26"/>
          <w:szCs w:val="26"/>
        </w:rPr>
      </w:pPr>
      <w:r w:rsidRPr="001F04C9">
        <w:rPr>
          <w:rFonts w:ascii="Time s New Roman" w:hAnsi="Time s New Roman" w:cs="Times New Roman"/>
          <w:sz w:val="26"/>
          <w:szCs w:val="26"/>
        </w:rPr>
        <w:t>Mã đơn NCC -&gt; {Mã NCC, Ngày đặt, Ngày giao hàng, Trạng thái, Tổng giá trị, Ghi chú}</w:t>
      </w:r>
    </w:p>
    <w:p w14:paraId="3A946FB5" w14:textId="411E726E" w:rsidR="00CA7A91" w:rsidRPr="001F04C9" w:rsidRDefault="00182EC1" w:rsidP="00664455">
      <w:pPr>
        <w:numPr>
          <w:ilvl w:val="0"/>
          <w:numId w:val="20"/>
        </w:numPr>
        <w:spacing w:line="312" w:lineRule="auto"/>
        <w:jc w:val="both"/>
        <w:rPr>
          <w:rFonts w:ascii="Time s New Roman" w:hAnsi="Time s New Roman" w:cs="Times New Roman"/>
          <w:sz w:val="26"/>
          <w:szCs w:val="26"/>
        </w:rPr>
      </w:pPr>
      <w:r w:rsidRPr="001F04C9">
        <w:rPr>
          <w:rFonts w:ascii="Time s New Roman" w:hAnsi="Time s New Roman" w:cs="Times New Roman"/>
          <w:sz w:val="26"/>
          <w:szCs w:val="26"/>
        </w:rPr>
        <w:t xml:space="preserve">Bảng </w:t>
      </w:r>
      <w:r w:rsidR="00CA7A91" w:rsidRPr="001F04C9">
        <w:rPr>
          <w:rFonts w:ascii="Time s New Roman" w:hAnsi="Time s New Roman" w:cs="Times New Roman"/>
          <w:sz w:val="26"/>
          <w:szCs w:val="26"/>
        </w:rPr>
        <w:t xml:space="preserve">Đơn đặt hàng NCC </w:t>
      </w:r>
      <w:r w:rsidR="005472F5" w:rsidRPr="001F04C9">
        <w:rPr>
          <w:rFonts w:ascii="Time s New Roman" w:hAnsi="Time s New Roman" w:cs="Times New Roman"/>
          <w:b/>
          <w:bCs/>
          <w:sz w:val="26"/>
          <w:szCs w:val="26"/>
        </w:rPr>
        <w:t>đạt ở dạng chuẩn 3NF</w:t>
      </w:r>
      <w:r w:rsidR="005472F5" w:rsidRPr="001F04C9">
        <w:rPr>
          <w:rFonts w:ascii="Time s New Roman" w:hAnsi="Time s New Roman" w:cs="Times New Roman"/>
          <w:sz w:val="26"/>
          <w:szCs w:val="26"/>
        </w:rPr>
        <w:t xml:space="preserve"> vì các thuộc tính không khóa đều không phụ thuộc hàm bắc cầu vào khóa chính</w:t>
      </w:r>
      <w:r w:rsidR="00CA7A91" w:rsidRPr="001F04C9">
        <w:rPr>
          <w:rFonts w:ascii="Time s New Roman" w:hAnsi="Time s New Roman" w:cs="Times New Roman"/>
          <w:sz w:val="26"/>
          <w:szCs w:val="26"/>
        </w:rPr>
        <w:t>.</w:t>
      </w:r>
    </w:p>
    <w:p w14:paraId="6B8E3DD4" w14:textId="22962992" w:rsidR="00CA7A91" w:rsidRPr="000F2D03" w:rsidRDefault="00CA7A91" w:rsidP="00664455">
      <w:pPr>
        <w:pStyle w:val="Heading2"/>
        <w:spacing w:line="312" w:lineRule="auto"/>
        <w:rPr>
          <w:rFonts w:ascii="Time s New Roman" w:hAnsi="Time s New Roman"/>
          <w:sz w:val="28"/>
          <w:szCs w:val="28"/>
          <w:rPrChange w:id="2368" w:author="Tuan NV" w:date="2026-04-16T22:45:00Z" w16du:dateUtc="2026-04-16T15:45:00Z">
            <w:rPr>
              <w:rFonts w:ascii="Time s New Roman" w:hAnsi="Time s New Roman"/>
            </w:rPr>
          </w:rPrChange>
        </w:rPr>
      </w:pPr>
      <w:bookmarkStart w:id="2369" w:name="_Toc227255628"/>
      <w:bookmarkStart w:id="2370" w:name="_Toc227272705"/>
      <w:del w:id="2371" w:author="Tuan NV" w:date="2026-04-16T23:45:00Z" w16du:dateUtc="2026-04-16T16:45:00Z">
        <w:r w:rsidRPr="000F2D03" w:rsidDel="00E07F26">
          <w:rPr>
            <w:rFonts w:ascii="Time s New Roman" w:hAnsi="Time s New Roman"/>
            <w:sz w:val="28"/>
            <w:szCs w:val="28"/>
            <w:rPrChange w:id="2372" w:author="Tuan NV" w:date="2026-04-16T22:45:00Z" w16du:dateUtc="2026-04-16T15:45:00Z">
              <w:rPr>
                <w:rFonts w:ascii="Time s New Roman" w:hAnsi="Time s New Roman"/>
              </w:rPr>
            </w:rPrChange>
          </w:rPr>
          <w:delText>5</w:delText>
        </w:r>
      </w:del>
      <w:ins w:id="2373" w:author="Tuan NV" w:date="2026-04-16T23:45:00Z" w16du:dateUtc="2026-04-16T16:45:00Z">
        <w:r w:rsidR="00E07F26">
          <w:rPr>
            <w:rFonts w:ascii="Time s New Roman" w:hAnsi="Time s New Roman"/>
            <w:sz w:val="28"/>
            <w:szCs w:val="28"/>
          </w:rPr>
          <w:t>4</w:t>
        </w:r>
      </w:ins>
      <w:r w:rsidRPr="000F2D03">
        <w:rPr>
          <w:rFonts w:ascii="Time s New Roman" w:hAnsi="Time s New Roman"/>
          <w:sz w:val="28"/>
          <w:szCs w:val="28"/>
          <w:lang w:val="vi-VN"/>
          <w:rPrChange w:id="2374" w:author="Tuan NV" w:date="2026-04-16T22:45:00Z" w16du:dateUtc="2026-04-16T15:45:00Z">
            <w:rPr>
              <w:rFonts w:ascii="Time s New Roman" w:hAnsi="Time s New Roman"/>
              <w:lang w:val="vi-VN"/>
            </w:rPr>
          </w:rPrChange>
        </w:rPr>
        <w:t>.4</w:t>
      </w:r>
      <w:r w:rsidRPr="000F2D03">
        <w:rPr>
          <w:rFonts w:ascii="Time s New Roman" w:hAnsi="Time s New Roman"/>
          <w:sz w:val="28"/>
          <w:szCs w:val="28"/>
          <w:rPrChange w:id="2375" w:author="Tuan NV" w:date="2026-04-16T22:45:00Z" w16du:dateUtc="2026-04-16T15:45:00Z">
            <w:rPr>
              <w:rFonts w:ascii="Time s New Roman" w:hAnsi="Time s New Roman"/>
            </w:rPr>
          </w:rPrChange>
        </w:rPr>
        <w:t xml:space="preserve">. </w:t>
      </w:r>
      <w:r w:rsidR="00182EC1" w:rsidRPr="000F2D03">
        <w:rPr>
          <w:rFonts w:ascii="Time s New Roman" w:hAnsi="Time s New Roman"/>
          <w:sz w:val="28"/>
          <w:szCs w:val="28"/>
          <w:rPrChange w:id="2376" w:author="Tuan NV" w:date="2026-04-16T22:45:00Z" w16du:dateUtc="2026-04-16T15:45:00Z">
            <w:rPr>
              <w:rFonts w:ascii="Time s New Roman" w:hAnsi="Time s New Roman"/>
            </w:rPr>
          </w:rPrChange>
        </w:rPr>
        <w:t xml:space="preserve">Bảng </w:t>
      </w:r>
      <w:r w:rsidRPr="000F2D03">
        <w:rPr>
          <w:rFonts w:ascii="Time s New Roman" w:hAnsi="Time s New Roman"/>
          <w:sz w:val="28"/>
          <w:szCs w:val="28"/>
          <w:rPrChange w:id="2377" w:author="Tuan NV" w:date="2026-04-16T22:45:00Z" w16du:dateUtc="2026-04-16T15:45:00Z">
            <w:rPr>
              <w:rFonts w:ascii="Time s New Roman" w:hAnsi="Time s New Roman"/>
            </w:rPr>
          </w:rPrChange>
        </w:rPr>
        <w:t xml:space="preserve">Chi tiết </w:t>
      </w:r>
      <w:r w:rsidRPr="000F2D03">
        <w:rPr>
          <w:rFonts w:ascii="Time s New Roman" w:hAnsi="Time s New Roman" w:hint="eastAsia"/>
          <w:sz w:val="28"/>
          <w:szCs w:val="28"/>
          <w:rPrChange w:id="2378" w:author="Tuan NV" w:date="2026-04-16T22:45:00Z" w16du:dateUtc="2026-04-16T15:45:00Z">
            <w:rPr>
              <w:rFonts w:ascii="Time s New Roman" w:hAnsi="Time s New Roman" w:hint="eastAsia"/>
            </w:rPr>
          </w:rPrChange>
        </w:rPr>
        <w:t>đơ</w:t>
      </w:r>
      <w:r w:rsidRPr="000F2D03">
        <w:rPr>
          <w:rFonts w:ascii="Time s New Roman" w:hAnsi="Time s New Roman"/>
          <w:sz w:val="28"/>
          <w:szCs w:val="28"/>
          <w:rPrChange w:id="2379" w:author="Tuan NV" w:date="2026-04-16T22:45:00Z" w16du:dateUtc="2026-04-16T15:45:00Z">
            <w:rPr>
              <w:rFonts w:ascii="Time s New Roman" w:hAnsi="Time s New Roman"/>
            </w:rPr>
          </w:rPrChange>
        </w:rPr>
        <w:t>n NCC</w:t>
      </w:r>
      <w:bookmarkEnd w:id="2369"/>
      <w:bookmarkEnd w:id="2370"/>
    </w:p>
    <w:p w14:paraId="4AE6EE5E" w14:textId="68B0AC98" w:rsidR="00CA7A91" w:rsidRPr="001F04C9" w:rsidRDefault="00182EC1" w:rsidP="00664455">
      <w:pPr>
        <w:numPr>
          <w:ilvl w:val="0"/>
          <w:numId w:val="21"/>
        </w:numPr>
        <w:spacing w:line="312" w:lineRule="auto"/>
        <w:jc w:val="both"/>
        <w:rPr>
          <w:rFonts w:ascii="Time s New Roman" w:hAnsi="Time s New Roman" w:cs="Times New Roman"/>
          <w:sz w:val="26"/>
          <w:szCs w:val="26"/>
        </w:rPr>
      </w:pPr>
      <w:r w:rsidRPr="001F04C9">
        <w:rPr>
          <w:rFonts w:ascii="Time s New Roman" w:hAnsi="Time s New Roman" w:cs="Times New Roman"/>
          <w:sz w:val="26"/>
          <w:szCs w:val="26"/>
        </w:rPr>
        <w:t xml:space="preserve">Bảng </w:t>
      </w:r>
      <w:r w:rsidR="00CA7A91" w:rsidRPr="001F04C9">
        <w:rPr>
          <w:rFonts w:ascii="Time s New Roman" w:hAnsi="Time s New Roman" w:cs="Times New Roman"/>
          <w:sz w:val="26"/>
          <w:szCs w:val="26"/>
        </w:rPr>
        <w:t xml:space="preserve">Chi tiết đơn NCC (Mã CT đơn NCC, Mã đơn NCC, Mã NVL, Số lượng, Đơn giá, Thành tiền) ở dạng chuẩn 1NF vì mọi thuộc tính của </w:t>
      </w:r>
      <w:r w:rsidRPr="001F04C9">
        <w:rPr>
          <w:rFonts w:ascii="Time s New Roman" w:hAnsi="Time s New Roman" w:cs="Times New Roman"/>
          <w:sz w:val="26"/>
          <w:szCs w:val="26"/>
        </w:rPr>
        <w:t xml:space="preserve">Bảng </w:t>
      </w:r>
      <w:r w:rsidR="00CA7A91" w:rsidRPr="001F04C9">
        <w:rPr>
          <w:rFonts w:ascii="Time s New Roman" w:hAnsi="Time s New Roman" w:cs="Times New Roman"/>
          <w:sz w:val="26"/>
          <w:szCs w:val="26"/>
        </w:rPr>
        <w:t xml:space="preserve">đều là các </w:t>
      </w:r>
      <w:r w:rsidR="00CA7A91" w:rsidRPr="001F04C9">
        <w:rPr>
          <w:rFonts w:ascii="Time s New Roman" w:hAnsi="Time s New Roman" w:cs="Times New Roman"/>
          <w:sz w:val="26"/>
          <w:szCs w:val="26"/>
        </w:rPr>
        <w:lastRenderedPageBreak/>
        <w:t>thuộc tính đơn, ở dạng chuẩn 2NF vì khóa chính chỉ có một thuộc tính (không có phụ thuộc hàm bộ phận), có các phụ thuộc hàm:</w:t>
      </w:r>
    </w:p>
    <w:p w14:paraId="18536BD6" w14:textId="77777777" w:rsidR="00CA7A91" w:rsidRPr="001F04C9" w:rsidRDefault="00CA7A91" w:rsidP="00664455">
      <w:pPr>
        <w:numPr>
          <w:ilvl w:val="1"/>
          <w:numId w:val="21"/>
        </w:numPr>
        <w:spacing w:line="312" w:lineRule="auto"/>
        <w:jc w:val="both"/>
        <w:rPr>
          <w:rFonts w:ascii="Time s New Roman" w:hAnsi="Time s New Roman" w:cs="Times New Roman"/>
          <w:sz w:val="26"/>
          <w:szCs w:val="26"/>
        </w:rPr>
      </w:pPr>
      <w:r w:rsidRPr="001F04C9">
        <w:rPr>
          <w:rFonts w:ascii="Time s New Roman" w:hAnsi="Time s New Roman" w:cs="Times New Roman"/>
          <w:sz w:val="26"/>
          <w:szCs w:val="26"/>
        </w:rPr>
        <w:t>Mã CT đơn NCC -&gt; {Mã đơn NCC, Mã NVL, Số lượng, Đơn giá, Thành tiền}</w:t>
      </w:r>
    </w:p>
    <w:p w14:paraId="23D2ACFE" w14:textId="49BA1AD2" w:rsidR="00CA7A91" w:rsidRPr="001F04C9" w:rsidRDefault="00182EC1" w:rsidP="00664455">
      <w:pPr>
        <w:numPr>
          <w:ilvl w:val="0"/>
          <w:numId w:val="21"/>
        </w:numPr>
        <w:spacing w:line="312" w:lineRule="auto"/>
        <w:jc w:val="both"/>
        <w:rPr>
          <w:rFonts w:ascii="Time s New Roman" w:hAnsi="Time s New Roman" w:cs="Times New Roman"/>
          <w:sz w:val="26"/>
          <w:szCs w:val="26"/>
        </w:rPr>
      </w:pPr>
      <w:r w:rsidRPr="001F04C9">
        <w:rPr>
          <w:rFonts w:ascii="Time s New Roman" w:hAnsi="Time s New Roman" w:cs="Times New Roman"/>
          <w:sz w:val="26"/>
          <w:szCs w:val="26"/>
        </w:rPr>
        <w:t xml:space="preserve">Bảng </w:t>
      </w:r>
      <w:r w:rsidR="00CA7A91" w:rsidRPr="001F04C9">
        <w:rPr>
          <w:rFonts w:ascii="Time s New Roman" w:hAnsi="Time s New Roman" w:cs="Times New Roman"/>
          <w:sz w:val="26"/>
          <w:szCs w:val="26"/>
        </w:rPr>
        <w:t xml:space="preserve">Chi tiết đơn NCC </w:t>
      </w:r>
      <w:r w:rsidR="005472F5" w:rsidRPr="001F04C9">
        <w:rPr>
          <w:rFonts w:ascii="Time s New Roman" w:hAnsi="Time s New Roman" w:cs="Times New Roman"/>
          <w:b/>
          <w:bCs/>
          <w:sz w:val="26"/>
          <w:szCs w:val="26"/>
        </w:rPr>
        <w:t>đạt ở dạng chuẩn 3NF</w:t>
      </w:r>
      <w:r w:rsidR="005472F5" w:rsidRPr="001F04C9">
        <w:rPr>
          <w:rFonts w:ascii="Time s New Roman" w:hAnsi="Time s New Roman" w:cs="Times New Roman"/>
          <w:sz w:val="26"/>
          <w:szCs w:val="26"/>
        </w:rPr>
        <w:t xml:space="preserve"> vì các thuộc tính không khóa đều không phụ thuộc hàm bắc cầu vào khóa chính.</w:t>
      </w:r>
    </w:p>
    <w:p w14:paraId="6443515B" w14:textId="234C3B98" w:rsidR="00CA7A91" w:rsidRPr="000F2D03" w:rsidRDefault="00CA7A91" w:rsidP="00664455">
      <w:pPr>
        <w:pStyle w:val="Heading2"/>
        <w:spacing w:line="312" w:lineRule="auto"/>
        <w:rPr>
          <w:rFonts w:ascii="Time s New Roman" w:hAnsi="Time s New Roman"/>
          <w:sz w:val="28"/>
          <w:szCs w:val="28"/>
          <w:rPrChange w:id="2380" w:author="Tuan NV" w:date="2026-04-16T22:45:00Z" w16du:dateUtc="2026-04-16T15:45:00Z">
            <w:rPr>
              <w:rFonts w:ascii="Time s New Roman" w:hAnsi="Time s New Roman"/>
            </w:rPr>
          </w:rPrChange>
        </w:rPr>
      </w:pPr>
      <w:bookmarkStart w:id="2381" w:name="_Toc227255629"/>
      <w:bookmarkStart w:id="2382" w:name="_Toc227272706"/>
      <w:del w:id="2383" w:author="Tuan NV" w:date="2026-04-16T23:45:00Z" w16du:dateUtc="2026-04-16T16:45:00Z">
        <w:r w:rsidRPr="000F2D03" w:rsidDel="00E07F26">
          <w:rPr>
            <w:rFonts w:ascii="Time s New Roman" w:hAnsi="Time s New Roman"/>
            <w:sz w:val="28"/>
            <w:szCs w:val="28"/>
            <w:rPrChange w:id="2384" w:author="Tuan NV" w:date="2026-04-16T22:45:00Z" w16du:dateUtc="2026-04-16T15:45:00Z">
              <w:rPr>
                <w:rFonts w:ascii="Time s New Roman" w:hAnsi="Time s New Roman"/>
              </w:rPr>
            </w:rPrChange>
          </w:rPr>
          <w:delText>5</w:delText>
        </w:r>
      </w:del>
      <w:ins w:id="2385" w:author="Tuan NV" w:date="2026-04-16T23:45:00Z" w16du:dateUtc="2026-04-16T16:45:00Z">
        <w:r w:rsidR="00E07F26">
          <w:rPr>
            <w:rFonts w:ascii="Time s New Roman" w:hAnsi="Time s New Roman"/>
            <w:sz w:val="28"/>
            <w:szCs w:val="28"/>
          </w:rPr>
          <w:t>4</w:t>
        </w:r>
      </w:ins>
      <w:r w:rsidRPr="000F2D03">
        <w:rPr>
          <w:rFonts w:ascii="Time s New Roman" w:hAnsi="Time s New Roman"/>
          <w:sz w:val="28"/>
          <w:szCs w:val="28"/>
          <w:lang w:val="vi-VN"/>
          <w:rPrChange w:id="2386" w:author="Tuan NV" w:date="2026-04-16T22:45:00Z" w16du:dateUtc="2026-04-16T15:45:00Z">
            <w:rPr>
              <w:rFonts w:ascii="Time s New Roman" w:hAnsi="Time s New Roman"/>
              <w:lang w:val="vi-VN"/>
            </w:rPr>
          </w:rPrChange>
        </w:rPr>
        <w:t>.5</w:t>
      </w:r>
      <w:r w:rsidRPr="000F2D03">
        <w:rPr>
          <w:rFonts w:ascii="Time s New Roman" w:hAnsi="Time s New Roman"/>
          <w:sz w:val="28"/>
          <w:szCs w:val="28"/>
          <w:rPrChange w:id="2387" w:author="Tuan NV" w:date="2026-04-16T22:45:00Z" w16du:dateUtc="2026-04-16T15:45:00Z">
            <w:rPr>
              <w:rFonts w:ascii="Time s New Roman" w:hAnsi="Time s New Roman"/>
            </w:rPr>
          </w:rPrChange>
        </w:rPr>
        <w:t xml:space="preserve">. </w:t>
      </w:r>
      <w:r w:rsidR="00182EC1" w:rsidRPr="000F2D03">
        <w:rPr>
          <w:rFonts w:ascii="Time s New Roman" w:hAnsi="Time s New Roman"/>
          <w:sz w:val="28"/>
          <w:szCs w:val="28"/>
          <w:rPrChange w:id="2388" w:author="Tuan NV" w:date="2026-04-16T22:45:00Z" w16du:dateUtc="2026-04-16T15:45:00Z">
            <w:rPr>
              <w:rFonts w:ascii="Time s New Roman" w:hAnsi="Time s New Roman"/>
            </w:rPr>
          </w:rPrChange>
        </w:rPr>
        <w:t xml:space="preserve">Bảng </w:t>
      </w:r>
      <w:r w:rsidRPr="000F2D03">
        <w:rPr>
          <w:rFonts w:ascii="Time s New Roman" w:hAnsi="Time s New Roman"/>
          <w:sz w:val="28"/>
          <w:szCs w:val="28"/>
          <w:rPrChange w:id="2389" w:author="Tuan NV" w:date="2026-04-16T22:45:00Z" w16du:dateUtc="2026-04-16T15:45:00Z">
            <w:rPr>
              <w:rFonts w:ascii="Time s New Roman" w:hAnsi="Time s New Roman"/>
            </w:rPr>
          </w:rPrChange>
        </w:rPr>
        <w:t>Kho</w:t>
      </w:r>
      <w:bookmarkEnd w:id="2381"/>
      <w:bookmarkEnd w:id="2382"/>
    </w:p>
    <w:p w14:paraId="0594FC09" w14:textId="54EC2F07" w:rsidR="00CA7A91" w:rsidRPr="001F04C9" w:rsidRDefault="00182EC1" w:rsidP="00664455">
      <w:pPr>
        <w:numPr>
          <w:ilvl w:val="0"/>
          <w:numId w:val="22"/>
        </w:numPr>
        <w:spacing w:line="312" w:lineRule="auto"/>
        <w:jc w:val="both"/>
        <w:rPr>
          <w:rFonts w:ascii="Time s New Roman" w:hAnsi="Time s New Roman" w:cs="Times New Roman"/>
          <w:sz w:val="26"/>
          <w:szCs w:val="26"/>
        </w:rPr>
      </w:pPr>
      <w:r w:rsidRPr="001F04C9">
        <w:rPr>
          <w:rFonts w:ascii="Time s New Roman" w:hAnsi="Time s New Roman" w:cs="Times New Roman"/>
          <w:sz w:val="26"/>
          <w:szCs w:val="26"/>
        </w:rPr>
        <w:t xml:space="preserve">Bảng </w:t>
      </w:r>
      <w:r w:rsidR="00CA7A91" w:rsidRPr="001F04C9">
        <w:rPr>
          <w:rFonts w:ascii="Time s New Roman" w:hAnsi="Time s New Roman" w:cs="Times New Roman"/>
          <w:sz w:val="26"/>
          <w:szCs w:val="26"/>
        </w:rPr>
        <w:t xml:space="preserve">Kho (Mã kho, Tên kho, Địa chỉ, Loại kho, Sức chứa, Người phụ trách) ở dạng chuẩn 1NF vì mọi thuộc tính của </w:t>
      </w:r>
      <w:r w:rsidRPr="001F04C9">
        <w:rPr>
          <w:rFonts w:ascii="Time s New Roman" w:hAnsi="Time s New Roman" w:cs="Times New Roman"/>
          <w:sz w:val="26"/>
          <w:szCs w:val="26"/>
        </w:rPr>
        <w:t xml:space="preserve">Bảng </w:t>
      </w:r>
      <w:r w:rsidR="00CA7A91" w:rsidRPr="001F04C9">
        <w:rPr>
          <w:rFonts w:ascii="Time s New Roman" w:hAnsi="Time s New Roman" w:cs="Times New Roman"/>
          <w:sz w:val="26"/>
          <w:szCs w:val="26"/>
        </w:rPr>
        <w:t>đều là các thuộc tính đơn, ở dạng chuẩn 2NF vì khóa chính chỉ có một thuộc tính (không có phụ thuộc hàm bộ phận), có các phụ thuộc hàm:</w:t>
      </w:r>
    </w:p>
    <w:p w14:paraId="3F958EEE" w14:textId="77777777" w:rsidR="00CA7A91" w:rsidRPr="001F04C9" w:rsidRDefault="00CA7A91" w:rsidP="00664455">
      <w:pPr>
        <w:numPr>
          <w:ilvl w:val="1"/>
          <w:numId w:val="22"/>
        </w:numPr>
        <w:spacing w:line="312" w:lineRule="auto"/>
        <w:jc w:val="both"/>
        <w:rPr>
          <w:rFonts w:ascii="Time s New Roman" w:hAnsi="Time s New Roman" w:cs="Times New Roman"/>
          <w:sz w:val="26"/>
          <w:szCs w:val="26"/>
        </w:rPr>
      </w:pPr>
      <w:r w:rsidRPr="001F04C9">
        <w:rPr>
          <w:rFonts w:ascii="Time s New Roman" w:hAnsi="Time s New Roman" w:cs="Times New Roman"/>
          <w:sz w:val="26"/>
          <w:szCs w:val="26"/>
        </w:rPr>
        <w:t>Mã kho -&gt; {Tên kho, Địa chỉ, Loại kho, Sức chứa, Người phụ trách}</w:t>
      </w:r>
    </w:p>
    <w:p w14:paraId="67991A00" w14:textId="1EBA5BE5" w:rsidR="00CA7A91" w:rsidRPr="001F04C9" w:rsidRDefault="00182EC1" w:rsidP="00664455">
      <w:pPr>
        <w:numPr>
          <w:ilvl w:val="0"/>
          <w:numId w:val="22"/>
        </w:numPr>
        <w:spacing w:line="312" w:lineRule="auto"/>
        <w:jc w:val="both"/>
        <w:rPr>
          <w:rFonts w:ascii="Time s New Roman" w:hAnsi="Time s New Roman" w:cs="Times New Roman"/>
          <w:sz w:val="26"/>
          <w:szCs w:val="26"/>
        </w:rPr>
      </w:pPr>
      <w:r w:rsidRPr="001F04C9">
        <w:rPr>
          <w:rFonts w:ascii="Time s New Roman" w:hAnsi="Time s New Roman" w:cs="Times New Roman"/>
          <w:sz w:val="26"/>
          <w:szCs w:val="26"/>
        </w:rPr>
        <w:t xml:space="preserve">Bảng </w:t>
      </w:r>
      <w:r w:rsidR="00CA7A91" w:rsidRPr="001F04C9">
        <w:rPr>
          <w:rFonts w:ascii="Time s New Roman" w:hAnsi="Time s New Roman" w:cs="Times New Roman"/>
          <w:sz w:val="26"/>
          <w:szCs w:val="26"/>
        </w:rPr>
        <w:t xml:space="preserve">Kho </w:t>
      </w:r>
      <w:r w:rsidR="00CA7A91" w:rsidRPr="001F04C9">
        <w:rPr>
          <w:rFonts w:ascii="Time s New Roman" w:hAnsi="Time s New Roman" w:cs="Times New Roman"/>
          <w:b/>
          <w:bCs/>
          <w:sz w:val="26"/>
          <w:szCs w:val="26"/>
        </w:rPr>
        <w:t>đạt ở dạng chuẩn 3NF</w:t>
      </w:r>
      <w:r w:rsidR="00CA7A91" w:rsidRPr="001F04C9">
        <w:rPr>
          <w:rFonts w:ascii="Time s New Roman" w:hAnsi="Time s New Roman" w:cs="Times New Roman"/>
          <w:sz w:val="26"/>
          <w:szCs w:val="26"/>
        </w:rPr>
        <w:t xml:space="preserve"> vì các thuộc tính không khóa đều không phụ thuộc hàm bắc cầu vào khóa chính.</w:t>
      </w:r>
    </w:p>
    <w:p w14:paraId="77874E29" w14:textId="488659EA" w:rsidR="00CA7A91" w:rsidRPr="000F2D03" w:rsidRDefault="00CA7A91" w:rsidP="00664455">
      <w:pPr>
        <w:pStyle w:val="Heading2"/>
        <w:spacing w:line="312" w:lineRule="auto"/>
        <w:rPr>
          <w:rFonts w:ascii="Time s New Roman" w:hAnsi="Time s New Roman"/>
          <w:sz w:val="28"/>
          <w:szCs w:val="28"/>
          <w:rPrChange w:id="2390" w:author="Tuan NV" w:date="2026-04-16T22:45:00Z" w16du:dateUtc="2026-04-16T15:45:00Z">
            <w:rPr>
              <w:rFonts w:ascii="Time s New Roman" w:hAnsi="Time s New Roman"/>
            </w:rPr>
          </w:rPrChange>
        </w:rPr>
      </w:pPr>
      <w:bookmarkStart w:id="2391" w:name="_Toc227255630"/>
      <w:bookmarkStart w:id="2392" w:name="_Toc227272707"/>
      <w:del w:id="2393" w:author="Tuan NV" w:date="2026-04-16T23:45:00Z" w16du:dateUtc="2026-04-16T16:45:00Z">
        <w:r w:rsidRPr="000F2D03" w:rsidDel="00E07F26">
          <w:rPr>
            <w:rFonts w:ascii="Time s New Roman" w:hAnsi="Time s New Roman"/>
            <w:sz w:val="28"/>
            <w:szCs w:val="28"/>
            <w:rPrChange w:id="2394" w:author="Tuan NV" w:date="2026-04-16T22:45:00Z" w16du:dateUtc="2026-04-16T15:45:00Z">
              <w:rPr>
                <w:rFonts w:ascii="Time s New Roman" w:hAnsi="Time s New Roman"/>
              </w:rPr>
            </w:rPrChange>
          </w:rPr>
          <w:delText>5</w:delText>
        </w:r>
      </w:del>
      <w:ins w:id="2395" w:author="Tuan NV" w:date="2026-04-16T23:45:00Z" w16du:dateUtc="2026-04-16T16:45:00Z">
        <w:r w:rsidR="00E07F26">
          <w:rPr>
            <w:rFonts w:ascii="Time s New Roman" w:hAnsi="Time s New Roman"/>
            <w:sz w:val="28"/>
            <w:szCs w:val="28"/>
          </w:rPr>
          <w:t>4</w:t>
        </w:r>
      </w:ins>
      <w:r w:rsidRPr="000F2D03">
        <w:rPr>
          <w:rFonts w:ascii="Time s New Roman" w:hAnsi="Time s New Roman"/>
          <w:sz w:val="28"/>
          <w:szCs w:val="28"/>
          <w:lang w:val="vi-VN"/>
          <w:rPrChange w:id="2396" w:author="Tuan NV" w:date="2026-04-16T22:45:00Z" w16du:dateUtc="2026-04-16T15:45:00Z">
            <w:rPr>
              <w:rFonts w:ascii="Time s New Roman" w:hAnsi="Time s New Roman"/>
              <w:lang w:val="vi-VN"/>
            </w:rPr>
          </w:rPrChange>
        </w:rPr>
        <w:t>.6</w:t>
      </w:r>
      <w:r w:rsidRPr="000F2D03">
        <w:rPr>
          <w:rFonts w:ascii="Time s New Roman" w:hAnsi="Time s New Roman"/>
          <w:sz w:val="28"/>
          <w:szCs w:val="28"/>
          <w:rPrChange w:id="2397" w:author="Tuan NV" w:date="2026-04-16T22:45:00Z" w16du:dateUtc="2026-04-16T15:45:00Z">
            <w:rPr>
              <w:rFonts w:ascii="Time s New Roman" w:hAnsi="Time s New Roman"/>
            </w:rPr>
          </w:rPrChange>
        </w:rPr>
        <w:t xml:space="preserve">. </w:t>
      </w:r>
      <w:r w:rsidR="00182EC1" w:rsidRPr="000F2D03">
        <w:rPr>
          <w:rFonts w:ascii="Time s New Roman" w:hAnsi="Time s New Roman"/>
          <w:sz w:val="28"/>
          <w:szCs w:val="28"/>
          <w:rPrChange w:id="2398" w:author="Tuan NV" w:date="2026-04-16T22:45:00Z" w16du:dateUtc="2026-04-16T15:45:00Z">
            <w:rPr>
              <w:rFonts w:ascii="Time s New Roman" w:hAnsi="Time s New Roman"/>
            </w:rPr>
          </w:rPrChange>
        </w:rPr>
        <w:t xml:space="preserve">Bảng </w:t>
      </w:r>
      <w:r w:rsidRPr="000F2D03">
        <w:rPr>
          <w:rFonts w:ascii="Time s New Roman" w:hAnsi="Time s New Roman"/>
          <w:sz w:val="28"/>
          <w:szCs w:val="28"/>
          <w:rPrChange w:id="2399" w:author="Tuan NV" w:date="2026-04-16T22:45:00Z" w16du:dateUtc="2026-04-16T15:45:00Z">
            <w:rPr>
              <w:rFonts w:ascii="Time s New Roman" w:hAnsi="Time s New Roman"/>
            </w:rPr>
          </w:rPrChange>
        </w:rPr>
        <w:t>Nhập kho</w:t>
      </w:r>
      <w:bookmarkEnd w:id="2391"/>
      <w:bookmarkEnd w:id="2392"/>
    </w:p>
    <w:p w14:paraId="1CCE64C5" w14:textId="37F63E33" w:rsidR="00CA7A91" w:rsidRPr="001F04C9" w:rsidRDefault="00182EC1" w:rsidP="00664455">
      <w:pPr>
        <w:numPr>
          <w:ilvl w:val="0"/>
          <w:numId w:val="23"/>
        </w:numPr>
        <w:spacing w:line="312" w:lineRule="auto"/>
        <w:jc w:val="both"/>
        <w:rPr>
          <w:rFonts w:ascii="Time s New Roman" w:hAnsi="Time s New Roman" w:cs="Times New Roman"/>
          <w:sz w:val="26"/>
          <w:szCs w:val="26"/>
        </w:rPr>
      </w:pPr>
      <w:r w:rsidRPr="001F04C9">
        <w:rPr>
          <w:rFonts w:ascii="Time s New Roman" w:hAnsi="Time s New Roman" w:cs="Times New Roman"/>
          <w:sz w:val="26"/>
          <w:szCs w:val="26"/>
        </w:rPr>
        <w:t xml:space="preserve">Bảng </w:t>
      </w:r>
      <w:r w:rsidR="00CA7A91" w:rsidRPr="001F04C9">
        <w:rPr>
          <w:rFonts w:ascii="Time s New Roman" w:hAnsi="Time s New Roman" w:cs="Times New Roman"/>
          <w:sz w:val="26"/>
          <w:szCs w:val="26"/>
        </w:rPr>
        <w:t xml:space="preserve">Nhập kho (Mã nhập kho, Mã đơn NCC, Mã kho, Ngày nhập, Người nhập, Ghi chú) ở dạng chuẩn 1NF vì mọi thuộc tính của </w:t>
      </w:r>
      <w:r w:rsidRPr="001F04C9">
        <w:rPr>
          <w:rFonts w:ascii="Time s New Roman" w:hAnsi="Time s New Roman" w:cs="Times New Roman"/>
          <w:sz w:val="26"/>
          <w:szCs w:val="26"/>
        </w:rPr>
        <w:t xml:space="preserve">Bảng </w:t>
      </w:r>
      <w:r w:rsidR="00CA7A91" w:rsidRPr="001F04C9">
        <w:rPr>
          <w:rFonts w:ascii="Time s New Roman" w:hAnsi="Time s New Roman" w:cs="Times New Roman"/>
          <w:sz w:val="26"/>
          <w:szCs w:val="26"/>
        </w:rPr>
        <w:t>đều là các thuộc tính đơn, ở dạng chuẩn 2NF vì khóa chính chỉ có một thuộc tính (không có phụ thuộc hàm bộ phận), có các phụ thuộc hàm:</w:t>
      </w:r>
    </w:p>
    <w:p w14:paraId="34FCA65E" w14:textId="77777777" w:rsidR="00CA7A91" w:rsidRPr="001F04C9" w:rsidRDefault="00CA7A91" w:rsidP="00664455">
      <w:pPr>
        <w:numPr>
          <w:ilvl w:val="1"/>
          <w:numId w:val="23"/>
        </w:numPr>
        <w:spacing w:line="312" w:lineRule="auto"/>
        <w:jc w:val="both"/>
        <w:rPr>
          <w:rFonts w:ascii="Time s New Roman" w:hAnsi="Time s New Roman" w:cs="Times New Roman"/>
          <w:sz w:val="26"/>
          <w:szCs w:val="26"/>
        </w:rPr>
      </w:pPr>
      <w:r w:rsidRPr="001F04C9">
        <w:rPr>
          <w:rFonts w:ascii="Time s New Roman" w:hAnsi="Time s New Roman" w:cs="Times New Roman"/>
          <w:sz w:val="26"/>
          <w:szCs w:val="26"/>
        </w:rPr>
        <w:t>Mã nhập kho -&gt; {Mã đơn NCC, Mã kho, Ngày nhập, Người nhập, Ghi chú}</w:t>
      </w:r>
    </w:p>
    <w:p w14:paraId="5B8744F4" w14:textId="7694A766" w:rsidR="00CA7A91" w:rsidRPr="001F04C9" w:rsidRDefault="00182EC1" w:rsidP="00664455">
      <w:pPr>
        <w:numPr>
          <w:ilvl w:val="0"/>
          <w:numId w:val="23"/>
        </w:numPr>
        <w:spacing w:line="312" w:lineRule="auto"/>
        <w:jc w:val="both"/>
        <w:rPr>
          <w:rFonts w:ascii="Time s New Roman" w:hAnsi="Time s New Roman" w:cs="Times New Roman"/>
          <w:sz w:val="26"/>
          <w:szCs w:val="26"/>
        </w:rPr>
      </w:pPr>
      <w:r w:rsidRPr="001F04C9">
        <w:rPr>
          <w:rFonts w:ascii="Time s New Roman" w:hAnsi="Time s New Roman" w:cs="Times New Roman"/>
          <w:sz w:val="26"/>
          <w:szCs w:val="26"/>
        </w:rPr>
        <w:t xml:space="preserve">Bảng </w:t>
      </w:r>
      <w:r w:rsidR="00CA7A91" w:rsidRPr="001F04C9">
        <w:rPr>
          <w:rFonts w:ascii="Time s New Roman" w:hAnsi="Time s New Roman" w:cs="Times New Roman"/>
          <w:sz w:val="26"/>
          <w:szCs w:val="26"/>
        </w:rPr>
        <w:t xml:space="preserve">Nhập kho </w:t>
      </w:r>
      <w:r w:rsidR="00CA7A91" w:rsidRPr="001F04C9">
        <w:rPr>
          <w:rFonts w:ascii="Time s New Roman" w:hAnsi="Time s New Roman" w:cs="Times New Roman"/>
          <w:b/>
          <w:bCs/>
          <w:sz w:val="26"/>
          <w:szCs w:val="26"/>
        </w:rPr>
        <w:t>đạt ở dạng chuẩn 3NF</w:t>
      </w:r>
      <w:r w:rsidR="00CA7A91" w:rsidRPr="001F04C9">
        <w:rPr>
          <w:rFonts w:ascii="Time s New Roman" w:hAnsi="Time s New Roman" w:cs="Times New Roman"/>
          <w:sz w:val="26"/>
          <w:szCs w:val="26"/>
        </w:rPr>
        <w:t xml:space="preserve"> vì các thuộc tính không khóa đều không phụ thuộc hàm bắc cầu vào khóa chính.</w:t>
      </w:r>
    </w:p>
    <w:p w14:paraId="6F6D388D" w14:textId="761C4669" w:rsidR="00CA7A91" w:rsidRPr="000F2D03" w:rsidRDefault="00CA7A91" w:rsidP="00664455">
      <w:pPr>
        <w:pStyle w:val="Heading2"/>
        <w:spacing w:line="312" w:lineRule="auto"/>
        <w:rPr>
          <w:rFonts w:ascii="Time s New Roman" w:hAnsi="Time s New Roman"/>
          <w:sz w:val="28"/>
          <w:szCs w:val="28"/>
          <w:rPrChange w:id="2400" w:author="Tuan NV" w:date="2026-04-16T22:45:00Z" w16du:dateUtc="2026-04-16T15:45:00Z">
            <w:rPr>
              <w:rFonts w:ascii="Time s New Roman" w:hAnsi="Time s New Roman"/>
            </w:rPr>
          </w:rPrChange>
        </w:rPr>
      </w:pPr>
      <w:bookmarkStart w:id="2401" w:name="_Toc227255631"/>
      <w:bookmarkStart w:id="2402" w:name="_Toc227272708"/>
      <w:del w:id="2403" w:author="Tuan NV" w:date="2026-04-16T23:45:00Z" w16du:dateUtc="2026-04-16T16:45:00Z">
        <w:r w:rsidRPr="000F2D03" w:rsidDel="00E07F26">
          <w:rPr>
            <w:rFonts w:ascii="Time s New Roman" w:hAnsi="Time s New Roman"/>
            <w:sz w:val="28"/>
            <w:szCs w:val="28"/>
            <w:rPrChange w:id="2404" w:author="Tuan NV" w:date="2026-04-16T22:45:00Z" w16du:dateUtc="2026-04-16T15:45:00Z">
              <w:rPr>
                <w:rFonts w:ascii="Time s New Roman" w:hAnsi="Time s New Roman"/>
              </w:rPr>
            </w:rPrChange>
          </w:rPr>
          <w:delText>5</w:delText>
        </w:r>
      </w:del>
      <w:ins w:id="2405" w:author="Tuan NV" w:date="2026-04-16T23:45:00Z" w16du:dateUtc="2026-04-16T16:45:00Z">
        <w:r w:rsidR="00E07F26">
          <w:rPr>
            <w:rFonts w:ascii="Time s New Roman" w:hAnsi="Time s New Roman"/>
            <w:sz w:val="28"/>
            <w:szCs w:val="28"/>
          </w:rPr>
          <w:t>4</w:t>
        </w:r>
      </w:ins>
      <w:r w:rsidRPr="000F2D03">
        <w:rPr>
          <w:rFonts w:ascii="Time s New Roman" w:hAnsi="Time s New Roman"/>
          <w:sz w:val="28"/>
          <w:szCs w:val="28"/>
          <w:lang w:val="vi-VN"/>
          <w:rPrChange w:id="2406" w:author="Tuan NV" w:date="2026-04-16T22:45:00Z" w16du:dateUtc="2026-04-16T15:45:00Z">
            <w:rPr>
              <w:rFonts w:ascii="Time s New Roman" w:hAnsi="Time s New Roman"/>
              <w:lang w:val="vi-VN"/>
            </w:rPr>
          </w:rPrChange>
        </w:rPr>
        <w:t>.7</w:t>
      </w:r>
      <w:r w:rsidRPr="000F2D03">
        <w:rPr>
          <w:rFonts w:ascii="Time s New Roman" w:hAnsi="Time s New Roman"/>
          <w:sz w:val="28"/>
          <w:szCs w:val="28"/>
          <w:rPrChange w:id="2407" w:author="Tuan NV" w:date="2026-04-16T22:45:00Z" w16du:dateUtc="2026-04-16T15:45:00Z">
            <w:rPr>
              <w:rFonts w:ascii="Time s New Roman" w:hAnsi="Time s New Roman"/>
            </w:rPr>
          </w:rPrChange>
        </w:rPr>
        <w:t xml:space="preserve">. </w:t>
      </w:r>
      <w:r w:rsidR="00182EC1" w:rsidRPr="000F2D03">
        <w:rPr>
          <w:rFonts w:ascii="Time s New Roman" w:hAnsi="Time s New Roman"/>
          <w:sz w:val="28"/>
          <w:szCs w:val="28"/>
          <w:rPrChange w:id="2408" w:author="Tuan NV" w:date="2026-04-16T22:45:00Z" w16du:dateUtc="2026-04-16T15:45:00Z">
            <w:rPr>
              <w:rFonts w:ascii="Time s New Roman" w:hAnsi="Time s New Roman"/>
            </w:rPr>
          </w:rPrChange>
        </w:rPr>
        <w:t xml:space="preserve">Bảng </w:t>
      </w:r>
      <w:r w:rsidRPr="000F2D03">
        <w:rPr>
          <w:rFonts w:ascii="Time s New Roman" w:hAnsi="Time s New Roman"/>
          <w:sz w:val="28"/>
          <w:szCs w:val="28"/>
          <w:rPrChange w:id="2409" w:author="Tuan NV" w:date="2026-04-16T22:45:00Z" w16du:dateUtc="2026-04-16T15:45:00Z">
            <w:rPr>
              <w:rFonts w:ascii="Time s New Roman" w:hAnsi="Time s New Roman"/>
            </w:rPr>
          </w:rPrChange>
        </w:rPr>
        <w:t>Xuất kho</w:t>
      </w:r>
      <w:bookmarkEnd w:id="2401"/>
      <w:bookmarkEnd w:id="2402"/>
    </w:p>
    <w:p w14:paraId="4C1F795A" w14:textId="49EE3131" w:rsidR="00CA7A91" w:rsidRPr="001F04C9" w:rsidRDefault="00182EC1" w:rsidP="00664455">
      <w:pPr>
        <w:numPr>
          <w:ilvl w:val="0"/>
          <w:numId w:val="24"/>
        </w:numPr>
        <w:spacing w:line="312" w:lineRule="auto"/>
        <w:jc w:val="both"/>
        <w:rPr>
          <w:rFonts w:ascii="Time s New Roman" w:hAnsi="Time s New Roman" w:cs="Times New Roman"/>
          <w:sz w:val="26"/>
          <w:szCs w:val="26"/>
        </w:rPr>
      </w:pPr>
      <w:r w:rsidRPr="001F04C9">
        <w:rPr>
          <w:rFonts w:ascii="Time s New Roman" w:hAnsi="Time s New Roman" w:cs="Times New Roman"/>
          <w:sz w:val="26"/>
          <w:szCs w:val="26"/>
        </w:rPr>
        <w:t xml:space="preserve">Bảng </w:t>
      </w:r>
      <w:r w:rsidR="00CA7A91" w:rsidRPr="001F04C9">
        <w:rPr>
          <w:rFonts w:ascii="Time s New Roman" w:hAnsi="Time s New Roman" w:cs="Times New Roman"/>
          <w:sz w:val="26"/>
          <w:szCs w:val="26"/>
        </w:rPr>
        <w:t xml:space="preserve">Xuất kho (Mã xuất kho, Mã kho, Mã đơn xuất, Ngày xuất, Người xuất, Ghi chú) ở dạng chuẩn 1NF vì mọi thuộc tính của </w:t>
      </w:r>
      <w:r w:rsidRPr="001F04C9">
        <w:rPr>
          <w:rFonts w:ascii="Time s New Roman" w:hAnsi="Time s New Roman" w:cs="Times New Roman"/>
          <w:sz w:val="26"/>
          <w:szCs w:val="26"/>
        </w:rPr>
        <w:t xml:space="preserve">Bảng </w:t>
      </w:r>
      <w:r w:rsidR="00CA7A91" w:rsidRPr="001F04C9">
        <w:rPr>
          <w:rFonts w:ascii="Time s New Roman" w:hAnsi="Time s New Roman" w:cs="Times New Roman"/>
          <w:sz w:val="26"/>
          <w:szCs w:val="26"/>
        </w:rPr>
        <w:t>đều là các thuộc tính đơn, ở dạng chuẩn 2NF vì khóa chính chỉ có một thuộc tính (không có phụ thuộc hàm bộ phận), có các phụ thuộc hàm:</w:t>
      </w:r>
    </w:p>
    <w:p w14:paraId="6E7F3C8C" w14:textId="77777777" w:rsidR="00CA7A91" w:rsidRPr="001F04C9" w:rsidRDefault="00CA7A91" w:rsidP="00664455">
      <w:pPr>
        <w:numPr>
          <w:ilvl w:val="1"/>
          <w:numId w:val="24"/>
        </w:numPr>
        <w:spacing w:line="312" w:lineRule="auto"/>
        <w:jc w:val="both"/>
        <w:rPr>
          <w:rFonts w:ascii="Time s New Roman" w:hAnsi="Time s New Roman" w:cs="Times New Roman"/>
          <w:sz w:val="26"/>
          <w:szCs w:val="26"/>
        </w:rPr>
      </w:pPr>
      <w:r w:rsidRPr="001F04C9">
        <w:rPr>
          <w:rFonts w:ascii="Time s New Roman" w:hAnsi="Time s New Roman" w:cs="Times New Roman"/>
          <w:sz w:val="26"/>
          <w:szCs w:val="26"/>
        </w:rPr>
        <w:t>Mã xuất kho -&gt; {Mã kho, Mã đơn xuất, Ngày xuất, Người xuất, Ghi chú}</w:t>
      </w:r>
    </w:p>
    <w:p w14:paraId="2242B24F" w14:textId="65463302" w:rsidR="00CA7A91" w:rsidRPr="001F04C9" w:rsidRDefault="00182EC1" w:rsidP="00664455">
      <w:pPr>
        <w:numPr>
          <w:ilvl w:val="0"/>
          <w:numId w:val="24"/>
        </w:numPr>
        <w:spacing w:line="312" w:lineRule="auto"/>
        <w:jc w:val="both"/>
        <w:rPr>
          <w:rFonts w:ascii="Time s New Roman" w:hAnsi="Time s New Roman" w:cs="Times New Roman"/>
          <w:sz w:val="26"/>
          <w:szCs w:val="26"/>
        </w:rPr>
      </w:pPr>
      <w:r w:rsidRPr="001F04C9">
        <w:rPr>
          <w:rFonts w:ascii="Time s New Roman" w:hAnsi="Time s New Roman" w:cs="Times New Roman"/>
          <w:sz w:val="26"/>
          <w:szCs w:val="26"/>
        </w:rPr>
        <w:lastRenderedPageBreak/>
        <w:t xml:space="preserve">Bảng </w:t>
      </w:r>
      <w:r w:rsidR="00CA7A91" w:rsidRPr="001F04C9">
        <w:rPr>
          <w:rFonts w:ascii="Time s New Roman" w:hAnsi="Time s New Roman" w:cs="Times New Roman"/>
          <w:sz w:val="26"/>
          <w:szCs w:val="26"/>
        </w:rPr>
        <w:t xml:space="preserve">Xuất kho </w:t>
      </w:r>
      <w:r w:rsidR="00CA7A91" w:rsidRPr="001F04C9">
        <w:rPr>
          <w:rFonts w:ascii="Time s New Roman" w:hAnsi="Time s New Roman" w:cs="Times New Roman"/>
          <w:b/>
          <w:bCs/>
          <w:sz w:val="26"/>
          <w:szCs w:val="26"/>
        </w:rPr>
        <w:t>đạt ở dạng chuẩn 3NF</w:t>
      </w:r>
      <w:r w:rsidR="00CA7A91" w:rsidRPr="001F04C9">
        <w:rPr>
          <w:rFonts w:ascii="Time s New Roman" w:hAnsi="Time s New Roman" w:cs="Times New Roman"/>
          <w:sz w:val="26"/>
          <w:szCs w:val="26"/>
        </w:rPr>
        <w:t xml:space="preserve"> vì các thuộc tính không khóa đều không phụ thuộc hàm bắc cầu vào khóa chính.</w:t>
      </w:r>
    </w:p>
    <w:p w14:paraId="73BF4674" w14:textId="762452E3" w:rsidR="00CA7A91" w:rsidRPr="000F2D03" w:rsidRDefault="00CA7A91" w:rsidP="00664455">
      <w:pPr>
        <w:pStyle w:val="Heading2"/>
        <w:spacing w:line="312" w:lineRule="auto"/>
        <w:rPr>
          <w:rFonts w:ascii="Time s New Roman" w:hAnsi="Time s New Roman"/>
          <w:sz w:val="28"/>
          <w:szCs w:val="28"/>
          <w:rPrChange w:id="2410" w:author="Tuan NV" w:date="2026-04-16T22:45:00Z" w16du:dateUtc="2026-04-16T15:45:00Z">
            <w:rPr>
              <w:rFonts w:ascii="Time s New Roman" w:hAnsi="Time s New Roman"/>
            </w:rPr>
          </w:rPrChange>
        </w:rPr>
      </w:pPr>
      <w:bookmarkStart w:id="2411" w:name="_Toc227255632"/>
      <w:bookmarkStart w:id="2412" w:name="_Toc227272709"/>
      <w:del w:id="2413" w:author="Tuan NV" w:date="2026-04-16T23:45:00Z" w16du:dateUtc="2026-04-16T16:45:00Z">
        <w:r w:rsidRPr="000F2D03" w:rsidDel="00E07F26">
          <w:rPr>
            <w:rFonts w:ascii="Time s New Roman" w:hAnsi="Time s New Roman"/>
            <w:sz w:val="28"/>
            <w:szCs w:val="28"/>
            <w:rPrChange w:id="2414" w:author="Tuan NV" w:date="2026-04-16T22:45:00Z" w16du:dateUtc="2026-04-16T15:45:00Z">
              <w:rPr>
                <w:rFonts w:ascii="Time s New Roman" w:hAnsi="Time s New Roman"/>
              </w:rPr>
            </w:rPrChange>
          </w:rPr>
          <w:delText>5</w:delText>
        </w:r>
      </w:del>
      <w:ins w:id="2415" w:author="Tuan NV" w:date="2026-04-16T23:45:00Z" w16du:dateUtc="2026-04-16T16:45:00Z">
        <w:r w:rsidR="00E07F26">
          <w:rPr>
            <w:rFonts w:ascii="Time s New Roman" w:hAnsi="Time s New Roman"/>
            <w:sz w:val="28"/>
            <w:szCs w:val="28"/>
          </w:rPr>
          <w:t>4</w:t>
        </w:r>
      </w:ins>
      <w:r w:rsidRPr="000F2D03">
        <w:rPr>
          <w:rFonts w:ascii="Time s New Roman" w:hAnsi="Time s New Roman"/>
          <w:sz w:val="28"/>
          <w:szCs w:val="28"/>
          <w:lang w:val="vi-VN"/>
          <w:rPrChange w:id="2416" w:author="Tuan NV" w:date="2026-04-16T22:45:00Z" w16du:dateUtc="2026-04-16T15:45:00Z">
            <w:rPr>
              <w:rFonts w:ascii="Time s New Roman" w:hAnsi="Time s New Roman"/>
              <w:lang w:val="vi-VN"/>
            </w:rPr>
          </w:rPrChange>
        </w:rPr>
        <w:t>.8</w:t>
      </w:r>
      <w:r w:rsidRPr="000F2D03">
        <w:rPr>
          <w:rFonts w:ascii="Time s New Roman" w:hAnsi="Time s New Roman"/>
          <w:sz w:val="28"/>
          <w:szCs w:val="28"/>
          <w:rPrChange w:id="2417" w:author="Tuan NV" w:date="2026-04-16T22:45:00Z" w16du:dateUtc="2026-04-16T15:45:00Z">
            <w:rPr>
              <w:rFonts w:ascii="Time s New Roman" w:hAnsi="Time s New Roman"/>
            </w:rPr>
          </w:rPrChange>
        </w:rPr>
        <w:t xml:space="preserve">. </w:t>
      </w:r>
      <w:r w:rsidR="00182EC1" w:rsidRPr="000F2D03">
        <w:rPr>
          <w:rFonts w:ascii="Time s New Roman" w:hAnsi="Time s New Roman"/>
          <w:sz w:val="28"/>
          <w:szCs w:val="28"/>
          <w:rPrChange w:id="2418" w:author="Tuan NV" w:date="2026-04-16T22:45:00Z" w16du:dateUtc="2026-04-16T15:45:00Z">
            <w:rPr>
              <w:rFonts w:ascii="Time s New Roman" w:hAnsi="Time s New Roman"/>
            </w:rPr>
          </w:rPrChange>
        </w:rPr>
        <w:t xml:space="preserve">Bảng </w:t>
      </w:r>
      <w:r w:rsidRPr="000F2D03">
        <w:rPr>
          <w:rFonts w:ascii="Time s New Roman" w:hAnsi="Time s New Roman"/>
          <w:sz w:val="28"/>
          <w:szCs w:val="28"/>
          <w:rPrChange w:id="2419" w:author="Tuan NV" w:date="2026-04-16T22:45:00Z" w16du:dateUtc="2026-04-16T15:45:00Z">
            <w:rPr>
              <w:rFonts w:ascii="Time s New Roman" w:hAnsi="Time s New Roman"/>
            </w:rPr>
          </w:rPrChange>
        </w:rPr>
        <w:t>Tồn kho</w:t>
      </w:r>
      <w:bookmarkEnd w:id="2411"/>
      <w:bookmarkEnd w:id="2412"/>
    </w:p>
    <w:p w14:paraId="0BFED478" w14:textId="150DA0BF" w:rsidR="00CA7A91" w:rsidRPr="001F04C9" w:rsidRDefault="00182EC1" w:rsidP="00664455">
      <w:pPr>
        <w:numPr>
          <w:ilvl w:val="0"/>
          <w:numId w:val="25"/>
        </w:numPr>
        <w:spacing w:line="312" w:lineRule="auto"/>
        <w:jc w:val="both"/>
        <w:rPr>
          <w:rFonts w:ascii="Time s New Roman" w:hAnsi="Time s New Roman" w:cs="Times New Roman"/>
          <w:sz w:val="26"/>
          <w:szCs w:val="26"/>
        </w:rPr>
      </w:pPr>
      <w:r w:rsidRPr="001F04C9">
        <w:rPr>
          <w:rFonts w:ascii="Time s New Roman" w:hAnsi="Time s New Roman" w:cs="Times New Roman"/>
          <w:sz w:val="26"/>
          <w:szCs w:val="26"/>
        </w:rPr>
        <w:t xml:space="preserve">Bảng </w:t>
      </w:r>
      <w:r w:rsidR="00CA7A91" w:rsidRPr="001F04C9">
        <w:rPr>
          <w:rFonts w:ascii="Time s New Roman" w:hAnsi="Time s New Roman" w:cs="Times New Roman"/>
          <w:sz w:val="26"/>
          <w:szCs w:val="26"/>
        </w:rPr>
        <w:t xml:space="preserve">Tồn kho (Mã tồn kho, Mã kho, Mã NVL, Số lượng tồn, Ngày cập nhật) ở dạng chuẩn 1NF vì mọi thuộc tính của </w:t>
      </w:r>
      <w:r w:rsidRPr="001F04C9">
        <w:rPr>
          <w:rFonts w:ascii="Time s New Roman" w:hAnsi="Time s New Roman" w:cs="Times New Roman"/>
          <w:sz w:val="26"/>
          <w:szCs w:val="26"/>
        </w:rPr>
        <w:t xml:space="preserve">Bảng </w:t>
      </w:r>
      <w:r w:rsidR="00CA7A91" w:rsidRPr="001F04C9">
        <w:rPr>
          <w:rFonts w:ascii="Time s New Roman" w:hAnsi="Time s New Roman" w:cs="Times New Roman"/>
          <w:sz w:val="26"/>
          <w:szCs w:val="26"/>
        </w:rPr>
        <w:t>đều là các thuộc tính đơn, ở dạng chuẩn 2NF vì khóa chính chỉ có một thuộc tính (không có phụ thuộc hàm bộ phận), có các phụ thuộc hàm:</w:t>
      </w:r>
    </w:p>
    <w:p w14:paraId="4A29AAAD" w14:textId="77777777" w:rsidR="00CA7A91" w:rsidRPr="001F04C9" w:rsidRDefault="00CA7A91" w:rsidP="00664455">
      <w:pPr>
        <w:numPr>
          <w:ilvl w:val="1"/>
          <w:numId w:val="25"/>
        </w:numPr>
        <w:spacing w:line="312" w:lineRule="auto"/>
        <w:jc w:val="both"/>
        <w:rPr>
          <w:rFonts w:ascii="Time s New Roman" w:hAnsi="Time s New Roman" w:cs="Times New Roman"/>
          <w:sz w:val="26"/>
          <w:szCs w:val="26"/>
        </w:rPr>
      </w:pPr>
      <w:r w:rsidRPr="001F04C9">
        <w:rPr>
          <w:rFonts w:ascii="Time s New Roman" w:hAnsi="Time s New Roman" w:cs="Times New Roman"/>
          <w:sz w:val="26"/>
          <w:szCs w:val="26"/>
        </w:rPr>
        <w:t>Mã tồn kho -&gt; {Mã kho, Mã NVL, Số lượng tồn, Ngày cập nhật}</w:t>
      </w:r>
    </w:p>
    <w:p w14:paraId="3B8599B2" w14:textId="10DC2938" w:rsidR="00CA7A91" w:rsidRPr="001F04C9" w:rsidRDefault="00182EC1" w:rsidP="00664455">
      <w:pPr>
        <w:numPr>
          <w:ilvl w:val="0"/>
          <w:numId w:val="25"/>
        </w:numPr>
        <w:spacing w:line="312" w:lineRule="auto"/>
        <w:jc w:val="both"/>
        <w:rPr>
          <w:rFonts w:ascii="Time s New Roman" w:hAnsi="Time s New Roman" w:cs="Times New Roman"/>
          <w:sz w:val="26"/>
          <w:szCs w:val="26"/>
        </w:rPr>
      </w:pPr>
      <w:r w:rsidRPr="001F04C9">
        <w:rPr>
          <w:rFonts w:ascii="Time s New Roman" w:hAnsi="Time s New Roman" w:cs="Times New Roman"/>
          <w:sz w:val="26"/>
          <w:szCs w:val="26"/>
        </w:rPr>
        <w:t xml:space="preserve">Bảng </w:t>
      </w:r>
      <w:r w:rsidR="00CA7A91" w:rsidRPr="001F04C9">
        <w:rPr>
          <w:rFonts w:ascii="Time s New Roman" w:hAnsi="Time s New Roman" w:cs="Times New Roman"/>
          <w:sz w:val="26"/>
          <w:szCs w:val="26"/>
        </w:rPr>
        <w:t xml:space="preserve">Tồn kho </w:t>
      </w:r>
      <w:r w:rsidR="00CA7A91" w:rsidRPr="001F04C9">
        <w:rPr>
          <w:rFonts w:ascii="Time s New Roman" w:hAnsi="Time s New Roman" w:cs="Times New Roman"/>
          <w:b/>
          <w:bCs/>
          <w:sz w:val="26"/>
          <w:szCs w:val="26"/>
        </w:rPr>
        <w:t>đạt ở dạng chuẩn 3NF</w:t>
      </w:r>
      <w:r w:rsidR="00CA7A91" w:rsidRPr="001F04C9">
        <w:rPr>
          <w:rFonts w:ascii="Time s New Roman" w:hAnsi="Time s New Roman" w:cs="Times New Roman"/>
          <w:sz w:val="26"/>
          <w:szCs w:val="26"/>
        </w:rPr>
        <w:t xml:space="preserve"> vì các thuộc tính không khóa đều không phụ thuộc hàm bắc cầu vào khóa chính.</w:t>
      </w:r>
    </w:p>
    <w:p w14:paraId="0F661C41" w14:textId="7AEAA30D" w:rsidR="00CA7A91" w:rsidRPr="000F2D03" w:rsidRDefault="00CA7A91" w:rsidP="00664455">
      <w:pPr>
        <w:pStyle w:val="Heading2"/>
        <w:spacing w:line="312" w:lineRule="auto"/>
        <w:rPr>
          <w:rFonts w:ascii="Time s New Roman" w:hAnsi="Time s New Roman"/>
          <w:sz w:val="28"/>
          <w:szCs w:val="28"/>
          <w:rPrChange w:id="2420" w:author="Tuan NV" w:date="2026-04-16T22:46:00Z" w16du:dateUtc="2026-04-16T15:46:00Z">
            <w:rPr>
              <w:rFonts w:ascii="Time s New Roman" w:hAnsi="Time s New Roman"/>
            </w:rPr>
          </w:rPrChange>
        </w:rPr>
      </w:pPr>
      <w:bookmarkStart w:id="2421" w:name="_Toc227255633"/>
      <w:bookmarkStart w:id="2422" w:name="_Toc227272710"/>
      <w:del w:id="2423" w:author="Tuan NV" w:date="2026-04-16T23:45:00Z" w16du:dateUtc="2026-04-16T16:45:00Z">
        <w:r w:rsidRPr="000F2D03" w:rsidDel="00E07F26">
          <w:rPr>
            <w:rFonts w:ascii="Time s New Roman" w:hAnsi="Time s New Roman"/>
            <w:sz w:val="28"/>
            <w:szCs w:val="28"/>
            <w:rPrChange w:id="2424" w:author="Tuan NV" w:date="2026-04-16T22:46:00Z" w16du:dateUtc="2026-04-16T15:46:00Z">
              <w:rPr>
                <w:rFonts w:ascii="Time s New Roman" w:hAnsi="Time s New Roman"/>
              </w:rPr>
            </w:rPrChange>
          </w:rPr>
          <w:delText>5</w:delText>
        </w:r>
      </w:del>
      <w:ins w:id="2425" w:author="Tuan NV" w:date="2026-04-16T23:45:00Z" w16du:dateUtc="2026-04-16T16:45:00Z">
        <w:r w:rsidR="00E07F26">
          <w:rPr>
            <w:rFonts w:ascii="Time s New Roman" w:hAnsi="Time s New Roman"/>
            <w:sz w:val="28"/>
            <w:szCs w:val="28"/>
          </w:rPr>
          <w:t>4</w:t>
        </w:r>
      </w:ins>
      <w:r w:rsidRPr="000F2D03">
        <w:rPr>
          <w:rFonts w:ascii="Time s New Roman" w:hAnsi="Time s New Roman"/>
          <w:sz w:val="28"/>
          <w:szCs w:val="28"/>
          <w:lang w:val="vi-VN"/>
          <w:rPrChange w:id="2426" w:author="Tuan NV" w:date="2026-04-16T22:46:00Z" w16du:dateUtc="2026-04-16T15:46:00Z">
            <w:rPr>
              <w:rFonts w:ascii="Time s New Roman" w:hAnsi="Time s New Roman"/>
              <w:lang w:val="vi-VN"/>
            </w:rPr>
          </w:rPrChange>
        </w:rPr>
        <w:t>.9</w:t>
      </w:r>
      <w:r w:rsidRPr="000F2D03">
        <w:rPr>
          <w:rFonts w:ascii="Time s New Roman" w:hAnsi="Time s New Roman"/>
          <w:sz w:val="28"/>
          <w:szCs w:val="28"/>
          <w:rPrChange w:id="2427" w:author="Tuan NV" w:date="2026-04-16T22:46:00Z" w16du:dateUtc="2026-04-16T15:46:00Z">
            <w:rPr>
              <w:rFonts w:ascii="Time s New Roman" w:hAnsi="Time s New Roman"/>
            </w:rPr>
          </w:rPrChange>
        </w:rPr>
        <w:t xml:space="preserve">. </w:t>
      </w:r>
      <w:r w:rsidR="00182EC1" w:rsidRPr="000F2D03">
        <w:rPr>
          <w:rFonts w:ascii="Time s New Roman" w:hAnsi="Time s New Roman"/>
          <w:sz w:val="28"/>
          <w:szCs w:val="28"/>
          <w:rPrChange w:id="2428" w:author="Tuan NV" w:date="2026-04-16T22:46:00Z" w16du:dateUtc="2026-04-16T15:46:00Z">
            <w:rPr>
              <w:rFonts w:ascii="Time s New Roman" w:hAnsi="Time s New Roman"/>
            </w:rPr>
          </w:rPrChange>
        </w:rPr>
        <w:t xml:space="preserve">Bảng </w:t>
      </w:r>
      <w:r w:rsidRPr="000F2D03">
        <w:rPr>
          <w:rFonts w:ascii="Time s New Roman" w:hAnsi="Time s New Roman"/>
          <w:sz w:val="28"/>
          <w:szCs w:val="28"/>
          <w:rPrChange w:id="2429" w:author="Tuan NV" w:date="2026-04-16T22:46:00Z" w16du:dateUtc="2026-04-16T15:46:00Z">
            <w:rPr>
              <w:rFonts w:ascii="Time s New Roman" w:hAnsi="Time s New Roman"/>
            </w:rPr>
          </w:rPrChange>
        </w:rPr>
        <w:t>Kh</w:t>
      </w:r>
      <w:r w:rsidRPr="000F2D03">
        <w:rPr>
          <w:rFonts w:ascii="Time s New Roman" w:hAnsi="Time s New Roman" w:hint="eastAsia"/>
          <w:sz w:val="28"/>
          <w:szCs w:val="28"/>
          <w:rPrChange w:id="2430" w:author="Tuan NV" w:date="2026-04-16T22:46:00Z" w16du:dateUtc="2026-04-16T15:46:00Z">
            <w:rPr>
              <w:rFonts w:ascii="Time s New Roman" w:hAnsi="Time s New Roman" w:hint="eastAsia"/>
            </w:rPr>
          </w:rPrChange>
        </w:rPr>
        <w:t>á</w:t>
      </w:r>
      <w:r w:rsidRPr="000F2D03">
        <w:rPr>
          <w:rFonts w:ascii="Time s New Roman" w:hAnsi="Time s New Roman"/>
          <w:sz w:val="28"/>
          <w:szCs w:val="28"/>
          <w:rPrChange w:id="2431" w:author="Tuan NV" w:date="2026-04-16T22:46:00Z" w16du:dateUtc="2026-04-16T15:46:00Z">
            <w:rPr>
              <w:rFonts w:ascii="Time s New Roman" w:hAnsi="Time s New Roman"/>
            </w:rPr>
          </w:rPrChange>
        </w:rPr>
        <w:t>ch h</w:t>
      </w:r>
      <w:r w:rsidRPr="000F2D03">
        <w:rPr>
          <w:rFonts w:ascii="Time s New Roman" w:hAnsi="Time s New Roman" w:hint="eastAsia"/>
          <w:sz w:val="28"/>
          <w:szCs w:val="28"/>
          <w:rPrChange w:id="2432" w:author="Tuan NV" w:date="2026-04-16T22:46:00Z" w16du:dateUtc="2026-04-16T15:46:00Z">
            <w:rPr>
              <w:rFonts w:ascii="Time s New Roman" w:hAnsi="Time s New Roman" w:hint="eastAsia"/>
            </w:rPr>
          </w:rPrChange>
        </w:rPr>
        <w:t>à</w:t>
      </w:r>
      <w:r w:rsidRPr="000F2D03">
        <w:rPr>
          <w:rFonts w:ascii="Time s New Roman" w:hAnsi="Time s New Roman"/>
          <w:sz w:val="28"/>
          <w:szCs w:val="28"/>
          <w:rPrChange w:id="2433" w:author="Tuan NV" w:date="2026-04-16T22:46:00Z" w16du:dateUtc="2026-04-16T15:46:00Z">
            <w:rPr>
              <w:rFonts w:ascii="Time s New Roman" w:hAnsi="Time s New Roman"/>
            </w:rPr>
          </w:rPrChange>
        </w:rPr>
        <w:t>ng</w:t>
      </w:r>
      <w:bookmarkEnd w:id="2421"/>
      <w:bookmarkEnd w:id="2422"/>
    </w:p>
    <w:p w14:paraId="5B56B43E" w14:textId="7A277376" w:rsidR="00CA7A91" w:rsidRPr="001F04C9" w:rsidRDefault="00182EC1" w:rsidP="00664455">
      <w:pPr>
        <w:numPr>
          <w:ilvl w:val="0"/>
          <w:numId w:val="26"/>
        </w:numPr>
        <w:spacing w:line="312" w:lineRule="auto"/>
        <w:jc w:val="both"/>
        <w:rPr>
          <w:rFonts w:ascii="Time s New Roman" w:hAnsi="Time s New Roman" w:cs="Times New Roman"/>
          <w:sz w:val="26"/>
          <w:szCs w:val="26"/>
        </w:rPr>
      </w:pPr>
      <w:r w:rsidRPr="001F04C9">
        <w:rPr>
          <w:rFonts w:ascii="Time s New Roman" w:hAnsi="Time s New Roman" w:cs="Times New Roman"/>
          <w:sz w:val="26"/>
          <w:szCs w:val="26"/>
        </w:rPr>
        <w:t xml:space="preserve">Bảng </w:t>
      </w:r>
      <w:r w:rsidR="00CA7A91" w:rsidRPr="001F04C9">
        <w:rPr>
          <w:rFonts w:ascii="Time s New Roman" w:hAnsi="Time s New Roman" w:cs="Times New Roman"/>
          <w:sz w:val="26"/>
          <w:szCs w:val="26"/>
        </w:rPr>
        <w:t xml:space="preserve">Khách hàng (Mã KH, Tên KH, Địa chỉ, Điện thoại, Email, Loại KH) ở dạng chuẩn 1NF vì mọi thuộc tính của </w:t>
      </w:r>
      <w:r w:rsidRPr="001F04C9">
        <w:rPr>
          <w:rFonts w:ascii="Time s New Roman" w:hAnsi="Time s New Roman" w:cs="Times New Roman"/>
          <w:sz w:val="26"/>
          <w:szCs w:val="26"/>
        </w:rPr>
        <w:t xml:space="preserve">Bảng </w:t>
      </w:r>
      <w:r w:rsidR="00CA7A91" w:rsidRPr="001F04C9">
        <w:rPr>
          <w:rFonts w:ascii="Time s New Roman" w:hAnsi="Time s New Roman" w:cs="Times New Roman"/>
          <w:sz w:val="26"/>
          <w:szCs w:val="26"/>
        </w:rPr>
        <w:t>đều là các thuộc tính đơn, ở dạng chuẩn 2NF vì khóa chính chỉ có một thuộc tính (không có phụ thuộc hàm bộ phận), có các phụ thuộc hàm:</w:t>
      </w:r>
    </w:p>
    <w:p w14:paraId="284D8511" w14:textId="77777777" w:rsidR="00CA7A91" w:rsidRPr="001F04C9" w:rsidRDefault="00CA7A91" w:rsidP="00664455">
      <w:pPr>
        <w:numPr>
          <w:ilvl w:val="1"/>
          <w:numId w:val="26"/>
        </w:numPr>
        <w:spacing w:line="312" w:lineRule="auto"/>
        <w:jc w:val="both"/>
        <w:rPr>
          <w:rFonts w:ascii="Time s New Roman" w:hAnsi="Time s New Roman" w:cs="Times New Roman"/>
          <w:sz w:val="26"/>
          <w:szCs w:val="26"/>
        </w:rPr>
      </w:pPr>
      <w:r w:rsidRPr="001F04C9">
        <w:rPr>
          <w:rFonts w:ascii="Time s New Roman" w:hAnsi="Time s New Roman" w:cs="Times New Roman"/>
          <w:sz w:val="26"/>
          <w:szCs w:val="26"/>
        </w:rPr>
        <w:t>Mã KH -&gt; {Tên KH, Địa chỉ, Điện thoại, Email, Loại KH}</w:t>
      </w:r>
    </w:p>
    <w:p w14:paraId="40F6AF26" w14:textId="58EA040A" w:rsidR="00CA7A91" w:rsidRPr="001F04C9" w:rsidRDefault="00182EC1" w:rsidP="00664455">
      <w:pPr>
        <w:numPr>
          <w:ilvl w:val="0"/>
          <w:numId w:val="26"/>
        </w:numPr>
        <w:spacing w:line="312" w:lineRule="auto"/>
        <w:jc w:val="both"/>
        <w:rPr>
          <w:rFonts w:ascii="Time s New Roman" w:hAnsi="Time s New Roman" w:cs="Times New Roman"/>
          <w:sz w:val="26"/>
          <w:szCs w:val="26"/>
        </w:rPr>
      </w:pPr>
      <w:r w:rsidRPr="001F04C9">
        <w:rPr>
          <w:rFonts w:ascii="Time s New Roman" w:hAnsi="Time s New Roman" w:cs="Times New Roman"/>
          <w:sz w:val="26"/>
          <w:szCs w:val="26"/>
        </w:rPr>
        <w:t xml:space="preserve">Bảng </w:t>
      </w:r>
      <w:r w:rsidR="00CA7A91" w:rsidRPr="001F04C9">
        <w:rPr>
          <w:rFonts w:ascii="Time s New Roman" w:hAnsi="Time s New Roman" w:cs="Times New Roman"/>
          <w:sz w:val="26"/>
          <w:szCs w:val="26"/>
        </w:rPr>
        <w:t xml:space="preserve">Khách hàng </w:t>
      </w:r>
      <w:r w:rsidR="00CA7A91" w:rsidRPr="001F04C9">
        <w:rPr>
          <w:rFonts w:ascii="Time s New Roman" w:hAnsi="Time s New Roman" w:cs="Times New Roman"/>
          <w:b/>
          <w:bCs/>
          <w:sz w:val="26"/>
          <w:szCs w:val="26"/>
        </w:rPr>
        <w:t>đạt ở dạng chuẩn 3NF</w:t>
      </w:r>
      <w:r w:rsidR="00CA7A91" w:rsidRPr="001F04C9">
        <w:rPr>
          <w:rFonts w:ascii="Time s New Roman" w:hAnsi="Time s New Roman" w:cs="Times New Roman"/>
          <w:sz w:val="26"/>
          <w:szCs w:val="26"/>
        </w:rPr>
        <w:t xml:space="preserve"> vì các thuộc tính không khóa đều không phụ thuộc hàm bắc cầu vào khóa chính.</w:t>
      </w:r>
    </w:p>
    <w:p w14:paraId="52AA13B4" w14:textId="70FE93E3" w:rsidR="00CA7A91" w:rsidRPr="000F2D03" w:rsidRDefault="00CA7A91" w:rsidP="00664455">
      <w:pPr>
        <w:pStyle w:val="Heading2"/>
        <w:spacing w:line="312" w:lineRule="auto"/>
        <w:rPr>
          <w:rFonts w:ascii="Time s New Roman" w:hAnsi="Time s New Roman"/>
          <w:sz w:val="28"/>
          <w:szCs w:val="28"/>
          <w:rPrChange w:id="2434" w:author="Tuan NV" w:date="2026-04-16T22:46:00Z" w16du:dateUtc="2026-04-16T15:46:00Z">
            <w:rPr>
              <w:rFonts w:ascii="Time s New Roman" w:hAnsi="Time s New Roman"/>
            </w:rPr>
          </w:rPrChange>
        </w:rPr>
      </w:pPr>
      <w:bookmarkStart w:id="2435" w:name="_Toc227255634"/>
      <w:bookmarkStart w:id="2436" w:name="_Toc227272711"/>
      <w:del w:id="2437" w:author="Tuan NV" w:date="2026-04-16T23:45:00Z" w16du:dateUtc="2026-04-16T16:45:00Z">
        <w:r w:rsidRPr="000F2D03" w:rsidDel="00E07F26">
          <w:rPr>
            <w:rFonts w:ascii="Time s New Roman" w:hAnsi="Time s New Roman"/>
            <w:sz w:val="28"/>
            <w:szCs w:val="28"/>
            <w:rPrChange w:id="2438" w:author="Tuan NV" w:date="2026-04-16T22:46:00Z" w16du:dateUtc="2026-04-16T15:46:00Z">
              <w:rPr>
                <w:rFonts w:ascii="Time s New Roman" w:hAnsi="Time s New Roman"/>
              </w:rPr>
            </w:rPrChange>
          </w:rPr>
          <w:delText>5</w:delText>
        </w:r>
      </w:del>
      <w:ins w:id="2439" w:author="Tuan NV" w:date="2026-04-16T23:45:00Z" w16du:dateUtc="2026-04-16T16:45:00Z">
        <w:r w:rsidR="00E07F26">
          <w:rPr>
            <w:rFonts w:ascii="Time s New Roman" w:hAnsi="Time s New Roman"/>
            <w:sz w:val="28"/>
            <w:szCs w:val="28"/>
          </w:rPr>
          <w:t>4</w:t>
        </w:r>
      </w:ins>
      <w:r w:rsidRPr="000F2D03">
        <w:rPr>
          <w:rFonts w:ascii="Time s New Roman" w:hAnsi="Time s New Roman"/>
          <w:sz w:val="28"/>
          <w:szCs w:val="28"/>
          <w:lang w:val="vi-VN"/>
          <w:rPrChange w:id="2440" w:author="Tuan NV" w:date="2026-04-16T22:46:00Z" w16du:dateUtc="2026-04-16T15:46:00Z">
            <w:rPr>
              <w:rFonts w:ascii="Time s New Roman" w:hAnsi="Time s New Roman"/>
              <w:lang w:val="vi-VN"/>
            </w:rPr>
          </w:rPrChange>
        </w:rPr>
        <w:t>.10.</w:t>
      </w:r>
      <w:r w:rsidRPr="000F2D03">
        <w:rPr>
          <w:rFonts w:ascii="Time s New Roman" w:hAnsi="Time s New Roman"/>
          <w:sz w:val="28"/>
          <w:szCs w:val="28"/>
          <w:rPrChange w:id="2441" w:author="Tuan NV" w:date="2026-04-16T22:46:00Z" w16du:dateUtc="2026-04-16T15:46:00Z">
            <w:rPr>
              <w:rFonts w:ascii="Time s New Roman" w:hAnsi="Time s New Roman"/>
            </w:rPr>
          </w:rPrChange>
        </w:rPr>
        <w:t xml:space="preserve"> </w:t>
      </w:r>
      <w:r w:rsidR="00182EC1" w:rsidRPr="000F2D03">
        <w:rPr>
          <w:rFonts w:ascii="Time s New Roman" w:hAnsi="Time s New Roman"/>
          <w:sz w:val="28"/>
          <w:szCs w:val="28"/>
          <w:rPrChange w:id="2442" w:author="Tuan NV" w:date="2026-04-16T22:46:00Z" w16du:dateUtc="2026-04-16T15:46:00Z">
            <w:rPr>
              <w:rFonts w:ascii="Time s New Roman" w:hAnsi="Time s New Roman"/>
            </w:rPr>
          </w:rPrChange>
        </w:rPr>
        <w:t xml:space="preserve">Bảng </w:t>
      </w:r>
      <w:r w:rsidRPr="000F2D03">
        <w:rPr>
          <w:rFonts w:ascii="Time s New Roman" w:hAnsi="Time s New Roman" w:hint="eastAsia"/>
          <w:sz w:val="28"/>
          <w:szCs w:val="28"/>
          <w:rPrChange w:id="2443" w:author="Tuan NV" w:date="2026-04-16T22:46:00Z" w16du:dateUtc="2026-04-16T15:46:00Z">
            <w:rPr>
              <w:rFonts w:ascii="Time s New Roman" w:hAnsi="Time s New Roman" w:hint="eastAsia"/>
            </w:rPr>
          </w:rPrChange>
        </w:rPr>
        <w:t>Đơ</w:t>
      </w:r>
      <w:r w:rsidRPr="000F2D03">
        <w:rPr>
          <w:rFonts w:ascii="Time s New Roman" w:hAnsi="Time s New Roman"/>
          <w:sz w:val="28"/>
          <w:szCs w:val="28"/>
          <w:rPrChange w:id="2444" w:author="Tuan NV" w:date="2026-04-16T22:46:00Z" w16du:dateUtc="2026-04-16T15:46:00Z">
            <w:rPr>
              <w:rFonts w:ascii="Time s New Roman" w:hAnsi="Time s New Roman"/>
            </w:rPr>
          </w:rPrChange>
        </w:rPr>
        <w:t>n xuất h</w:t>
      </w:r>
      <w:r w:rsidRPr="000F2D03">
        <w:rPr>
          <w:rFonts w:ascii="Time s New Roman" w:hAnsi="Time s New Roman" w:hint="eastAsia"/>
          <w:sz w:val="28"/>
          <w:szCs w:val="28"/>
          <w:rPrChange w:id="2445" w:author="Tuan NV" w:date="2026-04-16T22:46:00Z" w16du:dateUtc="2026-04-16T15:46:00Z">
            <w:rPr>
              <w:rFonts w:ascii="Time s New Roman" w:hAnsi="Time s New Roman" w:hint="eastAsia"/>
            </w:rPr>
          </w:rPrChange>
        </w:rPr>
        <w:t>à</w:t>
      </w:r>
      <w:r w:rsidRPr="000F2D03">
        <w:rPr>
          <w:rFonts w:ascii="Time s New Roman" w:hAnsi="Time s New Roman"/>
          <w:sz w:val="28"/>
          <w:szCs w:val="28"/>
          <w:rPrChange w:id="2446" w:author="Tuan NV" w:date="2026-04-16T22:46:00Z" w16du:dateUtc="2026-04-16T15:46:00Z">
            <w:rPr>
              <w:rFonts w:ascii="Time s New Roman" w:hAnsi="Time s New Roman"/>
            </w:rPr>
          </w:rPrChange>
        </w:rPr>
        <w:t>ng</w:t>
      </w:r>
      <w:bookmarkEnd w:id="2435"/>
      <w:bookmarkEnd w:id="2436"/>
    </w:p>
    <w:p w14:paraId="61C2C47E" w14:textId="4D0C595A" w:rsidR="00CA7A91" w:rsidRPr="001F04C9" w:rsidRDefault="00182EC1" w:rsidP="00664455">
      <w:pPr>
        <w:numPr>
          <w:ilvl w:val="0"/>
          <w:numId w:val="27"/>
        </w:numPr>
        <w:spacing w:line="312" w:lineRule="auto"/>
        <w:jc w:val="both"/>
        <w:rPr>
          <w:rFonts w:ascii="Time s New Roman" w:hAnsi="Time s New Roman" w:cs="Times New Roman"/>
          <w:sz w:val="26"/>
          <w:szCs w:val="26"/>
        </w:rPr>
      </w:pPr>
      <w:r w:rsidRPr="001F04C9">
        <w:rPr>
          <w:rFonts w:ascii="Time s New Roman" w:hAnsi="Time s New Roman" w:cs="Times New Roman"/>
          <w:sz w:val="26"/>
          <w:szCs w:val="26"/>
        </w:rPr>
        <w:t xml:space="preserve">Bảng </w:t>
      </w:r>
      <w:r w:rsidR="00CA7A91" w:rsidRPr="001F04C9">
        <w:rPr>
          <w:rFonts w:ascii="Time s New Roman" w:hAnsi="Time s New Roman" w:cs="Times New Roman"/>
          <w:sz w:val="26"/>
          <w:szCs w:val="26"/>
        </w:rPr>
        <w:t xml:space="preserve">Đơn xuất hàng (Mã đơn xuất, Mã KH, Ngày đặt, Ngày giao, Trạng thái, Tổng giá trị, Địa chỉ giao) ở dạng chuẩn 1NF vì mọi thuộc tính của </w:t>
      </w:r>
      <w:r w:rsidRPr="001F04C9">
        <w:rPr>
          <w:rFonts w:ascii="Time s New Roman" w:hAnsi="Time s New Roman" w:cs="Times New Roman"/>
          <w:sz w:val="26"/>
          <w:szCs w:val="26"/>
        </w:rPr>
        <w:t xml:space="preserve">Bảng </w:t>
      </w:r>
      <w:r w:rsidR="00CA7A91" w:rsidRPr="001F04C9">
        <w:rPr>
          <w:rFonts w:ascii="Time s New Roman" w:hAnsi="Time s New Roman" w:cs="Times New Roman"/>
          <w:sz w:val="26"/>
          <w:szCs w:val="26"/>
        </w:rPr>
        <w:t>đều là các thuộc tính đơn, ở dạng chuẩn 2NF vì khóa chính chỉ có một thuộc tính (không có phụ thuộc hàm bộ phận), có các phụ thuộc hàm:</w:t>
      </w:r>
    </w:p>
    <w:p w14:paraId="07F90964" w14:textId="77777777" w:rsidR="00CA7A91" w:rsidRPr="001F04C9" w:rsidRDefault="00CA7A91" w:rsidP="00664455">
      <w:pPr>
        <w:numPr>
          <w:ilvl w:val="1"/>
          <w:numId w:val="27"/>
        </w:numPr>
        <w:spacing w:line="312" w:lineRule="auto"/>
        <w:jc w:val="both"/>
        <w:rPr>
          <w:rFonts w:ascii="Time s New Roman" w:hAnsi="Time s New Roman" w:cs="Times New Roman"/>
          <w:sz w:val="26"/>
          <w:szCs w:val="26"/>
        </w:rPr>
      </w:pPr>
      <w:r w:rsidRPr="001F04C9">
        <w:rPr>
          <w:rFonts w:ascii="Time s New Roman" w:hAnsi="Time s New Roman" w:cs="Times New Roman"/>
          <w:sz w:val="26"/>
          <w:szCs w:val="26"/>
        </w:rPr>
        <w:t>Mã đơn xuất -&gt; {Mã KH, Ngày đặt, Ngày giao, Trạng thái, Tổng giá trị, Địa chỉ giao}</w:t>
      </w:r>
    </w:p>
    <w:p w14:paraId="66F0E288" w14:textId="3D575FB9" w:rsidR="00CA7A91" w:rsidRPr="001F04C9" w:rsidRDefault="00182EC1" w:rsidP="00664455">
      <w:pPr>
        <w:numPr>
          <w:ilvl w:val="0"/>
          <w:numId w:val="27"/>
        </w:numPr>
        <w:spacing w:line="312" w:lineRule="auto"/>
        <w:jc w:val="both"/>
        <w:rPr>
          <w:rFonts w:ascii="Time s New Roman" w:hAnsi="Time s New Roman" w:cs="Times New Roman"/>
          <w:sz w:val="26"/>
          <w:szCs w:val="26"/>
        </w:rPr>
      </w:pPr>
      <w:r w:rsidRPr="001F04C9">
        <w:rPr>
          <w:rFonts w:ascii="Time s New Roman" w:hAnsi="Time s New Roman" w:cs="Times New Roman"/>
          <w:sz w:val="26"/>
          <w:szCs w:val="26"/>
        </w:rPr>
        <w:t xml:space="preserve">Bảng </w:t>
      </w:r>
      <w:r w:rsidR="00CA7A91" w:rsidRPr="001F04C9">
        <w:rPr>
          <w:rFonts w:ascii="Time s New Roman" w:hAnsi="Time s New Roman" w:cs="Times New Roman"/>
          <w:sz w:val="26"/>
          <w:szCs w:val="26"/>
        </w:rPr>
        <w:t xml:space="preserve">Đơn xuất hàng </w:t>
      </w:r>
      <w:r w:rsidR="005472F5" w:rsidRPr="001F04C9">
        <w:rPr>
          <w:rFonts w:ascii="Time s New Roman" w:hAnsi="Time s New Roman" w:cs="Times New Roman"/>
          <w:b/>
          <w:bCs/>
          <w:sz w:val="26"/>
          <w:szCs w:val="26"/>
        </w:rPr>
        <w:t>đạt ở dạng chuẩn 3NF</w:t>
      </w:r>
      <w:r w:rsidR="005472F5" w:rsidRPr="001F04C9">
        <w:rPr>
          <w:rFonts w:ascii="Time s New Roman" w:hAnsi="Time s New Roman" w:cs="Times New Roman"/>
          <w:sz w:val="26"/>
          <w:szCs w:val="26"/>
        </w:rPr>
        <w:t xml:space="preserve"> vì các thuộc tính không khóa đều không phụ thuộc hàm bắc cầu vào khóa chính.</w:t>
      </w:r>
    </w:p>
    <w:p w14:paraId="422F577E" w14:textId="0C1A58F8" w:rsidR="00CA7A91" w:rsidRPr="000F2D03" w:rsidRDefault="00CA7A91" w:rsidP="00664455">
      <w:pPr>
        <w:pStyle w:val="Heading2"/>
        <w:spacing w:line="312" w:lineRule="auto"/>
        <w:rPr>
          <w:rFonts w:ascii="Time s New Roman" w:hAnsi="Time s New Roman"/>
          <w:sz w:val="28"/>
          <w:szCs w:val="28"/>
          <w:rPrChange w:id="2447" w:author="Tuan NV" w:date="2026-04-16T22:46:00Z" w16du:dateUtc="2026-04-16T15:46:00Z">
            <w:rPr>
              <w:rFonts w:ascii="Time s New Roman" w:hAnsi="Time s New Roman"/>
            </w:rPr>
          </w:rPrChange>
        </w:rPr>
      </w:pPr>
      <w:bookmarkStart w:id="2448" w:name="_Toc227255635"/>
      <w:bookmarkStart w:id="2449" w:name="_Toc227272712"/>
      <w:del w:id="2450" w:author="Tuan NV" w:date="2026-04-16T23:45:00Z" w16du:dateUtc="2026-04-16T16:45:00Z">
        <w:r w:rsidRPr="000F2D03" w:rsidDel="00E07F26">
          <w:rPr>
            <w:rFonts w:ascii="Time s New Roman" w:hAnsi="Time s New Roman"/>
            <w:sz w:val="28"/>
            <w:szCs w:val="28"/>
            <w:rPrChange w:id="2451" w:author="Tuan NV" w:date="2026-04-16T22:46:00Z" w16du:dateUtc="2026-04-16T15:46:00Z">
              <w:rPr>
                <w:rFonts w:ascii="Time s New Roman" w:hAnsi="Time s New Roman"/>
              </w:rPr>
            </w:rPrChange>
          </w:rPr>
          <w:delText>5</w:delText>
        </w:r>
      </w:del>
      <w:ins w:id="2452" w:author="Tuan NV" w:date="2026-04-16T23:45:00Z" w16du:dateUtc="2026-04-16T16:45:00Z">
        <w:r w:rsidR="00E07F26">
          <w:rPr>
            <w:rFonts w:ascii="Time s New Roman" w:hAnsi="Time s New Roman"/>
            <w:sz w:val="28"/>
            <w:szCs w:val="28"/>
          </w:rPr>
          <w:t>4</w:t>
        </w:r>
      </w:ins>
      <w:r w:rsidRPr="000F2D03">
        <w:rPr>
          <w:rFonts w:ascii="Time s New Roman" w:hAnsi="Time s New Roman"/>
          <w:sz w:val="28"/>
          <w:szCs w:val="28"/>
          <w:lang w:val="vi-VN"/>
          <w:rPrChange w:id="2453" w:author="Tuan NV" w:date="2026-04-16T22:46:00Z" w16du:dateUtc="2026-04-16T15:46:00Z">
            <w:rPr>
              <w:rFonts w:ascii="Time s New Roman" w:hAnsi="Time s New Roman"/>
              <w:lang w:val="vi-VN"/>
            </w:rPr>
          </w:rPrChange>
        </w:rPr>
        <w:t>.11</w:t>
      </w:r>
      <w:r w:rsidRPr="000F2D03">
        <w:rPr>
          <w:rFonts w:ascii="Time s New Roman" w:hAnsi="Time s New Roman"/>
          <w:sz w:val="28"/>
          <w:szCs w:val="28"/>
          <w:rPrChange w:id="2454" w:author="Tuan NV" w:date="2026-04-16T22:46:00Z" w16du:dateUtc="2026-04-16T15:46:00Z">
            <w:rPr>
              <w:rFonts w:ascii="Time s New Roman" w:hAnsi="Time s New Roman"/>
            </w:rPr>
          </w:rPrChange>
        </w:rPr>
        <w:t xml:space="preserve">. </w:t>
      </w:r>
      <w:r w:rsidR="00182EC1" w:rsidRPr="000F2D03">
        <w:rPr>
          <w:rFonts w:ascii="Time s New Roman" w:hAnsi="Time s New Roman"/>
          <w:sz w:val="28"/>
          <w:szCs w:val="28"/>
          <w:rPrChange w:id="2455" w:author="Tuan NV" w:date="2026-04-16T22:46:00Z" w16du:dateUtc="2026-04-16T15:46:00Z">
            <w:rPr>
              <w:rFonts w:ascii="Time s New Roman" w:hAnsi="Time s New Roman"/>
            </w:rPr>
          </w:rPrChange>
        </w:rPr>
        <w:t xml:space="preserve">Bảng </w:t>
      </w:r>
      <w:r w:rsidRPr="000F2D03">
        <w:rPr>
          <w:rFonts w:ascii="Time s New Roman" w:hAnsi="Time s New Roman"/>
          <w:sz w:val="28"/>
          <w:szCs w:val="28"/>
          <w:rPrChange w:id="2456" w:author="Tuan NV" w:date="2026-04-16T22:46:00Z" w16du:dateUtc="2026-04-16T15:46:00Z">
            <w:rPr>
              <w:rFonts w:ascii="Time s New Roman" w:hAnsi="Time s New Roman"/>
            </w:rPr>
          </w:rPrChange>
        </w:rPr>
        <w:t xml:space="preserve">Chi tiết </w:t>
      </w:r>
      <w:r w:rsidRPr="000F2D03">
        <w:rPr>
          <w:rFonts w:ascii="Time s New Roman" w:hAnsi="Time s New Roman" w:hint="eastAsia"/>
          <w:sz w:val="28"/>
          <w:szCs w:val="28"/>
          <w:rPrChange w:id="2457" w:author="Tuan NV" w:date="2026-04-16T22:46:00Z" w16du:dateUtc="2026-04-16T15:46:00Z">
            <w:rPr>
              <w:rFonts w:ascii="Time s New Roman" w:hAnsi="Time s New Roman" w:hint="eastAsia"/>
            </w:rPr>
          </w:rPrChange>
        </w:rPr>
        <w:t>đơ</w:t>
      </w:r>
      <w:r w:rsidRPr="000F2D03">
        <w:rPr>
          <w:rFonts w:ascii="Time s New Roman" w:hAnsi="Time s New Roman"/>
          <w:sz w:val="28"/>
          <w:szCs w:val="28"/>
          <w:rPrChange w:id="2458" w:author="Tuan NV" w:date="2026-04-16T22:46:00Z" w16du:dateUtc="2026-04-16T15:46:00Z">
            <w:rPr>
              <w:rFonts w:ascii="Time s New Roman" w:hAnsi="Time s New Roman"/>
            </w:rPr>
          </w:rPrChange>
        </w:rPr>
        <w:t>n xuất</w:t>
      </w:r>
      <w:bookmarkEnd w:id="2448"/>
      <w:bookmarkEnd w:id="2449"/>
    </w:p>
    <w:p w14:paraId="2D3C5FAE" w14:textId="5ECD26EE" w:rsidR="00CA7A91" w:rsidRPr="001F04C9" w:rsidRDefault="00182EC1" w:rsidP="00664455">
      <w:pPr>
        <w:numPr>
          <w:ilvl w:val="0"/>
          <w:numId w:val="28"/>
        </w:numPr>
        <w:spacing w:line="312" w:lineRule="auto"/>
        <w:jc w:val="both"/>
        <w:rPr>
          <w:rFonts w:ascii="Time s New Roman" w:hAnsi="Time s New Roman" w:cs="Times New Roman"/>
          <w:sz w:val="26"/>
          <w:szCs w:val="26"/>
        </w:rPr>
      </w:pPr>
      <w:r w:rsidRPr="001F04C9">
        <w:rPr>
          <w:rFonts w:ascii="Time s New Roman" w:hAnsi="Time s New Roman" w:cs="Times New Roman"/>
          <w:sz w:val="26"/>
          <w:szCs w:val="26"/>
        </w:rPr>
        <w:t xml:space="preserve">Bảng </w:t>
      </w:r>
      <w:r w:rsidR="00CA7A91" w:rsidRPr="001F04C9">
        <w:rPr>
          <w:rFonts w:ascii="Time s New Roman" w:hAnsi="Time s New Roman" w:cs="Times New Roman"/>
          <w:sz w:val="26"/>
          <w:szCs w:val="26"/>
        </w:rPr>
        <w:t xml:space="preserve">Chi tiết đơn xuất (Mã CT đơn xuất, Mã đơn xuất, Mã NVL, Số lượng, Đơn giá, Thành tiền) ở dạng chuẩn 1NF vì mọi thuộc tính của </w:t>
      </w:r>
      <w:r w:rsidRPr="001F04C9">
        <w:rPr>
          <w:rFonts w:ascii="Time s New Roman" w:hAnsi="Time s New Roman" w:cs="Times New Roman"/>
          <w:sz w:val="26"/>
          <w:szCs w:val="26"/>
        </w:rPr>
        <w:t xml:space="preserve">Bảng </w:t>
      </w:r>
      <w:r w:rsidR="00CA7A91" w:rsidRPr="001F04C9">
        <w:rPr>
          <w:rFonts w:ascii="Time s New Roman" w:hAnsi="Time s New Roman" w:cs="Times New Roman"/>
          <w:sz w:val="26"/>
          <w:szCs w:val="26"/>
        </w:rPr>
        <w:t xml:space="preserve">đều là các </w:t>
      </w:r>
      <w:r w:rsidR="00CA7A91" w:rsidRPr="001F04C9">
        <w:rPr>
          <w:rFonts w:ascii="Time s New Roman" w:hAnsi="Time s New Roman" w:cs="Times New Roman"/>
          <w:sz w:val="26"/>
          <w:szCs w:val="26"/>
        </w:rPr>
        <w:lastRenderedPageBreak/>
        <w:t>thuộc tính đơn, ở dạng chuẩn 2NF vì khóa chính chỉ có một thuộc tính (không có phụ thuộc hàm bộ phận), có các phụ thuộc hàm:</w:t>
      </w:r>
    </w:p>
    <w:p w14:paraId="002F6710" w14:textId="77777777" w:rsidR="00CA7A91" w:rsidRPr="001F04C9" w:rsidRDefault="00CA7A91" w:rsidP="00664455">
      <w:pPr>
        <w:numPr>
          <w:ilvl w:val="1"/>
          <w:numId w:val="28"/>
        </w:numPr>
        <w:spacing w:line="312" w:lineRule="auto"/>
        <w:jc w:val="both"/>
        <w:rPr>
          <w:rFonts w:ascii="Time s New Roman" w:hAnsi="Time s New Roman" w:cs="Times New Roman"/>
          <w:sz w:val="26"/>
          <w:szCs w:val="26"/>
        </w:rPr>
      </w:pPr>
      <w:r w:rsidRPr="001F04C9">
        <w:rPr>
          <w:rFonts w:ascii="Time s New Roman" w:hAnsi="Time s New Roman" w:cs="Times New Roman"/>
          <w:sz w:val="26"/>
          <w:szCs w:val="26"/>
        </w:rPr>
        <w:t>Mã CT đơn xuất -&gt; {Mã đơn xuất, Mã NVL, Số lượng, Đơn giá, Thành tiền}</w:t>
      </w:r>
    </w:p>
    <w:p w14:paraId="2A7E7D34" w14:textId="30410497" w:rsidR="00CA7A91" w:rsidRPr="001F04C9" w:rsidRDefault="00182EC1" w:rsidP="00664455">
      <w:pPr>
        <w:numPr>
          <w:ilvl w:val="0"/>
          <w:numId w:val="28"/>
        </w:numPr>
        <w:spacing w:line="312" w:lineRule="auto"/>
        <w:jc w:val="both"/>
        <w:rPr>
          <w:rFonts w:ascii="Time s New Roman" w:hAnsi="Time s New Roman" w:cs="Times New Roman"/>
          <w:sz w:val="26"/>
          <w:szCs w:val="26"/>
        </w:rPr>
      </w:pPr>
      <w:r w:rsidRPr="001F04C9">
        <w:rPr>
          <w:rFonts w:ascii="Time s New Roman" w:hAnsi="Time s New Roman" w:cs="Times New Roman"/>
          <w:sz w:val="26"/>
          <w:szCs w:val="26"/>
        </w:rPr>
        <w:t xml:space="preserve">Bảng </w:t>
      </w:r>
      <w:r w:rsidR="00CA7A91" w:rsidRPr="001F04C9">
        <w:rPr>
          <w:rFonts w:ascii="Time s New Roman" w:hAnsi="Time s New Roman" w:cs="Times New Roman"/>
          <w:sz w:val="26"/>
          <w:szCs w:val="26"/>
        </w:rPr>
        <w:t xml:space="preserve">Chi tiết đơn xuất </w:t>
      </w:r>
      <w:r w:rsidR="005472F5" w:rsidRPr="001F04C9">
        <w:rPr>
          <w:rFonts w:ascii="Time s New Roman" w:hAnsi="Time s New Roman" w:cs="Times New Roman"/>
          <w:b/>
          <w:bCs/>
          <w:sz w:val="26"/>
          <w:szCs w:val="26"/>
        </w:rPr>
        <w:t>đạt ở dạng chuẩn 3NF</w:t>
      </w:r>
      <w:r w:rsidR="005472F5" w:rsidRPr="001F04C9">
        <w:rPr>
          <w:rFonts w:ascii="Time s New Roman" w:hAnsi="Time s New Roman" w:cs="Times New Roman"/>
          <w:sz w:val="26"/>
          <w:szCs w:val="26"/>
        </w:rPr>
        <w:t xml:space="preserve"> vì các thuộc tính không khóa đều không phụ thuộc hàm bắc cầu vào khóa chính.</w:t>
      </w:r>
    </w:p>
    <w:p w14:paraId="519609E8" w14:textId="1AABCEC5" w:rsidR="00CA7A91" w:rsidRPr="000F2D03" w:rsidRDefault="00CA7A91" w:rsidP="00664455">
      <w:pPr>
        <w:pStyle w:val="Heading2"/>
        <w:spacing w:line="312" w:lineRule="auto"/>
        <w:rPr>
          <w:rFonts w:ascii="Time s New Roman" w:hAnsi="Time s New Roman"/>
          <w:sz w:val="28"/>
          <w:szCs w:val="28"/>
          <w:rPrChange w:id="2459" w:author="Tuan NV" w:date="2026-04-16T22:46:00Z" w16du:dateUtc="2026-04-16T15:46:00Z">
            <w:rPr>
              <w:rFonts w:ascii="Time s New Roman" w:hAnsi="Time s New Roman"/>
            </w:rPr>
          </w:rPrChange>
        </w:rPr>
      </w:pPr>
      <w:bookmarkStart w:id="2460" w:name="_Toc227255636"/>
      <w:bookmarkStart w:id="2461" w:name="_Toc227272713"/>
      <w:del w:id="2462" w:author="Tuan NV" w:date="2026-04-16T23:45:00Z" w16du:dateUtc="2026-04-16T16:45:00Z">
        <w:r w:rsidRPr="000F2D03" w:rsidDel="00E07F26">
          <w:rPr>
            <w:rFonts w:ascii="Time s New Roman" w:hAnsi="Time s New Roman"/>
            <w:sz w:val="28"/>
            <w:szCs w:val="28"/>
            <w:rPrChange w:id="2463" w:author="Tuan NV" w:date="2026-04-16T22:46:00Z" w16du:dateUtc="2026-04-16T15:46:00Z">
              <w:rPr>
                <w:rFonts w:ascii="Time s New Roman" w:hAnsi="Time s New Roman"/>
              </w:rPr>
            </w:rPrChange>
          </w:rPr>
          <w:delText>5</w:delText>
        </w:r>
      </w:del>
      <w:ins w:id="2464" w:author="Tuan NV" w:date="2026-04-16T23:45:00Z" w16du:dateUtc="2026-04-16T16:45:00Z">
        <w:r w:rsidR="00E07F26">
          <w:rPr>
            <w:rFonts w:ascii="Time s New Roman" w:hAnsi="Time s New Roman"/>
            <w:sz w:val="28"/>
            <w:szCs w:val="28"/>
          </w:rPr>
          <w:t>4</w:t>
        </w:r>
      </w:ins>
      <w:r w:rsidRPr="000F2D03">
        <w:rPr>
          <w:rFonts w:ascii="Time s New Roman" w:hAnsi="Time s New Roman"/>
          <w:sz w:val="28"/>
          <w:szCs w:val="28"/>
          <w:lang w:val="vi-VN"/>
          <w:rPrChange w:id="2465" w:author="Tuan NV" w:date="2026-04-16T22:46:00Z" w16du:dateUtc="2026-04-16T15:46:00Z">
            <w:rPr>
              <w:rFonts w:ascii="Time s New Roman" w:hAnsi="Time s New Roman"/>
              <w:lang w:val="vi-VN"/>
            </w:rPr>
          </w:rPrChange>
        </w:rPr>
        <w:t>.12</w:t>
      </w:r>
      <w:r w:rsidRPr="000F2D03">
        <w:rPr>
          <w:rFonts w:ascii="Time s New Roman" w:hAnsi="Time s New Roman"/>
          <w:sz w:val="28"/>
          <w:szCs w:val="28"/>
          <w:rPrChange w:id="2466" w:author="Tuan NV" w:date="2026-04-16T22:46:00Z" w16du:dateUtc="2026-04-16T15:46:00Z">
            <w:rPr>
              <w:rFonts w:ascii="Time s New Roman" w:hAnsi="Time s New Roman"/>
            </w:rPr>
          </w:rPrChange>
        </w:rPr>
        <w:t xml:space="preserve">. </w:t>
      </w:r>
      <w:r w:rsidR="00182EC1" w:rsidRPr="000F2D03">
        <w:rPr>
          <w:rFonts w:ascii="Time s New Roman" w:hAnsi="Time s New Roman"/>
          <w:sz w:val="28"/>
          <w:szCs w:val="28"/>
          <w:rPrChange w:id="2467" w:author="Tuan NV" w:date="2026-04-16T22:46:00Z" w16du:dateUtc="2026-04-16T15:46:00Z">
            <w:rPr>
              <w:rFonts w:ascii="Time s New Roman" w:hAnsi="Time s New Roman"/>
            </w:rPr>
          </w:rPrChange>
        </w:rPr>
        <w:t xml:space="preserve">Bảng </w:t>
      </w:r>
      <w:r w:rsidRPr="000F2D03">
        <w:rPr>
          <w:rFonts w:ascii="Time s New Roman" w:hAnsi="Time s New Roman"/>
          <w:sz w:val="28"/>
          <w:szCs w:val="28"/>
          <w:rPrChange w:id="2468" w:author="Tuan NV" w:date="2026-04-16T22:46:00Z" w16du:dateUtc="2026-04-16T15:46:00Z">
            <w:rPr>
              <w:rFonts w:ascii="Time s New Roman" w:hAnsi="Time s New Roman"/>
            </w:rPr>
          </w:rPrChange>
        </w:rPr>
        <w:t>Vận chuyển</w:t>
      </w:r>
      <w:bookmarkEnd w:id="2460"/>
      <w:bookmarkEnd w:id="2461"/>
    </w:p>
    <w:p w14:paraId="0406F734" w14:textId="67D18695" w:rsidR="00CA7A91" w:rsidRPr="001F04C9" w:rsidRDefault="00182EC1" w:rsidP="00664455">
      <w:pPr>
        <w:numPr>
          <w:ilvl w:val="0"/>
          <w:numId w:val="29"/>
        </w:numPr>
        <w:spacing w:line="312" w:lineRule="auto"/>
        <w:jc w:val="both"/>
        <w:rPr>
          <w:rFonts w:ascii="Time s New Roman" w:hAnsi="Time s New Roman" w:cs="Times New Roman"/>
          <w:sz w:val="26"/>
          <w:szCs w:val="26"/>
        </w:rPr>
      </w:pPr>
      <w:r w:rsidRPr="001F04C9">
        <w:rPr>
          <w:rFonts w:ascii="Time s New Roman" w:hAnsi="Time s New Roman" w:cs="Times New Roman"/>
          <w:sz w:val="26"/>
          <w:szCs w:val="26"/>
        </w:rPr>
        <w:t xml:space="preserve">Bảng </w:t>
      </w:r>
      <w:r w:rsidR="00CA7A91" w:rsidRPr="001F04C9">
        <w:rPr>
          <w:rFonts w:ascii="Time s New Roman" w:hAnsi="Time s New Roman" w:cs="Times New Roman"/>
          <w:sz w:val="26"/>
          <w:szCs w:val="26"/>
        </w:rPr>
        <w:t xml:space="preserve">Vận chuyển (Mã vận chuyển, Mã đơn xuất, Mã số vận đơn, Nhà vận chuyển, Ngày xuất phát, Ngày dự kiến, Trạng thái, Ghi chú) ở dạng chuẩn 1NF vì mọi thuộc tính của </w:t>
      </w:r>
      <w:r w:rsidRPr="001F04C9">
        <w:rPr>
          <w:rFonts w:ascii="Time s New Roman" w:hAnsi="Time s New Roman" w:cs="Times New Roman"/>
          <w:sz w:val="26"/>
          <w:szCs w:val="26"/>
        </w:rPr>
        <w:t xml:space="preserve">Bảng </w:t>
      </w:r>
      <w:r w:rsidR="00CA7A91" w:rsidRPr="001F04C9">
        <w:rPr>
          <w:rFonts w:ascii="Time s New Roman" w:hAnsi="Time s New Roman" w:cs="Times New Roman"/>
          <w:sz w:val="26"/>
          <w:szCs w:val="26"/>
        </w:rPr>
        <w:t>đều là các thuộc tính đơn, ở dạng chuẩn 2NF vì khóa chính chỉ có một thuộc tính (không có phụ thuộc hàm bộ phận), có các phụ thuộc hàm:</w:t>
      </w:r>
    </w:p>
    <w:p w14:paraId="1A464B47" w14:textId="77777777" w:rsidR="00CA7A91" w:rsidRPr="001F04C9" w:rsidRDefault="00CA7A91" w:rsidP="00664455">
      <w:pPr>
        <w:numPr>
          <w:ilvl w:val="1"/>
          <w:numId w:val="29"/>
        </w:numPr>
        <w:spacing w:line="312" w:lineRule="auto"/>
        <w:jc w:val="both"/>
        <w:rPr>
          <w:rFonts w:ascii="Time s New Roman" w:hAnsi="Time s New Roman" w:cs="Times New Roman"/>
          <w:sz w:val="26"/>
          <w:szCs w:val="26"/>
        </w:rPr>
      </w:pPr>
      <w:r w:rsidRPr="001F04C9">
        <w:rPr>
          <w:rFonts w:ascii="Time s New Roman" w:hAnsi="Time s New Roman" w:cs="Times New Roman"/>
          <w:sz w:val="26"/>
          <w:szCs w:val="26"/>
        </w:rPr>
        <w:t>Mã vận chuyển -&gt; {Mã đơn xuất, Mã số vận đơn, Nhà vận chuyển, Ngày xuất phát, Ngày dự kiến, Trạng thái, Ghi chú}</w:t>
      </w:r>
    </w:p>
    <w:p w14:paraId="15C29DEA" w14:textId="605085A6" w:rsidR="00CA7A91" w:rsidRPr="001F04C9" w:rsidRDefault="00182EC1" w:rsidP="00664455">
      <w:pPr>
        <w:numPr>
          <w:ilvl w:val="0"/>
          <w:numId w:val="29"/>
        </w:numPr>
        <w:spacing w:line="312" w:lineRule="auto"/>
        <w:jc w:val="both"/>
        <w:rPr>
          <w:rFonts w:ascii="Time s New Roman" w:hAnsi="Time s New Roman" w:cs="Times New Roman"/>
          <w:sz w:val="26"/>
          <w:szCs w:val="26"/>
        </w:rPr>
      </w:pPr>
      <w:r w:rsidRPr="001F04C9">
        <w:rPr>
          <w:rFonts w:ascii="Time s New Roman" w:hAnsi="Time s New Roman" w:cs="Times New Roman"/>
          <w:sz w:val="26"/>
          <w:szCs w:val="26"/>
        </w:rPr>
        <w:t xml:space="preserve">Bảng </w:t>
      </w:r>
      <w:r w:rsidR="00CA7A91" w:rsidRPr="001F04C9">
        <w:rPr>
          <w:rFonts w:ascii="Time s New Roman" w:hAnsi="Time s New Roman" w:cs="Times New Roman"/>
          <w:sz w:val="26"/>
          <w:szCs w:val="26"/>
        </w:rPr>
        <w:t xml:space="preserve">Vận chuyển </w:t>
      </w:r>
      <w:r w:rsidR="00CA7A91" w:rsidRPr="001F04C9">
        <w:rPr>
          <w:rFonts w:ascii="Time s New Roman" w:hAnsi="Time s New Roman" w:cs="Times New Roman"/>
          <w:b/>
          <w:bCs/>
          <w:sz w:val="26"/>
          <w:szCs w:val="26"/>
        </w:rPr>
        <w:t>đạt ở dạng chuẩn 3NF</w:t>
      </w:r>
      <w:r w:rsidR="00CA7A91" w:rsidRPr="001F04C9">
        <w:rPr>
          <w:rFonts w:ascii="Time s New Roman" w:hAnsi="Time s New Roman" w:cs="Times New Roman"/>
          <w:sz w:val="26"/>
          <w:szCs w:val="26"/>
        </w:rPr>
        <w:t xml:space="preserve"> vì các thuộc tính không khóa đều không phụ thuộc hàm bắc cầu vào khóa chính.</w:t>
      </w:r>
    </w:p>
    <w:p w14:paraId="6630D98C" w14:textId="77777777" w:rsidR="00CA7A91" w:rsidRPr="001F04C9" w:rsidRDefault="00CA7A91" w:rsidP="00664455">
      <w:pPr>
        <w:spacing w:line="312" w:lineRule="auto"/>
        <w:jc w:val="both"/>
        <w:rPr>
          <w:rFonts w:ascii="Time s New Roman" w:hAnsi="Time s New Roman"/>
          <w:sz w:val="26"/>
          <w:szCs w:val="26"/>
          <w:lang w:val="vi-VN"/>
        </w:rPr>
      </w:pPr>
    </w:p>
    <w:p w14:paraId="22F0AA43" w14:textId="77777777" w:rsidR="005472F5" w:rsidRPr="001F04C9" w:rsidRDefault="005472F5" w:rsidP="00664455">
      <w:pPr>
        <w:spacing w:line="312" w:lineRule="auto"/>
        <w:jc w:val="both"/>
        <w:rPr>
          <w:rFonts w:ascii="Time s New Roman" w:hAnsi="Time s New Roman"/>
          <w:sz w:val="26"/>
          <w:szCs w:val="26"/>
          <w:lang w:val="vi-VN"/>
        </w:rPr>
      </w:pPr>
    </w:p>
    <w:p w14:paraId="490D7765" w14:textId="77777777" w:rsidR="005472F5" w:rsidRPr="001F04C9" w:rsidRDefault="005472F5" w:rsidP="00664455">
      <w:pPr>
        <w:spacing w:line="312" w:lineRule="auto"/>
        <w:jc w:val="both"/>
        <w:rPr>
          <w:rFonts w:ascii="Time s New Roman" w:hAnsi="Time s New Roman"/>
          <w:sz w:val="26"/>
          <w:szCs w:val="26"/>
          <w:lang w:val="vi-VN"/>
        </w:rPr>
      </w:pPr>
    </w:p>
    <w:p w14:paraId="2FDC5CB1" w14:textId="77777777" w:rsidR="005472F5" w:rsidRPr="001F04C9" w:rsidRDefault="005472F5" w:rsidP="00664455">
      <w:pPr>
        <w:spacing w:line="312" w:lineRule="auto"/>
        <w:jc w:val="both"/>
        <w:rPr>
          <w:rFonts w:ascii="Time s New Roman" w:hAnsi="Time s New Roman"/>
          <w:sz w:val="26"/>
          <w:szCs w:val="26"/>
          <w:lang w:val="vi-VN"/>
        </w:rPr>
      </w:pPr>
    </w:p>
    <w:p w14:paraId="394B2A58" w14:textId="77777777" w:rsidR="005472F5" w:rsidRPr="001F04C9" w:rsidRDefault="005472F5" w:rsidP="00664455">
      <w:pPr>
        <w:spacing w:line="312" w:lineRule="auto"/>
        <w:jc w:val="both"/>
        <w:rPr>
          <w:rFonts w:ascii="Time s New Roman" w:hAnsi="Time s New Roman"/>
          <w:sz w:val="26"/>
          <w:szCs w:val="26"/>
          <w:lang w:val="vi-VN"/>
        </w:rPr>
      </w:pPr>
    </w:p>
    <w:p w14:paraId="2105B57C" w14:textId="77777777" w:rsidR="005472F5" w:rsidRPr="001F04C9" w:rsidRDefault="005472F5" w:rsidP="00664455">
      <w:pPr>
        <w:spacing w:line="312" w:lineRule="auto"/>
        <w:jc w:val="both"/>
        <w:rPr>
          <w:rFonts w:ascii="Time s New Roman" w:hAnsi="Time s New Roman"/>
          <w:sz w:val="26"/>
          <w:szCs w:val="26"/>
          <w:lang w:val="vi-VN"/>
        </w:rPr>
      </w:pPr>
    </w:p>
    <w:p w14:paraId="4D1E5F40" w14:textId="77777777" w:rsidR="005472F5" w:rsidRPr="001F04C9" w:rsidRDefault="005472F5" w:rsidP="00664455">
      <w:pPr>
        <w:spacing w:line="312" w:lineRule="auto"/>
        <w:jc w:val="both"/>
        <w:rPr>
          <w:rFonts w:ascii="Time s New Roman" w:hAnsi="Time s New Roman"/>
          <w:sz w:val="26"/>
          <w:szCs w:val="26"/>
          <w:lang w:val="vi-VN"/>
        </w:rPr>
      </w:pPr>
    </w:p>
    <w:p w14:paraId="2309D03C" w14:textId="77777777" w:rsidR="005472F5" w:rsidRPr="001F04C9" w:rsidRDefault="005472F5" w:rsidP="00664455">
      <w:pPr>
        <w:spacing w:line="312" w:lineRule="auto"/>
        <w:jc w:val="both"/>
        <w:rPr>
          <w:rFonts w:ascii="Time s New Roman" w:hAnsi="Time s New Roman"/>
          <w:sz w:val="26"/>
          <w:szCs w:val="26"/>
          <w:lang w:val="vi-VN"/>
        </w:rPr>
      </w:pPr>
    </w:p>
    <w:p w14:paraId="1CCA9D5C" w14:textId="77777777" w:rsidR="005472F5" w:rsidRPr="001F04C9" w:rsidRDefault="005472F5" w:rsidP="00664455">
      <w:pPr>
        <w:spacing w:line="312" w:lineRule="auto"/>
        <w:jc w:val="both"/>
        <w:rPr>
          <w:rFonts w:ascii="Time s New Roman" w:hAnsi="Time s New Roman"/>
          <w:sz w:val="26"/>
          <w:szCs w:val="26"/>
          <w:lang w:val="vi-VN"/>
        </w:rPr>
      </w:pPr>
    </w:p>
    <w:p w14:paraId="3A78E915" w14:textId="77777777" w:rsidR="005472F5" w:rsidRPr="001F04C9" w:rsidRDefault="005472F5" w:rsidP="00664455">
      <w:pPr>
        <w:spacing w:line="312" w:lineRule="auto"/>
        <w:jc w:val="both"/>
        <w:rPr>
          <w:rFonts w:ascii="Time s New Roman" w:hAnsi="Time s New Roman"/>
          <w:sz w:val="26"/>
          <w:szCs w:val="26"/>
          <w:lang w:val="vi-VN"/>
        </w:rPr>
      </w:pPr>
    </w:p>
    <w:p w14:paraId="54B39625" w14:textId="77777777" w:rsidR="005472F5" w:rsidRPr="001F04C9" w:rsidDel="000F2D03" w:rsidRDefault="005472F5" w:rsidP="00664455">
      <w:pPr>
        <w:spacing w:line="312" w:lineRule="auto"/>
        <w:jc w:val="both"/>
        <w:rPr>
          <w:del w:id="2469" w:author="Tuan NV" w:date="2026-04-16T22:46:00Z" w16du:dateUtc="2026-04-16T15:46:00Z"/>
          <w:rFonts w:ascii="Time s New Roman" w:hAnsi="Time s New Roman"/>
          <w:sz w:val="26"/>
          <w:szCs w:val="26"/>
          <w:lang w:val="vi-VN"/>
        </w:rPr>
      </w:pPr>
    </w:p>
    <w:p w14:paraId="2B132362" w14:textId="77777777" w:rsidR="005472F5" w:rsidRPr="001F04C9" w:rsidDel="000F2D03" w:rsidRDefault="005472F5" w:rsidP="00664455">
      <w:pPr>
        <w:spacing w:line="312" w:lineRule="auto"/>
        <w:jc w:val="both"/>
        <w:rPr>
          <w:del w:id="2470" w:author="Tuan NV" w:date="2026-04-16T22:46:00Z" w16du:dateUtc="2026-04-16T15:46:00Z"/>
          <w:rFonts w:ascii="Time s New Roman" w:hAnsi="Time s New Roman"/>
          <w:sz w:val="26"/>
          <w:szCs w:val="26"/>
          <w:lang w:val="vi-VN"/>
        </w:rPr>
      </w:pPr>
    </w:p>
    <w:p w14:paraId="7B16AAE5" w14:textId="77777777" w:rsidR="00CA7A91" w:rsidRPr="001F04C9" w:rsidDel="000F2D03" w:rsidRDefault="00CA7A91" w:rsidP="00664455">
      <w:pPr>
        <w:spacing w:line="312" w:lineRule="auto"/>
        <w:rPr>
          <w:del w:id="2471" w:author="Tuan NV" w:date="2026-04-16T22:46:00Z" w16du:dateUtc="2026-04-16T15:46:00Z"/>
          <w:rFonts w:ascii="Time s New Roman" w:hAnsi="Time s New Roman"/>
          <w:sz w:val="26"/>
          <w:szCs w:val="26"/>
          <w:lang w:val="vi-VN"/>
        </w:rPr>
      </w:pPr>
    </w:p>
    <w:p w14:paraId="41C3F6F3" w14:textId="77777777" w:rsidR="00CA7A91" w:rsidRPr="001F04C9" w:rsidRDefault="00CA7A91" w:rsidP="00664455">
      <w:pPr>
        <w:spacing w:line="312" w:lineRule="auto"/>
        <w:jc w:val="both"/>
        <w:rPr>
          <w:rFonts w:ascii="Time s New Roman" w:hAnsi="Time s New Roman"/>
          <w:sz w:val="26"/>
          <w:szCs w:val="26"/>
          <w:lang w:val="vi-VN"/>
        </w:rPr>
      </w:pPr>
    </w:p>
    <w:p w14:paraId="15E5A3EB" w14:textId="332C4AFB" w:rsidR="00CA7A91" w:rsidRPr="000F2D03" w:rsidRDefault="00CA7A91" w:rsidP="00664455">
      <w:pPr>
        <w:pStyle w:val="Heading1"/>
        <w:spacing w:line="312" w:lineRule="auto"/>
        <w:rPr>
          <w:rFonts w:ascii="Time s New Roman" w:hAnsi="Time s New Roman"/>
          <w:rPrChange w:id="2472" w:author="Tuan NV" w:date="2026-04-16T22:46:00Z" w16du:dateUtc="2026-04-16T15:46:00Z">
            <w:rPr>
              <w:rFonts w:ascii="Time s New Roman" w:hAnsi="Time s New Roman"/>
              <w:sz w:val="26"/>
              <w:szCs w:val="26"/>
            </w:rPr>
          </w:rPrChange>
        </w:rPr>
      </w:pPr>
      <w:bookmarkStart w:id="2473" w:name="_Toc227255637"/>
      <w:bookmarkStart w:id="2474" w:name="_Toc227272714"/>
      <w:r w:rsidRPr="000F2D03">
        <w:rPr>
          <w:rFonts w:ascii="Time s New Roman" w:hAnsi="Time s New Roman"/>
          <w:rPrChange w:id="2475" w:author="Tuan NV" w:date="2026-04-16T22:46:00Z" w16du:dateUtc="2026-04-16T15:46:00Z">
            <w:rPr>
              <w:rFonts w:ascii="Time s New Roman" w:hAnsi="Time s New Roman"/>
              <w:sz w:val="26"/>
              <w:szCs w:val="26"/>
            </w:rPr>
          </w:rPrChange>
        </w:rPr>
        <w:lastRenderedPageBreak/>
        <w:t>CH</w:t>
      </w:r>
      <w:r w:rsidRPr="000F2D03">
        <w:rPr>
          <w:rFonts w:ascii="Time s New Roman" w:hAnsi="Time s New Roman" w:hint="eastAsia"/>
          <w:rPrChange w:id="2476" w:author="Tuan NV" w:date="2026-04-16T22:46:00Z" w16du:dateUtc="2026-04-16T15:46:00Z">
            <w:rPr>
              <w:rFonts w:ascii="Time s New Roman" w:hAnsi="Time s New Roman" w:hint="eastAsia"/>
              <w:sz w:val="26"/>
              <w:szCs w:val="26"/>
            </w:rPr>
          </w:rPrChange>
        </w:rPr>
        <w:t>ƯƠ</w:t>
      </w:r>
      <w:r w:rsidRPr="000F2D03">
        <w:rPr>
          <w:rFonts w:ascii="Time s New Roman" w:hAnsi="Time s New Roman"/>
          <w:rPrChange w:id="2477" w:author="Tuan NV" w:date="2026-04-16T22:46:00Z" w16du:dateUtc="2026-04-16T15:46:00Z">
            <w:rPr>
              <w:rFonts w:ascii="Time s New Roman" w:hAnsi="Time s New Roman"/>
              <w:sz w:val="26"/>
              <w:szCs w:val="26"/>
            </w:rPr>
          </w:rPrChange>
        </w:rPr>
        <w:t xml:space="preserve">NG </w:t>
      </w:r>
      <w:del w:id="2478" w:author="Tuan NV" w:date="2026-04-16T23:45:00Z" w16du:dateUtc="2026-04-16T16:45:00Z">
        <w:r w:rsidRPr="000F2D03" w:rsidDel="00E07F26">
          <w:rPr>
            <w:rFonts w:ascii="Time s New Roman" w:hAnsi="Time s New Roman"/>
            <w:rPrChange w:id="2479" w:author="Tuan NV" w:date="2026-04-16T22:46:00Z" w16du:dateUtc="2026-04-16T15:46:00Z">
              <w:rPr>
                <w:rFonts w:ascii="Time s New Roman" w:hAnsi="Time s New Roman"/>
                <w:sz w:val="26"/>
                <w:szCs w:val="26"/>
              </w:rPr>
            </w:rPrChange>
          </w:rPr>
          <w:delText>6</w:delText>
        </w:r>
      </w:del>
      <w:ins w:id="2480" w:author="Tuan NV" w:date="2026-04-16T23:45:00Z" w16du:dateUtc="2026-04-16T16:45:00Z">
        <w:r w:rsidR="00E07F26">
          <w:rPr>
            <w:rFonts w:ascii="Time s New Roman" w:hAnsi="Time s New Roman"/>
          </w:rPr>
          <w:t>5</w:t>
        </w:r>
      </w:ins>
      <w:r w:rsidRPr="000F2D03">
        <w:rPr>
          <w:rFonts w:ascii="Time s New Roman" w:hAnsi="Time s New Roman"/>
          <w:rPrChange w:id="2481" w:author="Tuan NV" w:date="2026-04-16T22:46:00Z" w16du:dateUtc="2026-04-16T15:46:00Z">
            <w:rPr>
              <w:rFonts w:ascii="Time s New Roman" w:hAnsi="Time s New Roman"/>
              <w:sz w:val="26"/>
              <w:szCs w:val="26"/>
            </w:rPr>
          </w:rPrChange>
        </w:rPr>
        <w:t>: C</w:t>
      </w:r>
      <w:r w:rsidRPr="000F2D03">
        <w:rPr>
          <w:rFonts w:ascii="Time s New Roman" w:hAnsi="Time s New Roman" w:hint="eastAsia"/>
          <w:rPrChange w:id="2482" w:author="Tuan NV" w:date="2026-04-16T22:46:00Z" w16du:dateUtc="2026-04-16T15:46:00Z">
            <w:rPr>
              <w:rFonts w:ascii="Time s New Roman" w:hAnsi="Time s New Roman" w:hint="eastAsia"/>
              <w:sz w:val="26"/>
              <w:szCs w:val="26"/>
            </w:rPr>
          </w:rPrChange>
        </w:rPr>
        <w:t>Á</w:t>
      </w:r>
      <w:r w:rsidRPr="000F2D03">
        <w:rPr>
          <w:rFonts w:ascii="Time s New Roman" w:hAnsi="Time s New Roman"/>
          <w:rPrChange w:id="2483" w:author="Tuan NV" w:date="2026-04-16T22:46:00Z" w16du:dateUtc="2026-04-16T15:46:00Z">
            <w:rPr>
              <w:rFonts w:ascii="Time s New Roman" w:hAnsi="Time s New Roman"/>
              <w:sz w:val="26"/>
              <w:szCs w:val="26"/>
            </w:rPr>
          </w:rPrChange>
        </w:rPr>
        <w:t>C C</w:t>
      </w:r>
      <w:r w:rsidRPr="000F2D03">
        <w:rPr>
          <w:rFonts w:ascii="Time s New Roman" w:hAnsi="Time s New Roman" w:hint="eastAsia"/>
          <w:rPrChange w:id="2484" w:author="Tuan NV" w:date="2026-04-16T22:46:00Z" w16du:dateUtc="2026-04-16T15:46:00Z">
            <w:rPr>
              <w:rFonts w:ascii="Time s New Roman" w:hAnsi="Time s New Roman" w:hint="eastAsia"/>
              <w:sz w:val="26"/>
              <w:szCs w:val="26"/>
            </w:rPr>
          </w:rPrChange>
        </w:rPr>
        <w:t>Â</w:t>
      </w:r>
      <w:r w:rsidRPr="000F2D03">
        <w:rPr>
          <w:rFonts w:ascii="Time s New Roman" w:hAnsi="Time s New Roman"/>
          <w:rPrChange w:id="2485" w:author="Tuan NV" w:date="2026-04-16T22:46:00Z" w16du:dateUtc="2026-04-16T15:46:00Z">
            <w:rPr>
              <w:rFonts w:ascii="Time s New Roman" w:hAnsi="Time s New Roman"/>
              <w:sz w:val="26"/>
              <w:szCs w:val="26"/>
            </w:rPr>
          </w:rPrChange>
        </w:rPr>
        <w:t>U LỆNH TRUY VẤN SQL</w:t>
      </w:r>
      <w:bookmarkEnd w:id="2473"/>
      <w:bookmarkEnd w:id="2474"/>
    </w:p>
    <w:p w14:paraId="25CE2778" w14:textId="77777777" w:rsidR="00CA7A91" w:rsidRPr="001F04C9" w:rsidRDefault="00CA7A91" w:rsidP="00664455">
      <w:pPr>
        <w:spacing w:line="312" w:lineRule="auto"/>
        <w:jc w:val="both"/>
        <w:rPr>
          <w:rFonts w:ascii="Time s New Roman" w:hAnsi="Time s New Roman" w:cs="Times New Roman"/>
          <w:sz w:val="26"/>
          <w:szCs w:val="26"/>
        </w:rPr>
      </w:pPr>
    </w:p>
    <w:p w14:paraId="70CCE9CD" w14:textId="59ED7237" w:rsidR="00CA7A91" w:rsidRPr="000F2D03" w:rsidRDefault="00CA7A91" w:rsidP="00664455">
      <w:pPr>
        <w:pStyle w:val="Heading2"/>
        <w:spacing w:line="312" w:lineRule="auto"/>
        <w:rPr>
          <w:rFonts w:ascii="Time s New Roman" w:hAnsi="Time s New Roman"/>
          <w:sz w:val="28"/>
          <w:szCs w:val="28"/>
          <w:rPrChange w:id="2486" w:author="Tuan NV" w:date="2026-04-16T22:46:00Z" w16du:dateUtc="2026-04-16T15:46:00Z">
            <w:rPr>
              <w:rFonts w:ascii="Time s New Roman" w:hAnsi="Time s New Roman"/>
            </w:rPr>
          </w:rPrChange>
        </w:rPr>
      </w:pPr>
      <w:bookmarkStart w:id="2487" w:name="_Toc227272715"/>
      <w:bookmarkStart w:id="2488" w:name="_Toc227255638"/>
      <w:del w:id="2489" w:author="Tuan NV" w:date="2026-04-16T23:45:00Z" w16du:dateUtc="2026-04-16T16:45:00Z">
        <w:r w:rsidRPr="000F2D03" w:rsidDel="00E07F26">
          <w:rPr>
            <w:rFonts w:ascii="Time s New Roman" w:hAnsi="Time s New Roman"/>
            <w:sz w:val="28"/>
            <w:szCs w:val="28"/>
            <w:rPrChange w:id="2490" w:author="Tuan NV" w:date="2026-04-16T22:46:00Z" w16du:dateUtc="2026-04-16T15:46:00Z">
              <w:rPr>
                <w:rFonts w:ascii="Time s New Roman" w:hAnsi="Time s New Roman"/>
              </w:rPr>
            </w:rPrChange>
          </w:rPr>
          <w:delText>6</w:delText>
        </w:r>
      </w:del>
      <w:ins w:id="2491" w:author="Tuan NV" w:date="2026-04-16T23:45:00Z" w16du:dateUtc="2026-04-16T16:45:00Z">
        <w:r w:rsidR="00E07F26">
          <w:rPr>
            <w:rFonts w:ascii="Time s New Roman" w:hAnsi="Time s New Roman"/>
            <w:sz w:val="28"/>
            <w:szCs w:val="28"/>
          </w:rPr>
          <w:t>5</w:t>
        </w:r>
      </w:ins>
      <w:r w:rsidRPr="000F2D03">
        <w:rPr>
          <w:rFonts w:ascii="Time s New Roman" w:hAnsi="Time s New Roman"/>
          <w:sz w:val="28"/>
          <w:szCs w:val="28"/>
          <w:lang w:val="vi-VN"/>
          <w:rPrChange w:id="2492" w:author="Tuan NV" w:date="2026-04-16T22:46:00Z" w16du:dateUtc="2026-04-16T15:46:00Z">
            <w:rPr>
              <w:rFonts w:ascii="Time s New Roman" w:hAnsi="Time s New Roman"/>
              <w:lang w:val="vi-VN"/>
            </w:rPr>
          </w:rPrChange>
        </w:rPr>
        <w:t>.1</w:t>
      </w:r>
      <w:r w:rsidRPr="000F2D03">
        <w:rPr>
          <w:rFonts w:ascii="Time s New Roman" w:hAnsi="Time s New Roman"/>
          <w:sz w:val="28"/>
          <w:szCs w:val="28"/>
          <w:rPrChange w:id="2493" w:author="Tuan NV" w:date="2026-04-16T22:46:00Z" w16du:dateUtc="2026-04-16T15:46:00Z">
            <w:rPr>
              <w:rFonts w:ascii="Time s New Roman" w:hAnsi="Time s New Roman"/>
            </w:rPr>
          </w:rPrChange>
        </w:rPr>
        <w:t>. 02 c</w:t>
      </w:r>
      <w:r w:rsidRPr="000F2D03">
        <w:rPr>
          <w:rFonts w:ascii="Time s New Roman" w:hAnsi="Time s New Roman" w:hint="eastAsia"/>
          <w:sz w:val="28"/>
          <w:szCs w:val="28"/>
          <w:rPrChange w:id="2494" w:author="Tuan NV" w:date="2026-04-16T22:46:00Z" w16du:dateUtc="2026-04-16T15:46:00Z">
            <w:rPr>
              <w:rFonts w:ascii="Time s New Roman" w:hAnsi="Time s New Roman" w:hint="eastAsia"/>
            </w:rPr>
          </w:rPrChange>
        </w:rPr>
        <w:t>â</w:t>
      </w:r>
      <w:r w:rsidRPr="000F2D03">
        <w:rPr>
          <w:rFonts w:ascii="Time s New Roman" w:hAnsi="Time s New Roman"/>
          <w:sz w:val="28"/>
          <w:szCs w:val="28"/>
          <w:rPrChange w:id="2495" w:author="Tuan NV" w:date="2026-04-16T22:46:00Z" w16du:dateUtc="2026-04-16T15:46:00Z">
            <w:rPr>
              <w:rFonts w:ascii="Time s New Roman" w:hAnsi="Time s New Roman"/>
            </w:rPr>
          </w:rPrChange>
        </w:rPr>
        <w:t>u lệnh gồm SELECT c</w:t>
      </w:r>
      <w:r w:rsidRPr="000F2D03">
        <w:rPr>
          <w:rFonts w:ascii="Time s New Roman" w:hAnsi="Time s New Roman" w:hint="eastAsia"/>
          <w:sz w:val="28"/>
          <w:szCs w:val="28"/>
          <w:rPrChange w:id="2496" w:author="Tuan NV" w:date="2026-04-16T22:46:00Z" w16du:dateUtc="2026-04-16T15:46:00Z">
            <w:rPr>
              <w:rFonts w:ascii="Time s New Roman" w:hAnsi="Time s New Roman" w:hint="eastAsia"/>
            </w:rPr>
          </w:rPrChange>
        </w:rPr>
        <w:t>ó</w:t>
      </w:r>
      <w:r w:rsidRPr="000F2D03">
        <w:rPr>
          <w:rFonts w:ascii="Time s New Roman" w:hAnsi="Time s New Roman"/>
          <w:sz w:val="28"/>
          <w:szCs w:val="28"/>
          <w:rPrChange w:id="2497" w:author="Tuan NV" w:date="2026-04-16T22:46:00Z" w16du:dateUtc="2026-04-16T15:46:00Z">
            <w:rPr>
              <w:rFonts w:ascii="Time s New Roman" w:hAnsi="Time s New Roman"/>
            </w:rPr>
          </w:rPrChange>
        </w:rPr>
        <w:t xml:space="preserve"> </w:t>
      </w:r>
      <w:r w:rsidRPr="000F2D03">
        <w:rPr>
          <w:rFonts w:ascii="Time s New Roman" w:hAnsi="Time s New Roman" w:hint="eastAsia"/>
          <w:sz w:val="28"/>
          <w:szCs w:val="28"/>
          <w:rPrChange w:id="2498" w:author="Tuan NV" w:date="2026-04-16T22:46:00Z" w16du:dateUtc="2026-04-16T15:46:00Z">
            <w:rPr>
              <w:rFonts w:ascii="Time s New Roman" w:hAnsi="Time s New Roman" w:hint="eastAsia"/>
            </w:rPr>
          </w:rPrChange>
        </w:rPr>
        <w:t>đ</w:t>
      </w:r>
      <w:r w:rsidRPr="000F2D03">
        <w:rPr>
          <w:rFonts w:ascii="Time s New Roman" w:hAnsi="Time s New Roman"/>
          <w:sz w:val="28"/>
          <w:szCs w:val="28"/>
          <w:rPrChange w:id="2499" w:author="Tuan NV" w:date="2026-04-16T22:46:00Z" w16du:dateUtc="2026-04-16T15:46:00Z">
            <w:rPr>
              <w:rFonts w:ascii="Time s New Roman" w:hAnsi="Time s New Roman"/>
            </w:rPr>
          </w:rPrChange>
        </w:rPr>
        <w:t>iều kiện tr</w:t>
      </w:r>
      <w:r w:rsidRPr="000F2D03">
        <w:rPr>
          <w:rFonts w:ascii="Time s New Roman" w:hAnsi="Time s New Roman" w:hint="eastAsia"/>
          <w:sz w:val="28"/>
          <w:szCs w:val="28"/>
          <w:rPrChange w:id="2500" w:author="Tuan NV" w:date="2026-04-16T22:46:00Z" w16du:dateUtc="2026-04-16T15:46:00Z">
            <w:rPr>
              <w:rFonts w:ascii="Time s New Roman" w:hAnsi="Time s New Roman" w:hint="eastAsia"/>
            </w:rPr>
          </w:rPrChange>
        </w:rPr>
        <w:t>ê</w:t>
      </w:r>
      <w:r w:rsidRPr="000F2D03">
        <w:rPr>
          <w:rFonts w:ascii="Time s New Roman" w:hAnsi="Time s New Roman"/>
          <w:sz w:val="28"/>
          <w:szCs w:val="28"/>
          <w:rPrChange w:id="2501" w:author="Tuan NV" w:date="2026-04-16T22:46:00Z" w16du:dateUtc="2026-04-16T15:46:00Z">
            <w:rPr>
              <w:rFonts w:ascii="Time s New Roman" w:hAnsi="Time s New Roman"/>
            </w:rPr>
          </w:rPrChange>
        </w:rPr>
        <w:t xml:space="preserve">n một </w:t>
      </w:r>
      <w:r w:rsidR="00182EC1" w:rsidRPr="000F2D03">
        <w:rPr>
          <w:rFonts w:ascii="Time s New Roman" w:hAnsi="Time s New Roman"/>
          <w:sz w:val="28"/>
          <w:szCs w:val="28"/>
          <w:rPrChange w:id="2502" w:author="Tuan NV" w:date="2026-04-16T22:46:00Z" w16du:dateUtc="2026-04-16T15:46:00Z">
            <w:rPr>
              <w:rFonts w:ascii="Time s New Roman" w:hAnsi="Time s New Roman"/>
            </w:rPr>
          </w:rPrChange>
        </w:rPr>
        <w:t>Bảng</w:t>
      </w:r>
      <w:bookmarkEnd w:id="2487"/>
      <w:r w:rsidR="00182EC1" w:rsidRPr="000F2D03">
        <w:rPr>
          <w:rFonts w:ascii="Time s New Roman" w:hAnsi="Time s New Roman"/>
          <w:sz w:val="28"/>
          <w:szCs w:val="28"/>
          <w:rPrChange w:id="2503" w:author="Tuan NV" w:date="2026-04-16T22:46:00Z" w16du:dateUtc="2026-04-16T15:46:00Z">
            <w:rPr>
              <w:rFonts w:ascii="Time s New Roman" w:hAnsi="Time s New Roman"/>
            </w:rPr>
          </w:rPrChange>
        </w:rPr>
        <w:t xml:space="preserve"> </w:t>
      </w:r>
      <w:bookmarkEnd w:id="2488"/>
    </w:p>
    <w:p w14:paraId="00325B0F" w14:textId="03CC9E60" w:rsidR="00CA7A91" w:rsidRPr="000F2D03" w:rsidRDefault="00CA7A91" w:rsidP="00664455">
      <w:pPr>
        <w:pStyle w:val="Heading3"/>
        <w:spacing w:line="312" w:lineRule="auto"/>
        <w:ind w:left="0"/>
        <w:rPr>
          <w:rFonts w:ascii="Time s New Roman" w:hAnsi="Time s New Roman"/>
          <w:sz w:val="28"/>
          <w:szCs w:val="28"/>
          <w:rPrChange w:id="2504" w:author="Tuan NV" w:date="2026-04-16T22:46:00Z" w16du:dateUtc="2026-04-16T15:46:00Z">
            <w:rPr>
              <w:rFonts w:ascii="Time s New Roman" w:hAnsi="Time s New Roman"/>
              <w:szCs w:val="26"/>
            </w:rPr>
          </w:rPrChange>
        </w:rPr>
      </w:pPr>
      <w:bookmarkStart w:id="2505" w:name="_Toc227255639"/>
      <w:bookmarkStart w:id="2506" w:name="_Toc227272716"/>
      <w:del w:id="2507" w:author="Tuan NV" w:date="2026-04-16T23:45:00Z" w16du:dateUtc="2026-04-16T16:45:00Z">
        <w:r w:rsidRPr="000F2D03" w:rsidDel="00E07F26">
          <w:rPr>
            <w:rFonts w:ascii="Time s New Roman" w:hAnsi="Time s New Roman"/>
            <w:sz w:val="28"/>
            <w:szCs w:val="28"/>
            <w:rPrChange w:id="2508" w:author="Tuan NV" w:date="2026-04-16T22:46:00Z" w16du:dateUtc="2026-04-16T15:46:00Z">
              <w:rPr>
                <w:rFonts w:ascii="Time s New Roman" w:hAnsi="Time s New Roman"/>
                <w:szCs w:val="26"/>
              </w:rPr>
            </w:rPrChange>
          </w:rPr>
          <w:delText>6</w:delText>
        </w:r>
      </w:del>
      <w:ins w:id="2509" w:author="Tuan NV" w:date="2026-04-16T23:45:00Z" w16du:dateUtc="2026-04-16T16:45:00Z">
        <w:r w:rsidR="00E07F26">
          <w:rPr>
            <w:rFonts w:ascii="Time s New Roman" w:hAnsi="Time s New Roman"/>
            <w:sz w:val="28"/>
            <w:szCs w:val="28"/>
          </w:rPr>
          <w:t>5</w:t>
        </w:r>
      </w:ins>
      <w:r w:rsidRPr="000F2D03">
        <w:rPr>
          <w:rFonts w:ascii="Time s New Roman" w:hAnsi="Time s New Roman"/>
          <w:sz w:val="28"/>
          <w:szCs w:val="28"/>
          <w:lang w:val="vi-VN"/>
          <w:rPrChange w:id="2510" w:author="Tuan NV" w:date="2026-04-16T22:46:00Z" w16du:dateUtc="2026-04-16T15:46:00Z">
            <w:rPr>
              <w:rFonts w:ascii="Time s New Roman" w:hAnsi="Time s New Roman"/>
              <w:szCs w:val="26"/>
              <w:lang w:val="vi-VN"/>
            </w:rPr>
          </w:rPrChange>
        </w:rPr>
        <w:t xml:space="preserve">.1.1. </w:t>
      </w:r>
      <w:r w:rsidRPr="000F2D03">
        <w:rPr>
          <w:rFonts w:ascii="Time s New Roman" w:hAnsi="Time s New Roman"/>
          <w:sz w:val="28"/>
          <w:szCs w:val="28"/>
          <w:rPrChange w:id="2511" w:author="Tuan NV" w:date="2026-04-16T22:46:00Z" w16du:dateUtc="2026-04-16T15:46:00Z">
            <w:rPr>
              <w:rFonts w:ascii="Time s New Roman" w:hAnsi="Time s New Roman"/>
              <w:szCs w:val="26"/>
            </w:rPr>
          </w:rPrChange>
        </w:rPr>
        <w:t>Xem danh s</w:t>
      </w:r>
      <w:r w:rsidRPr="000F2D03">
        <w:rPr>
          <w:rFonts w:ascii="Time s New Roman" w:hAnsi="Time s New Roman" w:hint="eastAsia"/>
          <w:sz w:val="28"/>
          <w:szCs w:val="28"/>
          <w:rPrChange w:id="2512" w:author="Tuan NV" w:date="2026-04-16T22:46:00Z" w16du:dateUtc="2026-04-16T15:46:00Z">
            <w:rPr>
              <w:rFonts w:ascii="Time s New Roman" w:hAnsi="Time s New Roman" w:hint="eastAsia"/>
              <w:szCs w:val="26"/>
            </w:rPr>
          </w:rPrChange>
        </w:rPr>
        <w:t>á</w:t>
      </w:r>
      <w:r w:rsidRPr="000F2D03">
        <w:rPr>
          <w:rFonts w:ascii="Time s New Roman" w:hAnsi="Time s New Roman"/>
          <w:sz w:val="28"/>
          <w:szCs w:val="28"/>
          <w:rPrChange w:id="2513" w:author="Tuan NV" w:date="2026-04-16T22:46:00Z" w16du:dateUtc="2026-04-16T15:46:00Z">
            <w:rPr>
              <w:rFonts w:ascii="Time s New Roman" w:hAnsi="Time s New Roman"/>
              <w:szCs w:val="26"/>
            </w:rPr>
          </w:rPrChange>
        </w:rPr>
        <w:t>ch c</w:t>
      </w:r>
      <w:r w:rsidRPr="000F2D03">
        <w:rPr>
          <w:rFonts w:ascii="Time s New Roman" w:hAnsi="Time s New Roman" w:hint="eastAsia"/>
          <w:sz w:val="28"/>
          <w:szCs w:val="28"/>
          <w:rPrChange w:id="2514" w:author="Tuan NV" w:date="2026-04-16T22:46:00Z" w16du:dateUtc="2026-04-16T15:46:00Z">
            <w:rPr>
              <w:rFonts w:ascii="Time s New Roman" w:hAnsi="Time s New Roman" w:hint="eastAsia"/>
              <w:szCs w:val="26"/>
            </w:rPr>
          </w:rPrChange>
        </w:rPr>
        <w:t>á</w:t>
      </w:r>
      <w:r w:rsidRPr="000F2D03">
        <w:rPr>
          <w:rFonts w:ascii="Time s New Roman" w:hAnsi="Time s New Roman"/>
          <w:sz w:val="28"/>
          <w:szCs w:val="28"/>
          <w:rPrChange w:id="2515" w:author="Tuan NV" w:date="2026-04-16T22:46:00Z" w16du:dateUtc="2026-04-16T15:46:00Z">
            <w:rPr>
              <w:rFonts w:ascii="Time s New Roman" w:hAnsi="Time s New Roman"/>
              <w:szCs w:val="26"/>
            </w:rPr>
          </w:rPrChange>
        </w:rPr>
        <w:t>c nh</w:t>
      </w:r>
      <w:r w:rsidRPr="000F2D03">
        <w:rPr>
          <w:rFonts w:ascii="Time s New Roman" w:hAnsi="Time s New Roman" w:hint="eastAsia"/>
          <w:sz w:val="28"/>
          <w:szCs w:val="28"/>
          <w:rPrChange w:id="2516" w:author="Tuan NV" w:date="2026-04-16T22:46:00Z" w16du:dateUtc="2026-04-16T15:46:00Z">
            <w:rPr>
              <w:rFonts w:ascii="Time s New Roman" w:hAnsi="Time s New Roman" w:hint="eastAsia"/>
              <w:szCs w:val="26"/>
            </w:rPr>
          </w:rPrChange>
        </w:rPr>
        <w:t>à</w:t>
      </w:r>
      <w:r w:rsidRPr="000F2D03">
        <w:rPr>
          <w:rFonts w:ascii="Time s New Roman" w:hAnsi="Time s New Roman"/>
          <w:sz w:val="28"/>
          <w:szCs w:val="28"/>
          <w:rPrChange w:id="2517" w:author="Tuan NV" w:date="2026-04-16T22:46:00Z" w16du:dateUtc="2026-04-16T15:46:00Z">
            <w:rPr>
              <w:rFonts w:ascii="Time s New Roman" w:hAnsi="Time s New Roman"/>
              <w:szCs w:val="26"/>
            </w:rPr>
          </w:rPrChange>
        </w:rPr>
        <w:t xml:space="preserve"> cung cấp </w:t>
      </w:r>
      <w:r w:rsidRPr="000F2D03">
        <w:rPr>
          <w:rFonts w:ascii="Time s New Roman" w:hAnsi="Time s New Roman" w:hint="eastAsia"/>
          <w:sz w:val="28"/>
          <w:szCs w:val="28"/>
          <w:rPrChange w:id="2518" w:author="Tuan NV" w:date="2026-04-16T22:46:00Z" w16du:dateUtc="2026-04-16T15:46:00Z">
            <w:rPr>
              <w:rFonts w:ascii="Time s New Roman" w:hAnsi="Time s New Roman" w:hint="eastAsia"/>
              <w:szCs w:val="26"/>
            </w:rPr>
          </w:rPrChange>
        </w:rPr>
        <w:t>đ</w:t>
      </w:r>
      <w:r w:rsidRPr="000F2D03">
        <w:rPr>
          <w:rFonts w:ascii="Time s New Roman" w:hAnsi="Time s New Roman"/>
          <w:sz w:val="28"/>
          <w:szCs w:val="28"/>
          <w:rPrChange w:id="2519" w:author="Tuan NV" w:date="2026-04-16T22:46:00Z" w16du:dateUtc="2026-04-16T15:46:00Z">
            <w:rPr>
              <w:rFonts w:ascii="Time s New Roman" w:hAnsi="Time s New Roman"/>
              <w:szCs w:val="26"/>
            </w:rPr>
          </w:rPrChange>
        </w:rPr>
        <w:t xml:space="preserve">ang hoạt </w:t>
      </w:r>
      <w:r w:rsidRPr="000F2D03">
        <w:rPr>
          <w:rFonts w:ascii="Time s New Roman" w:hAnsi="Time s New Roman" w:hint="eastAsia"/>
          <w:sz w:val="28"/>
          <w:szCs w:val="28"/>
          <w:rPrChange w:id="2520" w:author="Tuan NV" w:date="2026-04-16T22:46:00Z" w16du:dateUtc="2026-04-16T15:46:00Z">
            <w:rPr>
              <w:rFonts w:ascii="Time s New Roman" w:hAnsi="Time s New Roman" w:hint="eastAsia"/>
              <w:szCs w:val="26"/>
            </w:rPr>
          </w:rPrChange>
        </w:rPr>
        <w:t>đ</w:t>
      </w:r>
      <w:r w:rsidRPr="000F2D03">
        <w:rPr>
          <w:rFonts w:ascii="Time s New Roman" w:hAnsi="Time s New Roman"/>
          <w:sz w:val="28"/>
          <w:szCs w:val="28"/>
          <w:rPrChange w:id="2521" w:author="Tuan NV" w:date="2026-04-16T22:46:00Z" w16du:dateUtc="2026-04-16T15:46:00Z">
            <w:rPr>
              <w:rFonts w:ascii="Time s New Roman" w:hAnsi="Time s New Roman"/>
              <w:szCs w:val="26"/>
            </w:rPr>
          </w:rPrChange>
        </w:rPr>
        <w:t>ộng (Trạng th</w:t>
      </w:r>
      <w:r w:rsidRPr="000F2D03">
        <w:rPr>
          <w:rFonts w:ascii="Time s New Roman" w:hAnsi="Time s New Roman" w:hint="eastAsia"/>
          <w:sz w:val="28"/>
          <w:szCs w:val="28"/>
          <w:rPrChange w:id="2522" w:author="Tuan NV" w:date="2026-04-16T22:46:00Z" w16du:dateUtc="2026-04-16T15:46:00Z">
            <w:rPr>
              <w:rFonts w:ascii="Time s New Roman" w:hAnsi="Time s New Roman" w:hint="eastAsia"/>
              <w:szCs w:val="26"/>
            </w:rPr>
          </w:rPrChange>
        </w:rPr>
        <w:t>á</w:t>
      </w:r>
      <w:r w:rsidRPr="000F2D03">
        <w:rPr>
          <w:rFonts w:ascii="Time s New Roman" w:hAnsi="Time s New Roman"/>
          <w:sz w:val="28"/>
          <w:szCs w:val="28"/>
          <w:rPrChange w:id="2523" w:author="Tuan NV" w:date="2026-04-16T22:46:00Z" w16du:dateUtc="2026-04-16T15:46:00Z">
            <w:rPr>
              <w:rFonts w:ascii="Time s New Roman" w:hAnsi="Time s New Roman"/>
              <w:szCs w:val="26"/>
            </w:rPr>
          </w:rPrChange>
        </w:rPr>
        <w:t>i = 1)</w:t>
      </w:r>
      <w:bookmarkEnd w:id="2505"/>
      <w:bookmarkEnd w:id="2506"/>
    </w:p>
    <w:p w14:paraId="26DBEC0C" w14:textId="77777777" w:rsidR="00CA7A91" w:rsidRPr="001F04C9" w:rsidRDefault="00CA7A91" w:rsidP="00664455">
      <w:pPr>
        <w:pStyle w:val="ListParagraph"/>
        <w:autoSpaceDE w:val="0"/>
        <w:autoSpaceDN w:val="0"/>
        <w:adjustRightInd w:val="0"/>
        <w:spacing w:after="0" w:line="312" w:lineRule="auto"/>
        <w:ind w:left="1440"/>
        <w:rPr>
          <w:rFonts w:ascii="Time s New Roman" w:hAnsi="Time s New Roman" w:cs="Cascadia Mono"/>
          <w:color w:val="000000"/>
          <w:sz w:val="26"/>
          <w:szCs w:val="26"/>
          <w:highlight w:val="white"/>
        </w:rPr>
      </w:pPr>
      <w:r w:rsidRPr="001F04C9">
        <w:rPr>
          <w:rFonts w:ascii="Time s New Roman" w:hAnsi="Time s New Roman" w:cs="Cascadia Mono"/>
          <w:color w:val="0000FF"/>
          <w:sz w:val="26"/>
          <w:szCs w:val="26"/>
          <w:highlight w:val="white"/>
        </w:rPr>
        <w:t>SELECT</w:t>
      </w:r>
      <w:r w:rsidRPr="001F04C9">
        <w:rPr>
          <w:rFonts w:ascii="Time s New Roman" w:hAnsi="Time s New Roman" w:cs="Cascadia Mono"/>
          <w:color w:val="000000"/>
          <w:sz w:val="26"/>
          <w:szCs w:val="26"/>
          <w:highlight w:val="white"/>
        </w:rPr>
        <w:t xml:space="preserve"> MaNCC</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TenNCC</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DienThoai</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QuocGia </w:t>
      </w:r>
    </w:p>
    <w:p w14:paraId="5DFB5888" w14:textId="77777777" w:rsidR="00CA7A91" w:rsidRPr="001F04C9" w:rsidRDefault="00CA7A91" w:rsidP="00664455">
      <w:pPr>
        <w:pStyle w:val="ListParagraph"/>
        <w:autoSpaceDE w:val="0"/>
        <w:autoSpaceDN w:val="0"/>
        <w:adjustRightInd w:val="0"/>
        <w:spacing w:after="0" w:line="312" w:lineRule="auto"/>
        <w:ind w:left="1440"/>
        <w:rPr>
          <w:rFonts w:ascii="Time s New Roman" w:hAnsi="Time s New Roman" w:cs="Cascadia Mono"/>
          <w:color w:val="000000"/>
          <w:sz w:val="26"/>
          <w:szCs w:val="26"/>
          <w:highlight w:val="white"/>
        </w:rPr>
      </w:pPr>
      <w:r w:rsidRPr="001F04C9">
        <w:rPr>
          <w:rFonts w:ascii="Time s New Roman" w:hAnsi="Time s New Roman" w:cs="Cascadia Mono"/>
          <w:color w:val="0000FF"/>
          <w:sz w:val="26"/>
          <w:szCs w:val="26"/>
          <w:highlight w:val="white"/>
        </w:rPr>
        <w:t>FROM</w:t>
      </w:r>
      <w:r w:rsidRPr="001F04C9">
        <w:rPr>
          <w:rFonts w:ascii="Time s New Roman" w:hAnsi="Time s New Roman" w:cs="Cascadia Mono"/>
          <w:color w:val="000000"/>
          <w:sz w:val="26"/>
          <w:szCs w:val="26"/>
          <w:highlight w:val="white"/>
        </w:rPr>
        <w:t xml:space="preserve"> NHA_CUNG_CAP </w:t>
      </w:r>
    </w:p>
    <w:p w14:paraId="0E804F46" w14:textId="77777777" w:rsidR="00CA7A91" w:rsidRPr="001F04C9" w:rsidDel="000F2D03" w:rsidRDefault="00CA7A91" w:rsidP="00664455">
      <w:pPr>
        <w:pStyle w:val="ListParagraph"/>
        <w:autoSpaceDE w:val="0"/>
        <w:autoSpaceDN w:val="0"/>
        <w:adjustRightInd w:val="0"/>
        <w:spacing w:after="0" w:line="312" w:lineRule="auto"/>
        <w:ind w:left="1440"/>
        <w:rPr>
          <w:del w:id="2524" w:author="Tuan NV" w:date="2026-04-16T22:46:00Z" w16du:dateUtc="2026-04-16T15:46:00Z"/>
          <w:rFonts w:ascii="Time s New Roman" w:hAnsi="Time s New Roman" w:cs="Cascadia Mono"/>
          <w:color w:val="808080"/>
          <w:sz w:val="26"/>
          <w:szCs w:val="26"/>
          <w:highlight w:val="white"/>
        </w:rPr>
      </w:pPr>
      <w:r w:rsidRPr="001F04C9">
        <w:rPr>
          <w:rFonts w:ascii="Time s New Roman" w:hAnsi="Time s New Roman" w:cs="Cascadia Mono"/>
          <w:color w:val="0000FF"/>
          <w:sz w:val="26"/>
          <w:szCs w:val="26"/>
          <w:highlight w:val="white"/>
        </w:rPr>
        <w:t>WHERE</w:t>
      </w:r>
      <w:r w:rsidRPr="001F04C9">
        <w:rPr>
          <w:rFonts w:ascii="Time s New Roman" w:hAnsi="Time s New Roman" w:cs="Cascadia Mono"/>
          <w:color w:val="000000"/>
          <w:sz w:val="26"/>
          <w:szCs w:val="26"/>
          <w:highlight w:val="white"/>
        </w:rPr>
        <w:t xml:space="preserve"> TrangThai </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1</w:t>
      </w:r>
      <w:r w:rsidRPr="001F04C9">
        <w:rPr>
          <w:rFonts w:ascii="Time s New Roman" w:hAnsi="Time s New Roman" w:cs="Cascadia Mono"/>
          <w:color w:val="808080"/>
          <w:sz w:val="26"/>
          <w:szCs w:val="26"/>
          <w:highlight w:val="white"/>
        </w:rPr>
        <w:t>;</w:t>
      </w:r>
    </w:p>
    <w:p w14:paraId="6B6DD930" w14:textId="77777777" w:rsidR="00CA7A91" w:rsidRPr="000F2D03" w:rsidRDefault="00CA7A91">
      <w:pPr>
        <w:pStyle w:val="ListParagraph"/>
        <w:autoSpaceDE w:val="0"/>
        <w:autoSpaceDN w:val="0"/>
        <w:adjustRightInd w:val="0"/>
        <w:spacing w:after="0" w:line="312" w:lineRule="auto"/>
        <w:ind w:left="1440"/>
        <w:rPr>
          <w:highlight w:val="white"/>
          <w:lang w:val="vi-VN"/>
          <w:rPrChange w:id="2525" w:author="Tuan NV" w:date="2026-04-16T22:46:00Z" w16du:dateUtc="2026-04-16T15:46:00Z">
            <w:rPr>
              <w:rFonts w:ascii="Time s New Roman" w:hAnsi="Time s New Roman" w:cs="Cascadia Mono"/>
              <w:color w:val="000000"/>
              <w:sz w:val="26"/>
              <w:szCs w:val="26"/>
              <w:highlight w:val="white"/>
            </w:rPr>
          </w:rPrChange>
        </w:rPr>
        <w:pPrChange w:id="2526" w:author="Tuan NV" w:date="2026-04-16T22:46:00Z" w16du:dateUtc="2026-04-16T15:46:00Z">
          <w:pPr>
            <w:pStyle w:val="ListParagraph"/>
            <w:autoSpaceDE w:val="0"/>
            <w:autoSpaceDN w:val="0"/>
            <w:adjustRightInd w:val="0"/>
            <w:spacing w:after="0" w:line="312" w:lineRule="auto"/>
          </w:pPr>
        </w:pPrChange>
      </w:pPr>
    </w:p>
    <w:p w14:paraId="7031FF72" w14:textId="7A6794D5" w:rsidR="00CA7A91" w:rsidRPr="000F2D03" w:rsidRDefault="00CA7A91" w:rsidP="00664455">
      <w:pPr>
        <w:pStyle w:val="Heading3"/>
        <w:spacing w:line="312" w:lineRule="auto"/>
        <w:ind w:left="0"/>
        <w:rPr>
          <w:rFonts w:ascii="Time s New Roman" w:hAnsi="Time s New Roman"/>
          <w:sz w:val="28"/>
          <w:szCs w:val="28"/>
          <w:rPrChange w:id="2527" w:author="Tuan NV" w:date="2026-04-16T22:46:00Z" w16du:dateUtc="2026-04-16T15:46:00Z">
            <w:rPr>
              <w:rFonts w:ascii="Time s New Roman" w:hAnsi="Time s New Roman"/>
              <w:szCs w:val="26"/>
            </w:rPr>
          </w:rPrChange>
        </w:rPr>
      </w:pPr>
      <w:bookmarkStart w:id="2528" w:name="_Toc227255640"/>
      <w:bookmarkStart w:id="2529" w:name="_Toc227272717"/>
      <w:del w:id="2530" w:author="Tuan NV" w:date="2026-04-16T23:45:00Z" w16du:dateUtc="2026-04-16T16:45:00Z">
        <w:r w:rsidRPr="000F2D03" w:rsidDel="00E07F26">
          <w:rPr>
            <w:rFonts w:ascii="Time s New Roman" w:hAnsi="Time s New Roman"/>
            <w:sz w:val="28"/>
            <w:szCs w:val="28"/>
            <w:rPrChange w:id="2531" w:author="Tuan NV" w:date="2026-04-16T22:46:00Z" w16du:dateUtc="2026-04-16T15:46:00Z">
              <w:rPr>
                <w:rFonts w:ascii="Time s New Roman" w:hAnsi="Time s New Roman"/>
                <w:szCs w:val="26"/>
              </w:rPr>
            </w:rPrChange>
          </w:rPr>
          <w:delText>6</w:delText>
        </w:r>
      </w:del>
      <w:ins w:id="2532" w:author="Tuan NV" w:date="2026-04-16T23:45:00Z" w16du:dateUtc="2026-04-16T16:45:00Z">
        <w:r w:rsidR="00E07F26">
          <w:rPr>
            <w:rFonts w:ascii="Time s New Roman" w:hAnsi="Time s New Roman"/>
            <w:sz w:val="28"/>
            <w:szCs w:val="28"/>
          </w:rPr>
          <w:t>5</w:t>
        </w:r>
      </w:ins>
      <w:r w:rsidRPr="000F2D03">
        <w:rPr>
          <w:rFonts w:ascii="Time s New Roman" w:hAnsi="Time s New Roman"/>
          <w:sz w:val="28"/>
          <w:szCs w:val="28"/>
          <w:lang w:val="vi-VN"/>
          <w:rPrChange w:id="2533" w:author="Tuan NV" w:date="2026-04-16T22:46:00Z" w16du:dateUtc="2026-04-16T15:46:00Z">
            <w:rPr>
              <w:rFonts w:ascii="Time s New Roman" w:hAnsi="Time s New Roman"/>
              <w:szCs w:val="26"/>
              <w:lang w:val="vi-VN"/>
            </w:rPr>
          </w:rPrChange>
        </w:rPr>
        <w:t xml:space="preserve">.1.2. </w:t>
      </w:r>
      <w:r w:rsidRPr="000F2D03">
        <w:rPr>
          <w:rFonts w:ascii="Time s New Roman" w:hAnsi="Time s New Roman"/>
          <w:sz w:val="28"/>
          <w:szCs w:val="28"/>
          <w:rPrChange w:id="2534" w:author="Tuan NV" w:date="2026-04-16T22:46:00Z" w16du:dateUtc="2026-04-16T15:46:00Z">
            <w:rPr>
              <w:rFonts w:ascii="Time s New Roman" w:hAnsi="Time s New Roman"/>
              <w:szCs w:val="26"/>
            </w:rPr>
          </w:rPrChange>
        </w:rPr>
        <w:t>T</w:t>
      </w:r>
      <w:r w:rsidRPr="000F2D03">
        <w:rPr>
          <w:rFonts w:ascii="Time s New Roman" w:hAnsi="Time s New Roman" w:hint="eastAsia"/>
          <w:sz w:val="28"/>
          <w:szCs w:val="28"/>
          <w:rPrChange w:id="2535" w:author="Tuan NV" w:date="2026-04-16T22:46:00Z" w16du:dateUtc="2026-04-16T15:46:00Z">
            <w:rPr>
              <w:rFonts w:ascii="Time s New Roman" w:hAnsi="Time s New Roman" w:hint="eastAsia"/>
              <w:szCs w:val="26"/>
            </w:rPr>
          </w:rPrChange>
        </w:rPr>
        <w:t>ì</w:t>
      </w:r>
      <w:r w:rsidRPr="000F2D03">
        <w:rPr>
          <w:rFonts w:ascii="Time s New Roman" w:hAnsi="Time s New Roman"/>
          <w:sz w:val="28"/>
          <w:szCs w:val="28"/>
          <w:rPrChange w:id="2536" w:author="Tuan NV" w:date="2026-04-16T22:46:00Z" w16du:dateUtc="2026-04-16T15:46:00Z">
            <w:rPr>
              <w:rFonts w:ascii="Time s New Roman" w:hAnsi="Time s New Roman"/>
              <w:szCs w:val="26"/>
            </w:rPr>
          </w:rPrChange>
        </w:rPr>
        <w:t>m c</w:t>
      </w:r>
      <w:r w:rsidRPr="000F2D03">
        <w:rPr>
          <w:rFonts w:ascii="Time s New Roman" w:hAnsi="Time s New Roman" w:hint="eastAsia"/>
          <w:sz w:val="28"/>
          <w:szCs w:val="28"/>
          <w:rPrChange w:id="2537" w:author="Tuan NV" w:date="2026-04-16T22:46:00Z" w16du:dateUtc="2026-04-16T15:46:00Z">
            <w:rPr>
              <w:rFonts w:ascii="Time s New Roman" w:hAnsi="Time s New Roman" w:hint="eastAsia"/>
              <w:szCs w:val="26"/>
            </w:rPr>
          </w:rPrChange>
        </w:rPr>
        <w:t>á</w:t>
      </w:r>
      <w:r w:rsidRPr="000F2D03">
        <w:rPr>
          <w:rFonts w:ascii="Time s New Roman" w:hAnsi="Time s New Roman"/>
          <w:sz w:val="28"/>
          <w:szCs w:val="28"/>
          <w:rPrChange w:id="2538" w:author="Tuan NV" w:date="2026-04-16T22:46:00Z" w16du:dateUtc="2026-04-16T15:46:00Z">
            <w:rPr>
              <w:rFonts w:ascii="Time s New Roman" w:hAnsi="Time s New Roman"/>
              <w:szCs w:val="26"/>
            </w:rPr>
          </w:rPrChange>
        </w:rPr>
        <w:t>c kh</w:t>
      </w:r>
      <w:r w:rsidRPr="000F2D03">
        <w:rPr>
          <w:rFonts w:ascii="Time s New Roman" w:hAnsi="Time s New Roman" w:hint="eastAsia"/>
          <w:sz w:val="28"/>
          <w:szCs w:val="28"/>
          <w:rPrChange w:id="2539" w:author="Tuan NV" w:date="2026-04-16T22:46:00Z" w16du:dateUtc="2026-04-16T15:46:00Z">
            <w:rPr>
              <w:rFonts w:ascii="Time s New Roman" w:hAnsi="Time s New Roman" w:hint="eastAsia"/>
              <w:szCs w:val="26"/>
            </w:rPr>
          </w:rPrChange>
        </w:rPr>
        <w:t>á</w:t>
      </w:r>
      <w:r w:rsidRPr="000F2D03">
        <w:rPr>
          <w:rFonts w:ascii="Time s New Roman" w:hAnsi="Time s New Roman"/>
          <w:sz w:val="28"/>
          <w:szCs w:val="28"/>
          <w:rPrChange w:id="2540" w:author="Tuan NV" w:date="2026-04-16T22:46:00Z" w16du:dateUtc="2026-04-16T15:46:00Z">
            <w:rPr>
              <w:rFonts w:ascii="Time s New Roman" w:hAnsi="Time s New Roman"/>
              <w:szCs w:val="26"/>
            </w:rPr>
          </w:rPrChange>
        </w:rPr>
        <w:t>ch h</w:t>
      </w:r>
      <w:r w:rsidRPr="000F2D03">
        <w:rPr>
          <w:rFonts w:ascii="Time s New Roman" w:hAnsi="Time s New Roman" w:hint="eastAsia"/>
          <w:sz w:val="28"/>
          <w:szCs w:val="28"/>
          <w:rPrChange w:id="2541" w:author="Tuan NV" w:date="2026-04-16T22:46:00Z" w16du:dateUtc="2026-04-16T15:46:00Z">
            <w:rPr>
              <w:rFonts w:ascii="Time s New Roman" w:hAnsi="Time s New Roman" w:hint="eastAsia"/>
              <w:szCs w:val="26"/>
            </w:rPr>
          </w:rPrChange>
        </w:rPr>
        <w:t>à</w:t>
      </w:r>
      <w:r w:rsidRPr="000F2D03">
        <w:rPr>
          <w:rFonts w:ascii="Time s New Roman" w:hAnsi="Time s New Roman"/>
          <w:sz w:val="28"/>
          <w:szCs w:val="28"/>
          <w:rPrChange w:id="2542" w:author="Tuan NV" w:date="2026-04-16T22:46:00Z" w16du:dateUtc="2026-04-16T15:46:00Z">
            <w:rPr>
              <w:rFonts w:ascii="Time s New Roman" w:hAnsi="Time s New Roman"/>
              <w:szCs w:val="26"/>
            </w:rPr>
          </w:rPrChange>
        </w:rPr>
        <w:t>ng thuộc loại 'Doanh nghiệp'</w:t>
      </w:r>
      <w:bookmarkEnd w:id="2528"/>
      <w:bookmarkEnd w:id="2529"/>
    </w:p>
    <w:p w14:paraId="49219FBD" w14:textId="77777777" w:rsidR="00CA7A91" w:rsidRPr="001F04C9" w:rsidRDefault="00CA7A91" w:rsidP="00664455">
      <w:pPr>
        <w:pStyle w:val="ListParagraph"/>
        <w:autoSpaceDE w:val="0"/>
        <w:autoSpaceDN w:val="0"/>
        <w:adjustRightInd w:val="0"/>
        <w:spacing w:after="0" w:line="312" w:lineRule="auto"/>
        <w:ind w:left="1440"/>
        <w:rPr>
          <w:rFonts w:ascii="Time s New Roman" w:hAnsi="Time s New Roman" w:cs="Cascadia Mono"/>
          <w:color w:val="000000"/>
          <w:sz w:val="26"/>
          <w:szCs w:val="26"/>
          <w:highlight w:val="white"/>
        </w:rPr>
      </w:pPr>
      <w:r w:rsidRPr="001F04C9">
        <w:rPr>
          <w:rFonts w:ascii="Time s New Roman" w:hAnsi="Time s New Roman" w:cs="Cascadia Mono"/>
          <w:color w:val="0000FF"/>
          <w:sz w:val="26"/>
          <w:szCs w:val="26"/>
          <w:highlight w:val="white"/>
        </w:rPr>
        <w:t>SELECT</w:t>
      </w:r>
      <w:r w:rsidRPr="001F04C9">
        <w:rPr>
          <w:rFonts w:ascii="Time s New Roman" w:hAnsi="Time s New Roman" w:cs="Cascadia Mono"/>
          <w:color w:val="000000"/>
          <w:sz w:val="26"/>
          <w:szCs w:val="26"/>
          <w:highlight w:val="white"/>
        </w:rPr>
        <w:t xml:space="preserve"> MaKH</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TenKH</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DiaChi</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DienThoai </w:t>
      </w:r>
    </w:p>
    <w:p w14:paraId="29FA0215" w14:textId="77777777" w:rsidR="00CA7A91" w:rsidRPr="001F04C9" w:rsidRDefault="00CA7A91" w:rsidP="00664455">
      <w:pPr>
        <w:pStyle w:val="ListParagraph"/>
        <w:autoSpaceDE w:val="0"/>
        <w:autoSpaceDN w:val="0"/>
        <w:adjustRightInd w:val="0"/>
        <w:spacing w:after="0" w:line="312" w:lineRule="auto"/>
        <w:ind w:left="1440"/>
        <w:rPr>
          <w:rFonts w:ascii="Time s New Roman" w:hAnsi="Time s New Roman" w:cs="Cascadia Mono"/>
          <w:color w:val="000000"/>
          <w:sz w:val="26"/>
          <w:szCs w:val="26"/>
          <w:highlight w:val="white"/>
        </w:rPr>
      </w:pPr>
      <w:r w:rsidRPr="001F04C9">
        <w:rPr>
          <w:rFonts w:ascii="Time s New Roman" w:hAnsi="Time s New Roman" w:cs="Cascadia Mono"/>
          <w:color w:val="0000FF"/>
          <w:sz w:val="26"/>
          <w:szCs w:val="26"/>
          <w:highlight w:val="white"/>
        </w:rPr>
        <w:t>FROM</w:t>
      </w:r>
      <w:r w:rsidRPr="001F04C9">
        <w:rPr>
          <w:rFonts w:ascii="Time s New Roman" w:hAnsi="Time s New Roman" w:cs="Cascadia Mono"/>
          <w:color w:val="000000"/>
          <w:sz w:val="26"/>
          <w:szCs w:val="26"/>
          <w:highlight w:val="white"/>
        </w:rPr>
        <w:t xml:space="preserve"> KHACH_HANG </w:t>
      </w:r>
    </w:p>
    <w:p w14:paraId="5599AD42" w14:textId="486CB3AA" w:rsidR="00CA7A91" w:rsidRPr="001F04C9" w:rsidRDefault="00CA7A91" w:rsidP="005472F5">
      <w:pPr>
        <w:pStyle w:val="ListParagraph"/>
        <w:spacing w:line="312" w:lineRule="auto"/>
        <w:ind w:left="1440"/>
        <w:jc w:val="both"/>
        <w:rPr>
          <w:rFonts w:ascii="Time s New Roman" w:hAnsi="Time s New Roman" w:cs="Cascadia Mono"/>
          <w:color w:val="808080"/>
          <w:sz w:val="26"/>
          <w:szCs w:val="26"/>
          <w:lang w:val="vi-VN"/>
        </w:rPr>
      </w:pPr>
      <w:r w:rsidRPr="001F04C9">
        <w:rPr>
          <w:rFonts w:ascii="Time s New Roman" w:hAnsi="Time s New Roman" w:cs="Cascadia Mono"/>
          <w:color w:val="0000FF"/>
          <w:sz w:val="26"/>
          <w:szCs w:val="26"/>
          <w:highlight w:val="white"/>
        </w:rPr>
        <w:t>WHERE</w:t>
      </w:r>
      <w:r w:rsidRPr="001F04C9">
        <w:rPr>
          <w:rFonts w:ascii="Time s New Roman" w:hAnsi="Time s New Roman" w:cs="Cascadia Mono"/>
          <w:color w:val="000000"/>
          <w:sz w:val="26"/>
          <w:szCs w:val="26"/>
          <w:highlight w:val="white"/>
        </w:rPr>
        <w:t xml:space="preserve"> LoaiKH </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w:t>
      </w:r>
      <w:r w:rsidRPr="001F04C9">
        <w:rPr>
          <w:rFonts w:ascii="Time s New Roman" w:hAnsi="Time s New Roman" w:cs="Cascadia Mono"/>
          <w:color w:val="FF0000"/>
          <w:sz w:val="26"/>
          <w:szCs w:val="26"/>
          <w:highlight w:val="white"/>
        </w:rPr>
        <w:t>'Doanh nghiep'</w:t>
      </w:r>
      <w:r w:rsidRPr="001F04C9">
        <w:rPr>
          <w:rFonts w:ascii="Time s New Roman" w:hAnsi="Time s New Roman" w:cs="Cascadia Mono"/>
          <w:color w:val="808080"/>
          <w:sz w:val="26"/>
          <w:szCs w:val="26"/>
          <w:highlight w:val="white"/>
        </w:rPr>
        <w:t>;</w:t>
      </w:r>
    </w:p>
    <w:p w14:paraId="03989B77" w14:textId="5C8DD6E6" w:rsidR="00CA7A91" w:rsidRPr="000F2D03" w:rsidRDefault="00CA7A91" w:rsidP="00664455">
      <w:pPr>
        <w:pStyle w:val="Heading2"/>
        <w:spacing w:line="312" w:lineRule="auto"/>
        <w:rPr>
          <w:rFonts w:ascii="Time s New Roman" w:hAnsi="Time s New Roman"/>
          <w:sz w:val="28"/>
          <w:szCs w:val="28"/>
          <w:rPrChange w:id="2543" w:author="Tuan NV" w:date="2026-04-16T22:46:00Z" w16du:dateUtc="2026-04-16T15:46:00Z">
            <w:rPr>
              <w:rFonts w:ascii="Time s New Roman" w:hAnsi="Time s New Roman"/>
            </w:rPr>
          </w:rPrChange>
        </w:rPr>
      </w:pPr>
      <w:bookmarkStart w:id="2544" w:name="_Toc227272718"/>
      <w:bookmarkStart w:id="2545" w:name="_Toc227255641"/>
      <w:del w:id="2546" w:author="Tuan NV" w:date="2026-04-16T23:45:00Z" w16du:dateUtc="2026-04-16T16:45:00Z">
        <w:r w:rsidRPr="000F2D03" w:rsidDel="00E07F26">
          <w:rPr>
            <w:rFonts w:ascii="Time s New Roman" w:hAnsi="Time s New Roman"/>
            <w:sz w:val="28"/>
            <w:szCs w:val="28"/>
            <w:rPrChange w:id="2547" w:author="Tuan NV" w:date="2026-04-16T22:46:00Z" w16du:dateUtc="2026-04-16T15:46:00Z">
              <w:rPr>
                <w:rFonts w:ascii="Time s New Roman" w:hAnsi="Time s New Roman"/>
              </w:rPr>
            </w:rPrChange>
          </w:rPr>
          <w:delText>6</w:delText>
        </w:r>
      </w:del>
      <w:ins w:id="2548" w:author="Tuan NV" w:date="2026-04-16T23:45:00Z" w16du:dateUtc="2026-04-16T16:45:00Z">
        <w:r w:rsidR="00E07F26">
          <w:rPr>
            <w:rFonts w:ascii="Time s New Roman" w:hAnsi="Time s New Roman"/>
            <w:sz w:val="28"/>
            <w:szCs w:val="28"/>
          </w:rPr>
          <w:t>5</w:t>
        </w:r>
      </w:ins>
      <w:r w:rsidRPr="000F2D03">
        <w:rPr>
          <w:rFonts w:ascii="Time s New Roman" w:hAnsi="Time s New Roman"/>
          <w:sz w:val="28"/>
          <w:szCs w:val="28"/>
          <w:lang w:val="vi-VN"/>
          <w:rPrChange w:id="2549" w:author="Tuan NV" w:date="2026-04-16T22:46:00Z" w16du:dateUtc="2026-04-16T15:46:00Z">
            <w:rPr>
              <w:rFonts w:ascii="Time s New Roman" w:hAnsi="Time s New Roman"/>
              <w:lang w:val="vi-VN"/>
            </w:rPr>
          </w:rPrChange>
        </w:rPr>
        <w:t>.2</w:t>
      </w:r>
      <w:r w:rsidRPr="000F2D03">
        <w:rPr>
          <w:rFonts w:ascii="Time s New Roman" w:hAnsi="Time s New Roman"/>
          <w:sz w:val="28"/>
          <w:szCs w:val="28"/>
          <w:rPrChange w:id="2550" w:author="Tuan NV" w:date="2026-04-16T22:46:00Z" w16du:dateUtc="2026-04-16T15:46:00Z">
            <w:rPr>
              <w:rFonts w:ascii="Time s New Roman" w:hAnsi="Time s New Roman"/>
            </w:rPr>
          </w:rPrChange>
        </w:rPr>
        <w:t>. 03 c</w:t>
      </w:r>
      <w:r w:rsidRPr="000F2D03">
        <w:rPr>
          <w:rFonts w:ascii="Time s New Roman" w:hAnsi="Time s New Roman" w:hint="eastAsia"/>
          <w:sz w:val="28"/>
          <w:szCs w:val="28"/>
          <w:rPrChange w:id="2551" w:author="Tuan NV" w:date="2026-04-16T22:46:00Z" w16du:dateUtc="2026-04-16T15:46:00Z">
            <w:rPr>
              <w:rFonts w:ascii="Time s New Roman" w:hAnsi="Time s New Roman" w:hint="eastAsia"/>
            </w:rPr>
          </w:rPrChange>
        </w:rPr>
        <w:t>â</w:t>
      </w:r>
      <w:r w:rsidRPr="000F2D03">
        <w:rPr>
          <w:rFonts w:ascii="Time s New Roman" w:hAnsi="Time s New Roman"/>
          <w:sz w:val="28"/>
          <w:szCs w:val="28"/>
          <w:rPrChange w:id="2552" w:author="Tuan NV" w:date="2026-04-16T22:46:00Z" w16du:dateUtc="2026-04-16T15:46:00Z">
            <w:rPr>
              <w:rFonts w:ascii="Time s New Roman" w:hAnsi="Time s New Roman"/>
            </w:rPr>
          </w:rPrChange>
        </w:rPr>
        <w:t>u lệnh gồm SELECT c</w:t>
      </w:r>
      <w:r w:rsidRPr="000F2D03">
        <w:rPr>
          <w:rFonts w:ascii="Time s New Roman" w:hAnsi="Time s New Roman" w:hint="eastAsia"/>
          <w:sz w:val="28"/>
          <w:szCs w:val="28"/>
          <w:rPrChange w:id="2553" w:author="Tuan NV" w:date="2026-04-16T22:46:00Z" w16du:dateUtc="2026-04-16T15:46:00Z">
            <w:rPr>
              <w:rFonts w:ascii="Time s New Roman" w:hAnsi="Time s New Roman" w:hint="eastAsia"/>
            </w:rPr>
          </w:rPrChange>
        </w:rPr>
        <w:t>ó</w:t>
      </w:r>
      <w:r w:rsidRPr="000F2D03">
        <w:rPr>
          <w:rFonts w:ascii="Time s New Roman" w:hAnsi="Time s New Roman"/>
          <w:sz w:val="28"/>
          <w:szCs w:val="28"/>
          <w:rPrChange w:id="2554" w:author="Tuan NV" w:date="2026-04-16T22:46:00Z" w16du:dateUtc="2026-04-16T15:46:00Z">
            <w:rPr>
              <w:rFonts w:ascii="Time s New Roman" w:hAnsi="Time s New Roman"/>
            </w:rPr>
          </w:rPrChange>
        </w:rPr>
        <w:t xml:space="preserve"> </w:t>
      </w:r>
      <w:r w:rsidRPr="000F2D03">
        <w:rPr>
          <w:rFonts w:ascii="Time s New Roman" w:hAnsi="Time s New Roman" w:hint="eastAsia"/>
          <w:sz w:val="28"/>
          <w:szCs w:val="28"/>
          <w:rPrChange w:id="2555" w:author="Tuan NV" w:date="2026-04-16T22:46:00Z" w16du:dateUtc="2026-04-16T15:46:00Z">
            <w:rPr>
              <w:rFonts w:ascii="Time s New Roman" w:hAnsi="Time s New Roman" w:hint="eastAsia"/>
            </w:rPr>
          </w:rPrChange>
        </w:rPr>
        <w:t>đ</w:t>
      </w:r>
      <w:r w:rsidRPr="000F2D03">
        <w:rPr>
          <w:rFonts w:ascii="Time s New Roman" w:hAnsi="Time s New Roman"/>
          <w:sz w:val="28"/>
          <w:szCs w:val="28"/>
          <w:rPrChange w:id="2556" w:author="Tuan NV" w:date="2026-04-16T22:46:00Z" w16du:dateUtc="2026-04-16T15:46:00Z">
            <w:rPr>
              <w:rFonts w:ascii="Time s New Roman" w:hAnsi="Time s New Roman"/>
            </w:rPr>
          </w:rPrChange>
        </w:rPr>
        <w:t>iều kiện tr</w:t>
      </w:r>
      <w:r w:rsidRPr="000F2D03">
        <w:rPr>
          <w:rFonts w:ascii="Time s New Roman" w:hAnsi="Time s New Roman" w:hint="eastAsia"/>
          <w:sz w:val="28"/>
          <w:szCs w:val="28"/>
          <w:rPrChange w:id="2557" w:author="Tuan NV" w:date="2026-04-16T22:46:00Z" w16du:dateUtc="2026-04-16T15:46:00Z">
            <w:rPr>
              <w:rFonts w:ascii="Time s New Roman" w:hAnsi="Time s New Roman" w:hint="eastAsia"/>
            </w:rPr>
          </w:rPrChange>
        </w:rPr>
        <w:t>ê</w:t>
      </w:r>
      <w:r w:rsidRPr="000F2D03">
        <w:rPr>
          <w:rFonts w:ascii="Time s New Roman" w:hAnsi="Time s New Roman"/>
          <w:sz w:val="28"/>
          <w:szCs w:val="28"/>
          <w:rPrChange w:id="2558" w:author="Tuan NV" w:date="2026-04-16T22:46:00Z" w16du:dateUtc="2026-04-16T15:46:00Z">
            <w:rPr>
              <w:rFonts w:ascii="Time s New Roman" w:hAnsi="Time s New Roman"/>
            </w:rPr>
          </w:rPrChange>
        </w:rPr>
        <w:t xml:space="preserve">n hai </w:t>
      </w:r>
      <w:r w:rsidR="00182EC1" w:rsidRPr="000F2D03">
        <w:rPr>
          <w:rFonts w:ascii="Time s New Roman" w:hAnsi="Time s New Roman"/>
          <w:sz w:val="28"/>
          <w:szCs w:val="28"/>
          <w:rPrChange w:id="2559" w:author="Tuan NV" w:date="2026-04-16T22:46:00Z" w16du:dateUtc="2026-04-16T15:46:00Z">
            <w:rPr>
              <w:rFonts w:ascii="Time s New Roman" w:hAnsi="Time s New Roman"/>
            </w:rPr>
          </w:rPrChange>
        </w:rPr>
        <w:t>Bảng</w:t>
      </w:r>
      <w:bookmarkEnd w:id="2544"/>
      <w:r w:rsidR="00182EC1" w:rsidRPr="000F2D03">
        <w:rPr>
          <w:rFonts w:ascii="Time s New Roman" w:hAnsi="Time s New Roman"/>
          <w:sz w:val="28"/>
          <w:szCs w:val="28"/>
          <w:rPrChange w:id="2560" w:author="Tuan NV" w:date="2026-04-16T22:46:00Z" w16du:dateUtc="2026-04-16T15:46:00Z">
            <w:rPr>
              <w:rFonts w:ascii="Time s New Roman" w:hAnsi="Time s New Roman"/>
            </w:rPr>
          </w:rPrChange>
        </w:rPr>
        <w:t xml:space="preserve"> </w:t>
      </w:r>
      <w:bookmarkEnd w:id="2545"/>
    </w:p>
    <w:p w14:paraId="1090D995" w14:textId="156D7AD4" w:rsidR="00CA7A91" w:rsidRPr="000F2D03" w:rsidRDefault="00CA7A91" w:rsidP="00664455">
      <w:pPr>
        <w:pStyle w:val="Heading3"/>
        <w:spacing w:line="312" w:lineRule="auto"/>
        <w:ind w:left="0"/>
        <w:rPr>
          <w:rFonts w:ascii="Time s New Roman" w:hAnsi="Time s New Roman"/>
          <w:sz w:val="28"/>
          <w:szCs w:val="28"/>
          <w:rPrChange w:id="2561" w:author="Tuan NV" w:date="2026-04-16T22:46:00Z" w16du:dateUtc="2026-04-16T15:46:00Z">
            <w:rPr>
              <w:rFonts w:ascii="Time s New Roman" w:hAnsi="Time s New Roman"/>
              <w:szCs w:val="26"/>
            </w:rPr>
          </w:rPrChange>
        </w:rPr>
      </w:pPr>
      <w:bookmarkStart w:id="2562" w:name="_Toc227255642"/>
      <w:bookmarkStart w:id="2563" w:name="_Toc227272719"/>
      <w:del w:id="2564" w:author="Tuan NV" w:date="2026-04-16T23:45:00Z" w16du:dateUtc="2026-04-16T16:45:00Z">
        <w:r w:rsidRPr="000F2D03" w:rsidDel="00E07F26">
          <w:rPr>
            <w:rFonts w:ascii="Time s New Roman" w:hAnsi="Time s New Roman"/>
            <w:sz w:val="28"/>
            <w:szCs w:val="28"/>
            <w:rPrChange w:id="2565" w:author="Tuan NV" w:date="2026-04-16T22:46:00Z" w16du:dateUtc="2026-04-16T15:46:00Z">
              <w:rPr>
                <w:rFonts w:ascii="Time s New Roman" w:hAnsi="Time s New Roman"/>
                <w:szCs w:val="26"/>
              </w:rPr>
            </w:rPrChange>
          </w:rPr>
          <w:delText>6</w:delText>
        </w:r>
      </w:del>
      <w:ins w:id="2566" w:author="Tuan NV" w:date="2026-04-16T23:45:00Z" w16du:dateUtc="2026-04-16T16:45:00Z">
        <w:r w:rsidR="00E07F26">
          <w:rPr>
            <w:rFonts w:ascii="Time s New Roman" w:hAnsi="Time s New Roman"/>
            <w:sz w:val="28"/>
            <w:szCs w:val="28"/>
          </w:rPr>
          <w:t>5</w:t>
        </w:r>
      </w:ins>
      <w:r w:rsidRPr="000F2D03">
        <w:rPr>
          <w:rFonts w:ascii="Time s New Roman" w:hAnsi="Time s New Roman"/>
          <w:sz w:val="28"/>
          <w:szCs w:val="28"/>
          <w:lang w:val="vi-VN"/>
          <w:rPrChange w:id="2567" w:author="Tuan NV" w:date="2026-04-16T22:46:00Z" w16du:dateUtc="2026-04-16T15:46:00Z">
            <w:rPr>
              <w:rFonts w:ascii="Time s New Roman" w:hAnsi="Time s New Roman"/>
              <w:szCs w:val="26"/>
              <w:lang w:val="vi-VN"/>
            </w:rPr>
          </w:rPrChange>
        </w:rPr>
        <w:t xml:space="preserve">.2.1. </w:t>
      </w:r>
      <w:r w:rsidRPr="000F2D03">
        <w:rPr>
          <w:rFonts w:ascii="Time s New Roman" w:hAnsi="Time s New Roman"/>
          <w:sz w:val="28"/>
          <w:szCs w:val="28"/>
          <w:rPrChange w:id="2568" w:author="Tuan NV" w:date="2026-04-16T22:46:00Z" w16du:dateUtc="2026-04-16T15:46:00Z">
            <w:rPr>
              <w:rFonts w:ascii="Time s New Roman" w:hAnsi="Time s New Roman"/>
              <w:szCs w:val="26"/>
            </w:rPr>
          </w:rPrChange>
        </w:rPr>
        <w:t>Liệt k</w:t>
      </w:r>
      <w:r w:rsidRPr="000F2D03">
        <w:rPr>
          <w:rFonts w:ascii="Time s New Roman" w:hAnsi="Time s New Roman" w:hint="eastAsia"/>
          <w:sz w:val="28"/>
          <w:szCs w:val="28"/>
          <w:rPrChange w:id="2569" w:author="Tuan NV" w:date="2026-04-16T22:46:00Z" w16du:dateUtc="2026-04-16T15:46:00Z">
            <w:rPr>
              <w:rFonts w:ascii="Time s New Roman" w:hAnsi="Time s New Roman" w:hint="eastAsia"/>
              <w:szCs w:val="26"/>
            </w:rPr>
          </w:rPrChange>
        </w:rPr>
        <w:t>ê</w:t>
      </w:r>
      <w:r w:rsidRPr="000F2D03">
        <w:rPr>
          <w:rFonts w:ascii="Time s New Roman" w:hAnsi="Time s New Roman"/>
          <w:sz w:val="28"/>
          <w:szCs w:val="28"/>
          <w:rPrChange w:id="2570" w:author="Tuan NV" w:date="2026-04-16T22:46:00Z" w16du:dateUtc="2026-04-16T15:46:00Z">
            <w:rPr>
              <w:rFonts w:ascii="Time s New Roman" w:hAnsi="Time s New Roman"/>
              <w:szCs w:val="26"/>
            </w:rPr>
          </w:rPrChange>
        </w:rPr>
        <w:t xml:space="preserve"> c</w:t>
      </w:r>
      <w:r w:rsidRPr="000F2D03">
        <w:rPr>
          <w:rFonts w:ascii="Time s New Roman" w:hAnsi="Time s New Roman" w:hint="eastAsia"/>
          <w:sz w:val="28"/>
          <w:szCs w:val="28"/>
          <w:rPrChange w:id="2571" w:author="Tuan NV" w:date="2026-04-16T22:46:00Z" w16du:dateUtc="2026-04-16T15:46:00Z">
            <w:rPr>
              <w:rFonts w:ascii="Time s New Roman" w:hAnsi="Time s New Roman" w:hint="eastAsia"/>
              <w:szCs w:val="26"/>
            </w:rPr>
          </w:rPrChange>
        </w:rPr>
        <w:t>á</w:t>
      </w:r>
      <w:r w:rsidRPr="000F2D03">
        <w:rPr>
          <w:rFonts w:ascii="Time s New Roman" w:hAnsi="Time s New Roman"/>
          <w:sz w:val="28"/>
          <w:szCs w:val="28"/>
          <w:rPrChange w:id="2572" w:author="Tuan NV" w:date="2026-04-16T22:46:00Z" w16du:dateUtc="2026-04-16T15:46:00Z">
            <w:rPr>
              <w:rFonts w:ascii="Time s New Roman" w:hAnsi="Time s New Roman"/>
              <w:szCs w:val="26"/>
            </w:rPr>
          </w:rPrChange>
        </w:rPr>
        <w:t xml:space="preserve">c </w:t>
      </w:r>
      <w:r w:rsidRPr="000F2D03">
        <w:rPr>
          <w:rFonts w:ascii="Time s New Roman" w:hAnsi="Time s New Roman" w:hint="eastAsia"/>
          <w:sz w:val="28"/>
          <w:szCs w:val="28"/>
          <w:rPrChange w:id="2573" w:author="Tuan NV" w:date="2026-04-16T22:46:00Z" w16du:dateUtc="2026-04-16T15:46:00Z">
            <w:rPr>
              <w:rFonts w:ascii="Time s New Roman" w:hAnsi="Time s New Roman" w:hint="eastAsia"/>
              <w:szCs w:val="26"/>
            </w:rPr>
          </w:rPrChange>
        </w:rPr>
        <w:t>đơ</w:t>
      </w:r>
      <w:r w:rsidRPr="000F2D03">
        <w:rPr>
          <w:rFonts w:ascii="Time s New Roman" w:hAnsi="Time s New Roman"/>
          <w:sz w:val="28"/>
          <w:szCs w:val="28"/>
          <w:rPrChange w:id="2574" w:author="Tuan NV" w:date="2026-04-16T22:46:00Z" w16du:dateUtc="2026-04-16T15:46:00Z">
            <w:rPr>
              <w:rFonts w:ascii="Time s New Roman" w:hAnsi="Time s New Roman"/>
              <w:szCs w:val="26"/>
            </w:rPr>
          </w:rPrChange>
        </w:rPr>
        <w:t>n xuất h</w:t>
      </w:r>
      <w:r w:rsidRPr="000F2D03">
        <w:rPr>
          <w:rFonts w:ascii="Time s New Roman" w:hAnsi="Time s New Roman" w:hint="eastAsia"/>
          <w:sz w:val="28"/>
          <w:szCs w:val="28"/>
          <w:rPrChange w:id="2575" w:author="Tuan NV" w:date="2026-04-16T22:46:00Z" w16du:dateUtc="2026-04-16T15:46:00Z">
            <w:rPr>
              <w:rFonts w:ascii="Time s New Roman" w:hAnsi="Time s New Roman" w:hint="eastAsia"/>
              <w:szCs w:val="26"/>
            </w:rPr>
          </w:rPrChange>
        </w:rPr>
        <w:t>à</w:t>
      </w:r>
      <w:r w:rsidRPr="000F2D03">
        <w:rPr>
          <w:rFonts w:ascii="Time s New Roman" w:hAnsi="Time s New Roman"/>
          <w:sz w:val="28"/>
          <w:szCs w:val="28"/>
          <w:rPrChange w:id="2576" w:author="Tuan NV" w:date="2026-04-16T22:46:00Z" w16du:dateUtc="2026-04-16T15:46:00Z">
            <w:rPr>
              <w:rFonts w:ascii="Time s New Roman" w:hAnsi="Time s New Roman"/>
              <w:szCs w:val="26"/>
            </w:rPr>
          </w:rPrChange>
        </w:rPr>
        <w:t>ng c</w:t>
      </w:r>
      <w:r w:rsidRPr="000F2D03">
        <w:rPr>
          <w:rFonts w:ascii="Time s New Roman" w:hAnsi="Time s New Roman" w:hint="eastAsia"/>
          <w:sz w:val="28"/>
          <w:szCs w:val="28"/>
          <w:rPrChange w:id="2577" w:author="Tuan NV" w:date="2026-04-16T22:46:00Z" w16du:dateUtc="2026-04-16T15:46:00Z">
            <w:rPr>
              <w:rFonts w:ascii="Time s New Roman" w:hAnsi="Time s New Roman" w:hint="eastAsia"/>
              <w:szCs w:val="26"/>
            </w:rPr>
          </w:rPrChange>
        </w:rPr>
        <w:t>ù</w:t>
      </w:r>
      <w:r w:rsidRPr="000F2D03">
        <w:rPr>
          <w:rFonts w:ascii="Time s New Roman" w:hAnsi="Time s New Roman"/>
          <w:sz w:val="28"/>
          <w:szCs w:val="28"/>
          <w:rPrChange w:id="2578" w:author="Tuan NV" w:date="2026-04-16T22:46:00Z" w16du:dateUtc="2026-04-16T15:46:00Z">
            <w:rPr>
              <w:rFonts w:ascii="Time s New Roman" w:hAnsi="Time s New Roman"/>
              <w:szCs w:val="26"/>
            </w:rPr>
          </w:rPrChange>
        </w:rPr>
        <w:t>ng t</w:t>
      </w:r>
      <w:r w:rsidRPr="000F2D03">
        <w:rPr>
          <w:rFonts w:ascii="Time s New Roman" w:hAnsi="Time s New Roman" w:hint="eastAsia"/>
          <w:sz w:val="28"/>
          <w:szCs w:val="28"/>
          <w:rPrChange w:id="2579" w:author="Tuan NV" w:date="2026-04-16T22:46:00Z" w16du:dateUtc="2026-04-16T15:46:00Z">
            <w:rPr>
              <w:rFonts w:ascii="Time s New Roman" w:hAnsi="Time s New Roman" w:hint="eastAsia"/>
              <w:szCs w:val="26"/>
            </w:rPr>
          </w:rPrChange>
        </w:rPr>
        <w:t>ê</w:t>
      </w:r>
      <w:r w:rsidRPr="000F2D03">
        <w:rPr>
          <w:rFonts w:ascii="Time s New Roman" w:hAnsi="Time s New Roman"/>
          <w:sz w:val="28"/>
          <w:szCs w:val="28"/>
          <w:rPrChange w:id="2580" w:author="Tuan NV" w:date="2026-04-16T22:46:00Z" w16du:dateUtc="2026-04-16T15:46:00Z">
            <w:rPr>
              <w:rFonts w:ascii="Time s New Roman" w:hAnsi="Time s New Roman"/>
              <w:szCs w:val="26"/>
            </w:rPr>
          </w:rPrChange>
        </w:rPr>
        <w:t>n kh</w:t>
      </w:r>
      <w:r w:rsidRPr="000F2D03">
        <w:rPr>
          <w:rFonts w:ascii="Time s New Roman" w:hAnsi="Time s New Roman" w:hint="eastAsia"/>
          <w:sz w:val="28"/>
          <w:szCs w:val="28"/>
          <w:rPrChange w:id="2581" w:author="Tuan NV" w:date="2026-04-16T22:46:00Z" w16du:dateUtc="2026-04-16T15:46:00Z">
            <w:rPr>
              <w:rFonts w:ascii="Time s New Roman" w:hAnsi="Time s New Roman" w:hint="eastAsia"/>
              <w:szCs w:val="26"/>
            </w:rPr>
          </w:rPrChange>
        </w:rPr>
        <w:t>á</w:t>
      </w:r>
      <w:r w:rsidRPr="000F2D03">
        <w:rPr>
          <w:rFonts w:ascii="Time s New Roman" w:hAnsi="Time s New Roman"/>
          <w:sz w:val="28"/>
          <w:szCs w:val="28"/>
          <w:rPrChange w:id="2582" w:author="Tuan NV" w:date="2026-04-16T22:46:00Z" w16du:dateUtc="2026-04-16T15:46:00Z">
            <w:rPr>
              <w:rFonts w:ascii="Time s New Roman" w:hAnsi="Time s New Roman"/>
              <w:szCs w:val="26"/>
            </w:rPr>
          </w:rPrChange>
        </w:rPr>
        <w:t>ch h</w:t>
      </w:r>
      <w:r w:rsidRPr="000F2D03">
        <w:rPr>
          <w:rFonts w:ascii="Time s New Roman" w:hAnsi="Time s New Roman" w:hint="eastAsia"/>
          <w:sz w:val="28"/>
          <w:szCs w:val="28"/>
          <w:rPrChange w:id="2583" w:author="Tuan NV" w:date="2026-04-16T22:46:00Z" w16du:dateUtc="2026-04-16T15:46:00Z">
            <w:rPr>
              <w:rFonts w:ascii="Time s New Roman" w:hAnsi="Time s New Roman" w:hint="eastAsia"/>
              <w:szCs w:val="26"/>
            </w:rPr>
          </w:rPrChange>
        </w:rPr>
        <w:t>à</w:t>
      </w:r>
      <w:r w:rsidRPr="000F2D03">
        <w:rPr>
          <w:rFonts w:ascii="Time s New Roman" w:hAnsi="Time s New Roman"/>
          <w:sz w:val="28"/>
          <w:szCs w:val="28"/>
          <w:rPrChange w:id="2584" w:author="Tuan NV" w:date="2026-04-16T22:46:00Z" w16du:dateUtc="2026-04-16T15:46:00Z">
            <w:rPr>
              <w:rFonts w:ascii="Time s New Roman" w:hAnsi="Time s New Roman"/>
              <w:szCs w:val="26"/>
            </w:rPr>
          </w:rPrChange>
        </w:rPr>
        <w:t>ng t</w:t>
      </w:r>
      <w:r w:rsidRPr="000F2D03">
        <w:rPr>
          <w:rFonts w:ascii="Time s New Roman" w:hAnsi="Time s New Roman" w:hint="eastAsia"/>
          <w:sz w:val="28"/>
          <w:szCs w:val="28"/>
          <w:rPrChange w:id="2585" w:author="Tuan NV" w:date="2026-04-16T22:46:00Z" w16du:dateUtc="2026-04-16T15:46:00Z">
            <w:rPr>
              <w:rFonts w:ascii="Time s New Roman" w:hAnsi="Time s New Roman" w:hint="eastAsia"/>
              <w:szCs w:val="26"/>
            </w:rPr>
          </w:rPrChange>
        </w:rPr>
        <w:t>ươ</w:t>
      </w:r>
      <w:r w:rsidRPr="000F2D03">
        <w:rPr>
          <w:rFonts w:ascii="Time s New Roman" w:hAnsi="Time s New Roman"/>
          <w:sz w:val="28"/>
          <w:szCs w:val="28"/>
          <w:rPrChange w:id="2586" w:author="Tuan NV" w:date="2026-04-16T22:46:00Z" w16du:dateUtc="2026-04-16T15:46:00Z">
            <w:rPr>
              <w:rFonts w:ascii="Time s New Roman" w:hAnsi="Time s New Roman"/>
              <w:szCs w:val="26"/>
            </w:rPr>
          </w:rPrChange>
        </w:rPr>
        <w:t xml:space="preserve">ng ứng </w:t>
      </w:r>
      <w:r w:rsidRPr="000F2D03">
        <w:rPr>
          <w:rFonts w:ascii="Time s New Roman" w:hAnsi="Time s New Roman" w:hint="eastAsia"/>
          <w:sz w:val="28"/>
          <w:szCs w:val="28"/>
          <w:rPrChange w:id="2587" w:author="Tuan NV" w:date="2026-04-16T22:46:00Z" w16du:dateUtc="2026-04-16T15:46:00Z">
            <w:rPr>
              <w:rFonts w:ascii="Time s New Roman" w:hAnsi="Time s New Roman" w:hint="eastAsia"/>
              <w:szCs w:val="26"/>
            </w:rPr>
          </w:rPrChange>
        </w:rPr>
        <w:t>đã</w:t>
      </w:r>
      <w:r w:rsidRPr="000F2D03">
        <w:rPr>
          <w:rFonts w:ascii="Time s New Roman" w:hAnsi="Time s New Roman"/>
          <w:sz w:val="28"/>
          <w:szCs w:val="28"/>
          <w:rPrChange w:id="2588" w:author="Tuan NV" w:date="2026-04-16T22:46:00Z" w16du:dateUtc="2026-04-16T15:46:00Z">
            <w:rPr>
              <w:rFonts w:ascii="Time s New Roman" w:hAnsi="Time s New Roman"/>
              <w:szCs w:val="26"/>
            </w:rPr>
          </w:rPrChange>
        </w:rPr>
        <w:t xml:space="preserve"> giao th</w:t>
      </w:r>
      <w:r w:rsidRPr="000F2D03">
        <w:rPr>
          <w:rFonts w:ascii="Time s New Roman" w:hAnsi="Time s New Roman" w:hint="eastAsia"/>
          <w:sz w:val="28"/>
          <w:szCs w:val="28"/>
          <w:rPrChange w:id="2589" w:author="Tuan NV" w:date="2026-04-16T22:46:00Z" w16du:dateUtc="2026-04-16T15:46:00Z">
            <w:rPr>
              <w:rFonts w:ascii="Time s New Roman" w:hAnsi="Time s New Roman" w:hint="eastAsia"/>
              <w:szCs w:val="26"/>
            </w:rPr>
          </w:rPrChange>
        </w:rPr>
        <w:t>à</w:t>
      </w:r>
      <w:r w:rsidRPr="000F2D03">
        <w:rPr>
          <w:rFonts w:ascii="Time s New Roman" w:hAnsi="Time s New Roman"/>
          <w:sz w:val="28"/>
          <w:szCs w:val="28"/>
          <w:rPrChange w:id="2590" w:author="Tuan NV" w:date="2026-04-16T22:46:00Z" w16du:dateUtc="2026-04-16T15:46:00Z">
            <w:rPr>
              <w:rFonts w:ascii="Time s New Roman" w:hAnsi="Time s New Roman"/>
              <w:szCs w:val="26"/>
            </w:rPr>
          </w:rPrChange>
        </w:rPr>
        <w:t>nh c</w:t>
      </w:r>
      <w:r w:rsidRPr="000F2D03">
        <w:rPr>
          <w:rFonts w:ascii="Time s New Roman" w:hAnsi="Time s New Roman" w:hint="eastAsia"/>
          <w:sz w:val="28"/>
          <w:szCs w:val="28"/>
          <w:rPrChange w:id="2591" w:author="Tuan NV" w:date="2026-04-16T22:46:00Z" w16du:dateUtc="2026-04-16T15:46:00Z">
            <w:rPr>
              <w:rFonts w:ascii="Time s New Roman" w:hAnsi="Time s New Roman" w:hint="eastAsia"/>
              <w:szCs w:val="26"/>
            </w:rPr>
          </w:rPrChange>
        </w:rPr>
        <w:t>ô</w:t>
      </w:r>
      <w:r w:rsidRPr="000F2D03">
        <w:rPr>
          <w:rFonts w:ascii="Time s New Roman" w:hAnsi="Time s New Roman"/>
          <w:sz w:val="28"/>
          <w:szCs w:val="28"/>
          <w:rPrChange w:id="2592" w:author="Tuan NV" w:date="2026-04-16T22:46:00Z" w16du:dateUtc="2026-04-16T15:46:00Z">
            <w:rPr>
              <w:rFonts w:ascii="Time s New Roman" w:hAnsi="Time s New Roman"/>
              <w:szCs w:val="26"/>
            </w:rPr>
          </w:rPrChange>
        </w:rPr>
        <w:t>ng</w:t>
      </w:r>
      <w:bookmarkEnd w:id="2562"/>
      <w:bookmarkEnd w:id="2563"/>
    </w:p>
    <w:p w14:paraId="1FF7E932" w14:textId="77777777" w:rsidR="00CA7A91" w:rsidRPr="001F04C9" w:rsidRDefault="00CA7A91" w:rsidP="00664455">
      <w:pPr>
        <w:pStyle w:val="ListParagraph"/>
        <w:autoSpaceDE w:val="0"/>
        <w:autoSpaceDN w:val="0"/>
        <w:adjustRightInd w:val="0"/>
        <w:spacing w:after="0" w:line="312" w:lineRule="auto"/>
        <w:ind w:left="1440"/>
        <w:rPr>
          <w:rFonts w:ascii="Time s New Roman" w:hAnsi="Time s New Roman" w:cs="Cascadia Mono"/>
          <w:color w:val="000000"/>
          <w:sz w:val="26"/>
          <w:szCs w:val="26"/>
          <w:highlight w:val="white"/>
        </w:rPr>
      </w:pPr>
      <w:r w:rsidRPr="001F04C9">
        <w:rPr>
          <w:rFonts w:ascii="Time s New Roman" w:hAnsi="Time s New Roman" w:cs="Cascadia Mono"/>
          <w:color w:val="0000FF"/>
          <w:sz w:val="26"/>
          <w:szCs w:val="26"/>
          <w:highlight w:val="white"/>
        </w:rPr>
        <w:t>SELECT</w:t>
      </w:r>
      <w:r w:rsidRPr="001F04C9">
        <w:rPr>
          <w:rFonts w:ascii="Time s New Roman" w:hAnsi="Time s New Roman" w:cs="Cascadia Mono"/>
          <w:color w:val="000000"/>
          <w:sz w:val="26"/>
          <w:szCs w:val="26"/>
          <w:highlight w:val="white"/>
        </w:rPr>
        <w:t xml:space="preserve"> x</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MaDonXuat</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k</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TenKH</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x</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NgayGiao</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x</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TrangThai </w:t>
      </w:r>
    </w:p>
    <w:p w14:paraId="04B9E242" w14:textId="77777777" w:rsidR="00CA7A91" w:rsidRPr="001F04C9" w:rsidRDefault="00CA7A91" w:rsidP="00664455">
      <w:pPr>
        <w:pStyle w:val="ListParagraph"/>
        <w:autoSpaceDE w:val="0"/>
        <w:autoSpaceDN w:val="0"/>
        <w:adjustRightInd w:val="0"/>
        <w:spacing w:after="0" w:line="312" w:lineRule="auto"/>
        <w:ind w:left="1440"/>
        <w:rPr>
          <w:rFonts w:ascii="Time s New Roman" w:hAnsi="Time s New Roman" w:cs="Cascadia Mono"/>
          <w:color w:val="000000"/>
          <w:sz w:val="26"/>
          <w:szCs w:val="26"/>
          <w:highlight w:val="white"/>
        </w:rPr>
      </w:pPr>
      <w:r w:rsidRPr="001F04C9">
        <w:rPr>
          <w:rFonts w:ascii="Time s New Roman" w:hAnsi="Time s New Roman" w:cs="Cascadia Mono"/>
          <w:color w:val="0000FF"/>
          <w:sz w:val="26"/>
          <w:szCs w:val="26"/>
          <w:highlight w:val="white"/>
        </w:rPr>
        <w:t>FROM</w:t>
      </w:r>
      <w:r w:rsidRPr="001F04C9">
        <w:rPr>
          <w:rFonts w:ascii="Time s New Roman" w:hAnsi="Time s New Roman" w:cs="Cascadia Mono"/>
          <w:color w:val="000000"/>
          <w:sz w:val="26"/>
          <w:szCs w:val="26"/>
          <w:highlight w:val="white"/>
        </w:rPr>
        <w:t xml:space="preserve"> DON_XUAT_HANG x </w:t>
      </w:r>
    </w:p>
    <w:p w14:paraId="6A29AF34" w14:textId="77777777" w:rsidR="00CA7A91" w:rsidRPr="001F04C9" w:rsidRDefault="00CA7A91" w:rsidP="00664455">
      <w:pPr>
        <w:pStyle w:val="ListParagraph"/>
        <w:autoSpaceDE w:val="0"/>
        <w:autoSpaceDN w:val="0"/>
        <w:adjustRightInd w:val="0"/>
        <w:spacing w:after="0" w:line="312" w:lineRule="auto"/>
        <w:ind w:left="1440"/>
        <w:rPr>
          <w:rFonts w:ascii="Time s New Roman" w:hAnsi="Time s New Roman" w:cs="Cascadia Mono"/>
          <w:color w:val="000000"/>
          <w:sz w:val="26"/>
          <w:szCs w:val="26"/>
          <w:highlight w:val="white"/>
        </w:rPr>
      </w:pPr>
      <w:r w:rsidRPr="001F04C9">
        <w:rPr>
          <w:rFonts w:ascii="Time s New Roman" w:hAnsi="Time s New Roman" w:cs="Cascadia Mono"/>
          <w:color w:val="808080"/>
          <w:sz w:val="26"/>
          <w:szCs w:val="26"/>
          <w:highlight w:val="white"/>
        </w:rPr>
        <w:t>JOIN</w:t>
      </w:r>
      <w:r w:rsidRPr="001F04C9">
        <w:rPr>
          <w:rFonts w:ascii="Time s New Roman" w:hAnsi="Time s New Roman" w:cs="Cascadia Mono"/>
          <w:color w:val="000000"/>
          <w:sz w:val="26"/>
          <w:szCs w:val="26"/>
          <w:highlight w:val="white"/>
        </w:rPr>
        <w:t xml:space="preserve"> KHACH_HANG k </w:t>
      </w:r>
      <w:r w:rsidRPr="001F04C9">
        <w:rPr>
          <w:rFonts w:ascii="Time s New Roman" w:hAnsi="Time s New Roman" w:cs="Cascadia Mono"/>
          <w:color w:val="0000FF"/>
          <w:sz w:val="26"/>
          <w:szCs w:val="26"/>
          <w:highlight w:val="white"/>
        </w:rPr>
        <w:t>ON</w:t>
      </w:r>
      <w:r w:rsidRPr="001F04C9">
        <w:rPr>
          <w:rFonts w:ascii="Time s New Roman" w:hAnsi="Time s New Roman" w:cs="Cascadia Mono"/>
          <w:color w:val="000000"/>
          <w:sz w:val="26"/>
          <w:szCs w:val="26"/>
          <w:highlight w:val="white"/>
        </w:rPr>
        <w:t xml:space="preserve"> x</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MaKH </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k</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MaKH </w:t>
      </w:r>
    </w:p>
    <w:p w14:paraId="35DF1C3C" w14:textId="5A87616C" w:rsidR="00CA7A91" w:rsidRPr="001F04C9" w:rsidRDefault="00CA7A91" w:rsidP="005472F5">
      <w:pPr>
        <w:pStyle w:val="ListParagraph"/>
        <w:autoSpaceDE w:val="0"/>
        <w:autoSpaceDN w:val="0"/>
        <w:adjustRightInd w:val="0"/>
        <w:spacing w:after="0" w:line="312" w:lineRule="auto"/>
        <w:ind w:left="1440"/>
        <w:rPr>
          <w:rFonts w:ascii="Time s New Roman" w:hAnsi="Time s New Roman" w:cs="Cascadia Mono"/>
          <w:color w:val="808080"/>
          <w:sz w:val="26"/>
          <w:szCs w:val="26"/>
          <w:highlight w:val="white"/>
          <w:lang w:val="vi-VN"/>
        </w:rPr>
      </w:pPr>
      <w:r w:rsidRPr="001F04C9">
        <w:rPr>
          <w:rFonts w:ascii="Time s New Roman" w:hAnsi="Time s New Roman" w:cs="Cascadia Mono"/>
          <w:color w:val="0000FF"/>
          <w:sz w:val="26"/>
          <w:szCs w:val="26"/>
          <w:highlight w:val="white"/>
        </w:rPr>
        <w:t>WHERE</w:t>
      </w:r>
      <w:r w:rsidRPr="001F04C9">
        <w:rPr>
          <w:rFonts w:ascii="Time s New Roman" w:hAnsi="Time s New Roman" w:cs="Cascadia Mono"/>
          <w:color w:val="000000"/>
          <w:sz w:val="26"/>
          <w:szCs w:val="26"/>
          <w:highlight w:val="white"/>
        </w:rPr>
        <w:t xml:space="preserve"> x</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TrangThai </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w:t>
      </w:r>
      <w:r w:rsidRPr="001F04C9">
        <w:rPr>
          <w:rFonts w:ascii="Time s New Roman" w:hAnsi="Time s New Roman" w:cs="Cascadia Mono"/>
          <w:color w:val="FF0000"/>
          <w:sz w:val="26"/>
          <w:szCs w:val="26"/>
          <w:highlight w:val="white"/>
        </w:rPr>
        <w:t>'Da giao'</w:t>
      </w:r>
      <w:r w:rsidRPr="001F04C9">
        <w:rPr>
          <w:rFonts w:ascii="Time s New Roman" w:hAnsi="Time s New Roman" w:cs="Cascadia Mono"/>
          <w:color w:val="808080"/>
          <w:sz w:val="26"/>
          <w:szCs w:val="26"/>
          <w:highlight w:val="white"/>
        </w:rPr>
        <w:t>;</w:t>
      </w:r>
    </w:p>
    <w:p w14:paraId="4B4AECC8" w14:textId="7DA095B7" w:rsidR="00CA7A91" w:rsidRPr="000F2D03" w:rsidRDefault="00CA7A91" w:rsidP="00664455">
      <w:pPr>
        <w:pStyle w:val="Heading3"/>
        <w:spacing w:line="312" w:lineRule="auto"/>
        <w:ind w:left="0"/>
        <w:rPr>
          <w:rFonts w:ascii="Time s New Roman" w:hAnsi="Time s New Roman"/>
          <w:sz w:val="28"/>
          <w:szCs w:val="28"/>
          <w:rPrChange w:id="2593" w:author="Tuan NV" w:date="2026-04-16T22:46:00Z" w16du:dateUtc="2026-04-16T15:46:00Z">
            <w:rPr>
              <w:rFonts w:ascii="Time s New Roman" w:hAnsi="Time s New Roman"/>
              <w:szCs w:val="26"/>
            </w:rPr>
          </w:rPrChange>
        </w:rPr>
      </w:pPr>
      <w:bookmarkStart w:id="2594" w:name="_Toc227255643"/>
      <w:bookmarkStart w:id="2595" w:name="_Toc227272720"/>
      <w:del w:id="2596" w:author="Tuan NV" w:date="2026-04-16T23:45:00Z" w16du:dateUtc="2026-04-16T16:45:00Z">
        <w:r w:rsidRPr="000F2D03" w:rsidDel="00E07F26">
          <w:rPr>
            <w:rFonts w:ascii="Time s New Roman" w:hAnsi="Time s New Roman"/>
            <w:sz w:val="28"/>
            <w:szCs w:val="28"/>
            <w:rPrChange w:id="2597" w:author="Tuan NV" w:date="2026-04-16T22:46:00Z" w16du:dateUtc="2026-04-16T15:46:00Z">
              <w:rPr>
                <w:rFonts w:ascii="Time s New Roman" w:hAnsi="Time s New Roman"/>
                <w:szCs w:val="26"/>
              </w:rPr>
            </w:rPrChange>
          </w:rPr>
          <w:delText>6</w:delText>
        </w:r>
      </w:del>
      <w:ins w:id="2598" w:author="Tuan NV" w:date="2026-04-16T23:45:00Z" w16du:dateUtc="2026-04-16T16:45:00Z">
        <w:r w:rsidR="00E07F26">
          <w:rPr>
            <w:rFonts w:ascii="Time s New Roman" w:hAnsi="Time s New Roman"/>
            <w:sz w:val="28"/>
            <w:szCs w:val="28"/>
          </w:rPr>
          <w:t>5</w:t>
        </w:r>
      </w:ins>
      <w:r w:rsidRPr="000F2D03">
        <w:rPr>
          <w:rFonts w:ascii="Time s New Roman" w:hAnsi="Time s New Roman"/>
          <w:sz w:val="28"/>
          <w:szCs w:val="28"/>
          <w:lang w:val="vi-VN"/>
          <w:rPrChange w:id="2599" w:author="Tuan NV" w:date="2026-04-16T22:46:00Z" w16du:dateUtc="2026-04-16T15:46:00Z">
            <w:rPr>
              <w:rFonts w:ascii="Time s New Roman" w:hAnsi="Time s New Roman"/>
              <w:szCs w:val="26"/>
              <w:lang w:val="vi-VN"/>
            </w:rPr>
          </w:rPrChange>
        </w:rPr>
        <w:t xml:space="preserve">.2.2. </w:t>
      </w:r>
      <w:r w:rsidRPr="000F2D03">
        <w:rPr>
          <w:rFonts w:ascii="Time s New Roman" w:hAnsi="Time s New Roman"/>
          <w:sz w:val="28"/>
          <w:szCs w:val="28"/>
          <w:rPrChange w:id="2600" w:author="Tuan NV" w:date="2026-04-16T22:46:00Z" w16du:dateUtc="2026-04-16T15:46:00Z">
            <w:rPr>
              <w:rFonts w:ascii="Time s New Roman" w:hAnsi="Time s New Roman"/>
              <w:szCs w:val="26"/>
            </w:rPr>
          </w:rPrChange>
        </w:rPr>
        <w:t>Xem chi tiết vật liệu (T</w:t>
      </w:r>
      <w:r w:rsidRPr="000F2D03">
        <w:rPr>
          <w:rFonts w:ascii="Time s New Roman" w:hAnsi="Time s New Roman" w:hint="eastAsia"/>
          <w:sz w:val="28"/>
          <w:szCs w:val="28"/>
          <w:rPrChange w:id="2601" w:author="Tuan NV" w:date="2026-04-16T22:46:00Z" w16du:dateUtc="2026-04-16T15:46:00Z">
            <w:rPr>
              <w:rFonts w:ascii="Time s New Roman" w:hAnsi="Time s New Roman" w:hint="eastAsia"/>
              <w:szCs w:val="26"/>
            </w:rPr>
          </w:rPrChange>
        </w:rPr>
        <w:t>ê</w:t>
      </w:r>
      <w:r w:rsidRPr="000F2D03">
        <w:rPr>
          <w:rFonts w:ascii="Time s New Roman" w:hAnsi="Time s New Roman"/>
          <w:sz w:val="28"/>
          <w:szCs w:val="28"/>
          <w:rPrChange w:id="2602" w:author="Tuan NV" w:date="2026-04-16T22:46:00Z" w16du:dateUtc="2026-04-16T15:46:00Z">
            <w:rPr>
              <w:rFonts w:ascii="Time s New Roman" w:hAnsi="Time s New Roman"/>
              <w:szCs w:val="26"/>
            </w:rPr>
          </w:rPrChange>
        </w:rPr>
        <w:t>n vật liệu, số l</w:t>
      </w:r>
      <w:r w:rsidRPr="000F2D03">
        <w:rPr>
          <w:rFonts w:ascii="Time s New Roman" w:hAnsi="Time s New Roman" w:hint="eastAsia"/>
          <w:sz w:val="28"/>
          <w:szCs w:val="28"/>
          <w:rPrChange w:id="2603" w:author="Tuan NV" w:date="2026-04-16T22:46:00Z" w16du:dateUtc="2026-04-16T15:46:00Z">
            <w:rPr>
              <w:rFonts w:ascii="Time s New Roman" w:hAnsi="Time s New Roman" w:hint="eastAsia"/>
              <w:szCs w:val="26"/>
            </w:rPr>
          </w:rPrChange>
        </w:rPr>
        <w:t>ư</w:t>
      </w:r>
      <w:r w:rsidRPr="000F2D03">
        <w:rPr>
          <w:rFonts w:ascii="Time s New Roman" w:hAnsi="Time s New Roman"/>
          <w:sz w:val="28"/>
          <w:szCs w:val="28"/>
          <w:rPrChange w:id="2604" w:author="Tuan NV" w:date="2026-04-16T22:46:00Z" w16du:dateUtc="2026-04-16T15:46:00Z">
            <w:rPr>
              <w:rFonts w:ascii="Time s New Roman" w:hAnsi="Time s New Roman"/>
              <w:szCs w:val="26"/>
            </w:rPr>
          </w:rPrChange>
        </w:rPr>
        <w:t>ợng) trong c</w:t>
      </w:r>
      <w:r w:rsidRPr="000F2D03">
        <w:rPr>
          <w:rFonts w:ascii="Time s New Roman" w:hAnsi="Time s New Roman" w:hint="eastAsia"/>
          <w:sz w:val="28"/>
          <w:szCs w:val="28"/>
          <w:rPrChange w:id="2605" w:author="Tuan NV" w:date="2026-04-16T22:46:00Z" w16du:dateUtc="2026-04-16T15:46:00Z">
            <w:rPr>
              <w:rFonts w:ascii="Time s New Roman" w:hAnsi="Time s New Roman" w:hint="eastAsia"/>
              <w:szCs w:val="26"/>
            </w:rPr>
          </w:rPrChange>
        </w:rPr>
        <w:t>á</w:t>
      </w:r>
      <w:r w:rsidRPr="000F2D03">
        <w:rPr>
          <w:rFonts w:ascii="Time s New Roman" w:hAnsi="Time s New Roman"/>
          <w:sz w:val="28"/>
          <w:szCs w:val="28"/>
          <w:rPrChange w:id="2606" w:author="Tuan NV" w:date="2026-04-16T22:46:00Z" w16du:dateUtc="2026-04-16T15:46:00Z">
            <w:rPr>
              <w:rFonts w:ascii="Time s New Roman" w:hAnsi="Time s New Roman"/>
              <w:szCs w:val="26"/>
            </w:rPr>
          </w:rPrChange>
        </w:rPr>
        <w:t xml:space="preserve">c </w:t>
      </w:r>
      <w:r w:rsidRPr="000F2D03">
        <w:rPr>
          <w:rFonts w:ascii="Time s New Roman" w:hAnsi="Time s New Roman" w:hint="eastAsia"/>
          <w:sz w:val="28"/>
          <w:szCs w:val="28"/>
          <w:rPrChange w:id="2607" w:author="Tuan NV" w:date="2026-04-16T22:46:00Z" w16du:dateUtc="2026-04-16T15:46:00Z">
            <w:rPr>
              <w:rFonts w:ascii="Time s New Roman" w:hAnsi="Time s New Roman" w:hint="eastAsia"/>
              <w:szCs w:val="26"/>
            </w:rPr>
          </w:rPrChange>
        </w:rPr>
        <w:t>đơ</w:t>
      </w:r>
      <w:r w:rsidRPr="000F2D03">
        <w:rPr>
          <w:rFonts w:ascii="Time s New Roman" w:hAnsi="Time s New Roman"/>
          <w:sz w:val="28"/>
          <w:szCs w:val="28"/>
          <w:rPrChange w:id="2608" w:author="Tuan NV" w:date="2026-04-16T22:46:00Z" w16du:dateUtc="2026-04-16T15:46:00Z">
            <w:rPr>
              <w:rFonts w:ascii="Time s New Roman" w:hAnsi="Time s New Roman"/>
              <w:szCs w:val="26"/>
            </w:rPr>
          </w:rPrChange>
        </w:rPr>
        <w:t xml:space="preserve">n </w:t>
      </w:r>
      <w:r w:rsidRPr="000F2D03">
        <w:rPr>
          <w:rFonts w:ascii="Time s New Roman" w:hAnsi="Time s New Roman" w:hint="eastAsia"/>
          <w:sz w:val="28"/>
          <w:szCs w:val="28"/>
          <w:rPrChange w:id="2609" w:author="Tuan NV" w:date="2026-04-16T22:46:00Z" w16du:dateUtc="2026-04-16T15:46:00Z">
            <w:rPr>
              <w:rFonts w:ascii="Time s New Roman" w:hAnsi="Time s New Roman" w:hint="eastAsia"/>
              <w:szCs w:val="26"/>
            </w:rPr>
          </w:rPrChange>
        </w:rPr>
        <w:t>đ</w:t>
      </w:r>
      <w:r w:rsidRPr="000F2D03">
        <w:rPr>
          <w:rFonts w:ascii="Time s New Roman" w:hAnsi="Time s New Roman"/>
          <w:sz w:val="28"/>
          <w:szCs w:val="28"/>
          <w:rPrChange w:id="2610" w:author="Tuan NV" w:date="2026-04-16T22:46:00Z" w16du:dateUtc="2026-04-16T15:46:00Z">
            <w:rPr>
              <w:rFonts w:ascii="Time s New Roman" w:hAnsi="Time s New Roman"/>
              <w:szCs w:val="26"/>
            </w:rPr>
          </w:rPrChange>
        </w:rPr>
        <w:t>ặt h</w:t>
      </w:r>
      <w:r w:rsidRPr="000F2D03">
        <w:rPr>
          <w:rFonts w:ascii="Time s New Roman" w:hAnsi="Time s New Roman" w:hint="eastAsia"/>
          <w:sz w:val="28"/>
          <w:szCs w:val="28"/>
          <w:rPrChange w:id="2611" w:author="Tuan NV" w:date="2026-04-16T22:46:00Z" w16du:dateUtc="2026-04-16T15:46:00Z">
            <w:rPr>
              <w:rFonts w:ascii="Time s New Roman" w:hAnsi="Time s New Roman" w:hint="eastAsia"/>
              <w:szCs w:val="26"/>
            </w:rPr>
          </w:rPrChange>
        </w:rPr>
        <w:t>à</w:t>
      </w:r>
      <w:r w:rsidRPr="000F2D03">
        <w:rPr>
          <w:rFonts w:ascii="Time s New Roman" w:hAnsi="Time s New Roman"/>
          <w:sz w:val="28"/>
          <w:szCs w:val="28"/>
          <w:rPrChange w:id="2612" w:author="Tuan NV" w:date="2026-04-16T22:46:00Z" w16du:dateUtc="2026-04-16T15:46:00Z">
            <w:rPr>
              <w:rFonts w:ascii="Time s New Roman" w:hAnsi="Time s New Roman"/>
              <w:szCs w:val="26"/>
            </w:rPr>
          </w:rPrChange>
        </w:rPr>
        <w:t>ng nh</w:t>
      </w:r>
      <w:r w:rsidRPr="000F2D03">
        <w:rPr>
          <w:rFonts w:ascii="Time s New Roman" w:hAnsi="Time s New Roman" w:hint="eastAsia"/>
          <w:sz w:val="28"/>
          <w:szCs w:val="28"/>
          <w:rPrChange w:id="2613" w:author="Tuan NV" w:date="2026-04-16T22:46:00Z" w16du:dateUtc="2026-04-16T15:46:00Z">
            <w:rPr>
              <w:rFonts w:ascii="Time s New Roman" w:hAnsi="Time s New Roman" w:hint="eastAsia"/>
              <w:szCs w:val="26"/>
            </w:rPr>
          </w:rPrChange>
        </w:rPr>
        <w:t>à</w:t>
      </w:r>
      <w:r w:rsidRPr="000F2D03">
        <w:rPr>
          <w:rFonts w:ascii="Time s New Roman" w:hAnsi="Time s New Roman"/>
          <w:sz w:val="28"/>
          <w:szCs w:val="28"/>
          <w:rPrChange w:id="2614" w:author="Tuan NV" w:date="2026-04-16T22:46:00Z" w16du:dateUtc="2026-04-16T15:46:00Z">
            <w:rPr>
              <w:rFonts w:ascii="Time s New Roman" w:hAnsi="Time s New Roman"/>
              <w:szCs w:val="26"/>
            </w:rPr>
          </w:rPrChange>
        </w:rPr>
        <w:t xml:space="preserve"> cung cấp</w:t>
      </w:r>
      <w:bookmarkEnd w:id="2594"/>
      <w:bookmarkEnd w:id="2595"/>
    </w:p>
    <w:p w14:paraId="146A9D56" w14:textId="77777777" w:rsidR="00CA7A91" w:rsidRPr="001F04C9" w:rsidRDefault="00CA7A91" w:rsidP="00664455">
      <w:pPr>
        <w:pStyle w:val="ListParagraph"/>
        <w:autoSpaceDE w:val="0"/>
        <w:autoSpaceDN w:val="0"/>
        <w:adjustRightInd w:val="0"/>
        <w:spacing w:after="0" w:line="312" w:lineRule="auto"/>
        <w:ind w:left="1440"/>
        <w:rPr>
          <w:rFonts w:ascii="Time s New Roman" w:hAnsi="Time s New Roman" w:cs="Cascadia Mono"/>
          <w:color w:val="000000"/>
          <w:sz w:val="26"/>
          <w:szCs w:val="26"/>
          <w:highlight w:val="white"/>
        </w:rPr>
      </w:pPr>
      <w:r w:rsidRPr="001F04C9">
        <w:rPr>
          <w:rFonts w:ascii="Time s New Roman" w:hAnsi="Time s New Roman" w:cs="Cascadia Mono"/>
          <w:color w:val="0000FF"/>
          <w:sz w:val="26"/>
          <w:szCs w:val="26"/>
          <w:highlight w:val="white"/>
        </w:rPr>
        <w:t>SELECT</w:t>
      </w:r>
      <w:r w:rsidRPr="001F04C9">
        <w:rPr>
          <w:rFonts w:ascii="Time s New Roman" w:hAnsi="Time s New Roman" w:cs="Cascadia Mono"/>
          <w:color w:val="000000"/>
          <w:sz w:val="26"/>
          <w:szCs w:val="26"/>
          <w:highlight w:val="white"/>
        </w:rPr>
        <w:t xml:space="preserve"> c</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MaDonNCC</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v</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TenNVL</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c</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SoLuong</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c</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ThanhTien </w:t>
      </w:r>
    </w:p>
    <w:p w14:paraId="59229633" w14:textId="77777777" w:rsidR="00CA7A91" w:rsidRPr="001F04C9" w:rsidRDefault="00CA7A91" w:rsidP="00664455">
      <w:pPr>
        <w:pStyle w:val="ListParagraph"/>
        <w:autoSpaceDE w:val="0"/>
        <w:autoSpaceDN w:val="0"/>
        <w:adjustRightInd w:val="0"/>
        <w:spacing w:after="0" w:line="312" w:lineRule="auto"/>
        <w:ind w:left="1440"/>
        <w:rPr>
          <w:rFonts w:ascii="Time s New Roman" w:hAnsi="Time s New Roman" w:cs="Cascadia Mono"/>
          <w:color w:val="000000"/>
          <w:sz w:val="26"/>
          <w:szCs w:val="26"/>
          <w:highlight w:val="white"/>
        </w:rPr>
      </w:pPr>
      <w:r w:rsidRPr="001F04C9">
        <w:rPr>
          <w:rFonts w:ascii="Time s New Roman" w:hAnsi="Time s New Roman" w:cs="Cascadia Mono"/>
          <w:color w:val="0000FF"/>
          <w:sz w:val="26"/>
          <w:szCs w:val="26"/>
          <w:highlight w:val="white"/>
        </w:rPr>
        <w:t>FROM</w:t>
      </w:r>
      <w:r w:rsidRPr="001F04C9">
        <w:rPr>
          <w:rFonts w:ascii="Time s New Roman" w:hAnsi="Time s New Roman" w:cs="Cascadia Mono"/>
          <w:color w:val="000000"/>
          <w:sz w:val="26"/>
          <w:szCs w:val="26"/>
          <w:highlight w:val="white"/>
        </w:rPr>
        <w:t xml:space="preserve"> CHI_TIET_DON_NCC c </w:t>
      </w:r>
    </w:p>
    <w:p w14:paraId="6F48443A" w14:textId="2CF5165C" w:rsidR="00CA7A91" w:rsidRPr="001F04C9" w:rsidRDefault="00CA7A91" w:rsidP="005472F5">
      <w:pPr>
        <w:pStyle w:val="ListParagraph"/>
        <w:autoSpaceDE w:val="0"/>
        <w:autoSpaceDN w:val="0"/>
        <w:adjustRightInd w:val="0"/>
        <w:spacing w:after="0" w:line="312" w:lineRule="auto"/>
        <w:ind w:left="1440"/>
        <w:rPr>
          <w:rFonts w:ascii="Time s New Roman" w:hAnsi="Time s New Roman" w:cs="Cascadia Mono"/>
          <w:color w:val="808080"/>
          <w:sz w:val="26"/>
          <w:szCs w:val="26"/>
          <w:highlight w:val="white"/>
          <w:lang w:val="vi-VN"/>
        </w:rPr>
      </w:pPr>
      <w:r w:rsidRPr="001F04C9">
        <w:rPr>
          <w:rFonts w:ascii="Time s New Roman" w:hAnsi="Time s New Roman" w:cs="Cascadia Mono"/>
          <w:color w:val="808080"/>
          <w:sz w:val="26"/>
          <w:szCs w:val="26"/>
          <w:highlight w:val="white"/>
        </w:rPr>
        <w:t>JOIN</w:t>
      </w:r>
      <w:r w:rsidRPr="001F04C9">
        <w:rPr>
          <w:rFonts w:ascii="Time s New Roman" w:hAnsi="Time s New Roman" w:cs="Cascadia Mono"/>
          <w:color w:val="000000"/>
          <w:sz w:val="26"/>
          <w:szCs w:val="26"/>
          <w:highlight w:val="white"/>
        </w:rPr>
        <w:t xml:space="preserve"> NGUYEN_VAT_LIEU v </w:t>
      </w:r>
      <w:r w:rsidRPr="001F04C9">
        <w:rPr>
          <w:rFonts w:ascii="Time s New Roman" w:hAnsi="Time s New Roman" w:cs="Cascadia Mono"/>
          <w:color w:val="0000FF"/>
          <w:sz w:val="26"/>
          <w:szCs w:val="26"/>
          <w:highlight w:val="white"/>
        </w:rPr>
        <w:t>ON</w:t>
      </w:r>
      <w:r w:rsidRPr="001F04C9">
        <w:rPr>
          <w:rFonts w:ascii="Time s New Roman" w:hAnsi="Time s New Roman" w:cs="Cascadia Mono"/>
          <w:color w:val="000000"/>
          <w:sz w:val="26"/>
          <w:szCs w:val="26"/>
          <w:highlight w:val="white"/>
        </w:rPr>
        <w:t xml:space="preserve"> c</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MaNVL </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v</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MaNVL</w:t>
      </w:r>
      <w:r w:rsidRPr="001F04C9">
        <w:rPr>
          <w:rFonts w:ascii="Time s New Roman" w:hAnsi="Time s New Roman" w:cs="Cascadia Mono"/>
          <w:color w:val="808080"/>
          <w:sz w:val="26"/>
          <w:szCs w:val="26"/>
          <w:highlight w:val="white"/>
        </w:rPr>
        <w:t>;</w:t>
      </w:r>
    </w:p>
    <w:p w14:paraId="426E5071" w14:textId="23C59B31" w:rsidR="00CA7A91" w:rsidRPr="000F2D03" w:rsidRDefault="00CA7A91" w:rsidP="00664455">
      <w:pPr>
        <w:pStyle w:val="Heading3"/>
        <w:spacing w:line="312" w:lineRule="auto"/>
        <w:ind w:left="0"/>
        <w:rPr>
          <w:rFonts w:ascii="Time s New Roman" w:hAnsi="Time s New Roman"/>
          <w:sz w:val="28"/>
          <w:szCs w:val="28"/>
          <w:rPrChange w:id="2615" w:author="Tuan NV" w:date="2026-04-16T22:46:00Z" w16du:dateUtc="2026-04-16T15:46:00Z">
            <w:rPr>
              <w:rFonts w:ascii="Time s New Roman" w:hAnsi="Time s New Roman"/>
              <w:szCs w:val="26"/>
            </w:rPr>
          </w:rPrChange>
        </w:rPr>
      </w:pPr>
      <w:bookmarkStart w:id="2616" w:name="_Toc227255644"/>
      <w:bookmarkStart w:id="2617" w:name="_Toc227272721"/>
      <w:del w:id="2618" w:author="Tuan NV" w:date="2026-04-16T23:45:00Z" w16du:dateUtc="2026-04-16T16:45:00Z">
        <w:r w:rsidRPr="000F2D03" w:rsidDel="00E07F26">
          <w:rPr>
            <w:rFonts w:ascii="Time s New Roman" w:hAnsi="Time s New Roman"/>
            <w:sz w:val="28"/>
            <w:szCs w:val="28"/>
            <w:rPrChange w:id="2619" w:author="Tuan NV" w:date="2026-04-16T22:46:00Z" w16du:dateUtc="2026-04-16T15:46:00Z">
              <w:rPr>
                <w:rFonts w:ascii="Time s New Roman" w:hAnsi="Time s New Roman"/>
                <w:szCs w:val="26"/>
              </w:rPr>
            </w:rPrChange>
          </w:rPr>
          <w:delText>6</w:delText>
        </w:r>
      </w:del>
      <w:ins w:id="2620" w:author="Tuan NV" w:date="2026-04-16T23:45:00Z" w16du:dateUtc="2026-04-16T16:45:00Z">
        <w:r w:rsidR="00E07F26">
          <w:rPr>
            <w:rFonts w:ascii="Time s New Roman" w:hAnsi="Time s New Roman"/>
            <w:sz w:val="28"/>
            <w:szCs w:val="28"/>
          </w:rPr>
          <w:t>5</w:t>
        </w:r>
      </w:ins>
      <w:r w:rsidRPr="000F2D03">
        <w:rPr>
          <w:rFonts w:ascii="Time s New Roman" w:hAnsi="Time s New Roman"/>
          <w:sz w:val="28"/>
          <w:szCs w:val="28"/>
          <w:lang w:val="vi-VN"/>
          <w:rPrChange w:id="2621" w:author="Tuan NV" w:date="2026-04-16T22:46:00Z" w16du:dateUtc="2026-04-16T15:46:00Z">
            <w:rPr>
              <w:rFonts w:ascii="Time s New Roman" w:hAnsi="Time s New Roman"/>
              <w:szCs w:val="26"/>
              <w:lang w:val="vi-VN"/>
            </w:rPr>
          </w:rPrChange>
        </w:rPr>
        <w:t xml:space="preserve">.2.3. </w:t>
      </w:r>
      <w:r w:rsidRPr="000F2D03">
        <w:rPr>
          <w:rFonts w:ascii="Time s New Roman" w:hAnsi="Time s New Roman"/>
          <w:sz w:val="28"/>
          <w:szCs w:val="28"/>
          <w:rPrChange w:id="2622" w:author="Tuan NV" w:date="2026-04-16T22:46:00Z" w16du:dateUtc="2026-04-16T15:46:00Z">
            <w:rPr>
              <w:rFonts w:ascii="Time s New Roman" w:hAnsi="Time s New Roman"/>
              <w:szCs w:val="26"/>
            </w:rPr>
          </w:rPrChange>
        </w:rPr>
        <w:t>Hiển thị th</w:t>
      </w:r>
      <w:r w:rsidRPr="000F2D03">
        <w:rPr>
          <w:rFonts w:ascii="Time s New Roman" w:hAnsi="Time s New Roman" w:hint="eastAsia"/>
          <w:sz w:val="28"/>
          <w:szCs w:val="28"/>
          <w:rPrChange w:id="2623" w:author="Tuan NV" w:date="2026-04-16T22:46:00Z" w16du:dateUtc="2026-04-16T15:46:00Z">
            <w:rPr>
              <w:rFonts w:ascii="Time s New Roman" w:hAnsi="Time s New Roman" w:hint="eastAsia"/>
              <w:szCs w:val="26"/>
            </w:rPr>
          </w:rPrChange>
        </w:rPr>
        <w:t>ô</w:t>
      </w:r>
      <w:r w:rsidRPr="000F2D03">
        <w:rPr>
          <w:rFonts w:ascii="Time s New Roman" w:hAnsi="Time s New Roman"/>
          <w:sz w:val="28"/>
          <w:szCs w:val="28"/>
          <w:rPrChange w:id="2624" w:author="Tuan NV" w:date="2026-04-16T22:46:00Z" w16du:dateUtc="2026-04-16T15:46:00Z">
            <w:rPr>
              <w:rFonts w:ascii="Time s New Roman" w:hAnsi="Time s New Roman"/>
              <w:szCs w:val="26"/>
            </w:rPr>
          </w:rPrChange>
        </w:rPr>
        <w:t>ng tin vận chuyển k</w:t>
      </w:r>
      <w:r w:rsidRPr="000F2D03">
        <w:rPr>
          <w:rFonts w:ascii="Time s New Roman" w:hAnsi="Time s New Roman" w:hint="eastAsia"/>
          <w:sz w:val="28"/>
          <w:szCs w:val="28"/>
          <w:rPrChange w:id="2625" w:author="Tuan NV" w:date="2026-04-16T22:46:00Z" w16du:dateUtc="2026-04-16T15:46:00Z">
            <w:rPr>
              <w:rFonts w:ascii="Time s New Roman" w:hAnsi="Time s New Roman" w:hint="eastAsia"/>
              <w:szCs w:val="26"/>
            </w:rPr>
          </w:rPrChange>
        </w:rPr>
        <w:t>è</w:t>
      </w:r>
      <w:r w:rsidRPr="000F2D03">
        <w:rPr>
          <w:rFonts w:ascii="Time s New Roman" w:hAnsi="Time s New Roman"/>
          <w:sz w:val="28"/>
          <w:szCs w:val="28"/>
          <w:rPrChange w:id="2626" w:author="Tuan NV" w:date="2026-04-16T22:46:00Z" w16du:dateUtc="2026-04-16T15:46:00Z">
            <w:rPr>
              <w:rFonts w:ascii="Time s New Roman" w:hAnsi="Time s New Roman"/>
              <w:szCs w:val="26"/>
            </w:rPr>
          </w:rPrChange>
        </w:rPr>
        <w:t xml:space="preserve">m theo </w:t>
      </w:r>
      <w:r w:rsidRPr="000F2D03">
        <w:rPr>
          <w:rFonts w:ascii="Time s New Roman" w:hAnsi="Time s New Roman" w:hint="eastAsia"/>
          <w:sz w:val="28"/>
          <w:szCs w:val="28"/>
          <w:rPrChange w:id="2627" w:author="Tuan NV" w:date="2026-04-16T22:46:00Z" w16du:dateUtc="2026-04-16T15:46:00Z">
            <w:rPr>
              <w:rFonts w:ascii="Time s New Roman" w:hAnsi="Time s New Roman" w:hint="eastAsia"/>
              <w:szCs w:val="26"/>
            </w:rPr>
          </w:rPrChange>
        </w:rPr>
        <w:t>đ</w:t>
      </w:r>
      <w:r w:rsidRPr="000F2D03">
        <w:rPr>
          <w:rFonts w:ascii="Time s New Roman" w:hAnsi="Time s New Roman"/>
          <w:sz w:val="28"/>
          <w:szCs w:val="28"/>
          <w:rPrChange w:id="2628" w:author="Tuan NV" w:date="2026-04-16T22:46:00Z" w16du:dateUtc="2026-04-16T15:46:00Z">
            <w:rPr>
              <w:rFonts w:ascii="Time s New Roman" w:hAnsi="Time s New Roman"/>
              <w:szCs w:val="26"/>
            </w:rPr>
          </w:rPrChange>
        </w:rPr>
        <w:t>ịa chỉ giao h</w:t>
      </w:r>
      <w:r w:rsidRPr="000F2D03">
        <w:rPr>
          <w:rFonts w:ascii="Time s New Roman" w:hAnsi="Time s New Roman" w:hint="eastAsia"/>
          <w:sz w:val="28"/>
          <w:szCs w:val="28"/>
          <w:rPrChange w:id="2629" w:author="Tuan NV" w:date="2026-04-16T22:46:00Z" w16du:dateUtc="2026-04-16T15:46:00Z">
            <w:rPr>
              <w:rFonts w:ascii="Time s New Roman" w:hAnsi="Time s New Roman" w:hint="eastAsia"/>
              <w:szCs w:val="26"/>
            </w:rPr>
          </w:rPrChange>
        </w:rPr>
        <w:t>à</w:t>
      </w:r>
      <w:r w:rsidRPr="000F2D03">
        <w:rPr>
          <w:rFonts w:ascii="Time s New Roman" w:hAnsi="Time s New Roman"/>
          <w:sz w:val="28"/>
          <w:szCs w:val="28"/>
          <w:rPrChange w:id="2630" w:author="Tuan NV" w:date="2026-04-16T22:46:00Z" w16du:dateUtc="2026-04-16T15:46:00Z">
            <w:rPr>
              <w:rFonts w:ascii="Time s New Roman" w:hAnsi="Time s New Roman"/>
              <w:szCs w:val="26"/>
            </w:rPr>
          </w:rPrChange>
        </w:rPr>
        <w:t xml:space="preserve">ng của </w:t>
      </w:r>
      <w:r w:rsidRPr="000F2D03">
        <w:rPr>
          <w:rFonts w:ascii="Time s New Roman" w:hAnsi="Time s New Roman" w:hint="eastAsia"/>
          <w:sz w:val="28"/>
          <w:szCs w:val="28"/>
          <w:rPrChange w:id="2631" w:author="Tuan NV" w:date="2026-04-16T22:46:00Z" w16du:dateUtc="2026-04-16T15:46:00Z">
            <w:rPr>
              <w:rFonts w:ascii="Time s New Roman" w:hAnsi="Time s New Roman" w:hint="eastAsia"/>
              <w:szCs w:val="26"/>
            </w:rPr>
          </w:rPrChange>
        </w:rPr>
        <w:t>đơ</w:t>
      </w:r>
      <w:r w:rsidRPr="000F2D03">
        <w:rPr>
          <w:rFonts w:ascii="Time s New Roman" w:hAnsi="Time s New Roman"/>
          <w:sz w:val="28"/>
          <w:szCs w:val="28"/>
          <w:rPrChange w:id="2632" w:author="Tuan NV" w:date="2026-04-16T22:46:00Z" w16du:dateUtc="2026-04-16T15:46:00Z">
            <w:rPr>
              <w:rFonts w:ascii="Time s New Roman" w:hAnsi="Time s New Roman"/>
              <w:szCs w:val="26"/>
            </w:rPr>
          </w:rPrChange>
        </w:rPr>
        <w:t>n xuất</w:t>
      </w:r>
      <w:bookmarkEnd w:id="2616"/>
      <w:bookmarkEnd w:id="2617"/>
    </w:p>
    <w:p w14:paraId="1D10E422" w14:textId="77777777" w:rsidR="00CA7A91" w:rsidRPr="001F04C9" w:rsidRDefault="00CA7A91" w:rsidP="00664455">
      <w:pPr>
        <w:pStyle w:val="ListParagraph"/>
        <w:autoSpaceDE w:val="0"/>
        <w:autoSpaceDN w:val="0"/>
        <w:adjustRightInd w:val="0"/>
        <w:spacing w:after="0" w:line="312" w:lineRule="auto"/>
        <w:ind w:left="1440"/>
        <w:rPr>
          <w:rFonts w:ascii="Time s New Roman" w:hAnsi="Time s New Roman" w:cs="Cascadia Mono"/>
          <w:color w:val="000000"/>
          <w:sz w:val="26"/>
          <w:szCs w:val="26"/>
          <w:highlight w:val="white"/>
        </w:rPr>
      </w:pPr>
      <w:r w:rsidRPr="001F04C9">
        <w:rPr>
          <w:rFonts w:ascii="Time s New Roman" w:hAnsi="Time s New Roman" w:cs="Cascadia Mono"/>
          <w:color w:val="0000FF"/>
          <w:sz w:val="26"/>
          <w:szCs w:val="26"/>
          <w:highlight w:val="white"/>
        </w:rPr>
        <w:t>SELECT</w:t>
      </w:r>
      <w:r w:rsidRPr="001F04C9">
        <w:rPr>
          <w:rFonts w:ascii="Time s New Roman" w:hAnsi="Time s New Roman" w:cs="Cascadia Mono"/>
          <w:color w:val="000000"/>
          <w:sz w:val="26"/>
          <w:szCs w:val="26"/>
          <w:highlight w:val="white"/>
        </w:rPr>
        <w:t xml:space="preserve"> v</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NhaVanChuyen</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d</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DiaChiGiao</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v</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TrangThai </w:t>
      </w:r>
    </w:p>
    <w:p w14:paraId="2C0CA11A" w14:textId="77777777" w:rsidR="00CA7A91" w:rsidRPr="001F04C9" w:rsidRDefault="00CA7A91" w:rsidP="00664455">
      <w:pPr>
        <w:pStyle w:val="ListParagraph"/>
        <w:autoSpaceDE w:val="0"/>
        <w:autoSpaceDN w:val="0"/>
        <w:adjustRightInd w:val="0"/>
        <w:spacing w:after="0" w:line="312" w:lineRule="auto"/>
        <w:ind w:left="1440"/>
        <w:rPr>
          <w:rFonts w:ascii="Time s New Roman" w:hAnsi="Time s New Roman" w:cs="Cascadia Mono"/>
          <w:color w:val="000000"/>
          <w:sz w:val="26"/>
          <w:szCs w:val="26"/>
          <w:highlight w:val="white"/>
        </w:rPr>
      </w:pPr>
      <w:r w:rsidRPr="001F04C9">
        <w:rPr>
          <w:rFonts w:ascii="Time s New Roman" w:hAnsi="Time s New Roman" w:cs="Cascadia Mono"/>
          <w:color w:val="0000FF"/>
          <w:sz w:val="26"/>
          <w:szCs w:val="26"/>
          <w:highlight w:val="white"/>
        </w:rPr>
        <w:t>FROM</w:t>
      </w:r>
      <w:r w:rsidRPr="001F04C9">
        <w:rPr>
          <w:rFonts w:ascii="Time s New Roman" w:hAnsi="Time s New Roman" w:cs="Cascadia Mono"/>
          <w:color w:val="000000"/>
          <w:sz w:val="26"/>
          <w:szCs w:val="26"/>
          <w:highlight w:val="white"/>
        </w:rPr>
        <w:t xml:space="preserve"> VAN_CHUYEN v </w:t>
      </w:r>
    </w:p>
    <w:p w14:paraId="73969677" w14:textId="51678610" w:rsidR="00CA7A91" w:rsidRPr="001F04C9" w:rsidRDefault="00CA7A91" w:rsidP="005472F5">
      <w:pPr>
        <w:pStyle w:val="ListParagraph"/>
        <w:autoSpaceDE w:val="0"/>
        <w:autoSpaceDN w:val="0"/>
        <w:adjustRightInd w:val="0"/>
        <w:spacing w:after="0" w:line="312" w:lineRule="auto"/>
        <w:ind w:left="1440"/>
        <w:rPr>
          <w:rFonts w:ascii="Time s New Roman" w:hAnsi="Time s New Roman" w:cs="Cascadia Mono"/>
          <w:color w:val="000000"/>
          <w:sz w:val="26"/>
          <w:szCs w:val="26"/>
          <w:highlight w:val="white"/>
          <w:lang w:val="vi-VN"/>
        </w:rPr>
      </w:pPr>
      <w:r w:rsidRPr="001F04C9">
        <w:rPr>
          <w:rFonts w:ascii="Time s New Roman" w:hAnsi="Time s New Roman" w:cs="Cascadia Mono"/>
          <w:color w:val="808080"/>
          <w:sz w:val="26"/>
          <w:szCs w:val="26"/>
          <w:highlight w:val="white"/>
        </w:rPr>
        <w:t>JOIN</w:t>
      </w:r>
      <w:r w:rsidRPr="001F04C9">
        <w:rPr>
          <w:rFonts w:ascii="Time s New Roman" w:hAnsi="Time s New Roman" w:cs="Cascadia Mono"/>
          <w:color w:val="000000"/>
          <w:sz w:val="26"/>
          <w:szCs w:val="26"/>
          <w:highlight w:val="white"/>
        </w:rPr>
        <w:t xml:space="preserve"> DON_XUAT_HANG d </w:t>
      </w:r>
      <w:r w:rsidRPr="001F04C9">
        <w:rPr>
          <w:rFonts w:ascii="Time s New Roman" w:hAnsi="Time s New Roman" w:cs="Cascadia Mono"/>
          <w:color w:val="0000FF"/>
          <w:sz w:val="26"/>
          <w:szCs w:val="26"/>
          <w:highlight w:val="white"/>
        </w:rPr>
        <w:t>ON</w:t>
      </w:r>
      <w:r w:rsidRPr="001F04C9">
        <w:rPr>
          <w:rFonts w:ascii="Time s New Roman" w:hAnsi="Time s New Roman" w:cs="Cascadia Mono"/>
          <w:color w:val="000000"/>
          <w:sz w:val="26"/>
          <w:szCs w:val="26"/>
          <w:highlight w:val="white"/>
        </w:rPr>
        <w:t xml:space="preserve"> v</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MaDonXuat </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d</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MaDonXuat</w:t>
      </w:r>
      <w:r w:rsidRPr="001F04C9">
        <w:rPr>
          <w:rFonts w:ascii="Time s New Roman" w:hAnsi="Time s New Roman" w:cs="Cascadia Mono"/>
          <w:color w:val="808080"/>
          <w:sz w:val="26"/>
          <w:szCs w:val="26"/>
          <w:highlight w:val="white"/>
        </w:rPr>
        <w:t>;</w:t>
      </w:r>
    </w:p>
    <w:p w14:paraId="73174E56" w14:textId="44D46737" w:rsidR="00CA7A91" w:rsidRPr="000F2D03" w:rsidRDefault="00CA7A91" w:rsidP="00664455">
      <w:pPr>
        <w:pStyle w:val="Heading2"/>
        <w:spacing w:line="312" w:lineRule="auto"/>
        <w:rPr>
          <w:rFonts w:ascii="Time s New Roman" w:hAnsi="Time s New Roman"/>
          <w:sz w:val="28"/>
          <w:szCs w:val="28"/>
          <w:rPrChange w:id="2633" w:author="Tuan NV" w:date="2026-04-16T22:46:00Z" w16du:dateUtc="2026-04-16T15:46:00Z">
            <w:rPr>
              <w:rFonts w:ascii="Time s New Roman" w:hAnsi="Time s New Roman"/>
            </w:rPr>
          </w:rPrChange>
        </w:rPr>
      </w:pPr>
      <w:bookmarkStart w:id="2634" w:name="_Toc227255645"/>
      <w:bookmarkStart w:id="2635" w:name="_Toc227272722"/>
      <w:del w:id="2636" w:author="Tuan NV" w:date="2026-04-16T23:45:00Z" w16du:dateUtc="2026-04-16T16:45:00Z">
        <w:r w:rsidRPr="000F2D03" w:rsidDel="00E07F26">
          <w:rPr>
            <w:rFonts w:ascii="Time s New Roman" w:hAnsi="Time s New Roman"/>
            <w:sz w:val="28"/>
            <w:szCs w:val="28"/>
            <w:rPrChange w:id="2637" w:author="Tuan NV" w:date="2026-04-16T22:46:00Z" w16du:dateUtc="2026-04-16T15:46:00Z">
              <w:rPr>
                <w:rFonts w:ascii="Time s New Roman" w:hAnsi="Time s New Roman"/>
              </w:rPr>
            </w:rPrChange>
          </w:rPr>
          <w:delText>6</w:delText>
        </w:r>
      </w:del>
      <w:ins w:id="2638" w:author="Tuan NV" w:date="2026-04-16T23:45:00Z" w16du:dateUtc="2026-04-16T16:45:00Z">
        <w:r w:rsidR="00E07F26">
          <w:rPr>
            <w:rFonts w:ascii="Time s New Roman" w:hAnsi="Time s New Roman"/>
            <w:sz w:val="28"/>
            <w:szCs w:val="28"/>
          </w:rPr>
          <w:t>5</w:t>
        </w:r>
      </w:ins>
      <w:r w:rsidRPr="000F2D03">
        <w:rPr>
          <w:rFonts w:ascii="Time s New Roman" w:hAnsi="Time s New Roman"/>
          <w:sz w:val="28"/>
          <w:szCs w:val="28"/>
          <w:lang w:val="vi-VN"/>
          <w:rPrChange w:id="2639" w:author="Tuan NV" w:date="2026-04-16T22:46:00Z" w16du:dateUtc="2026-04-16T15:46:00Z">
            <w:rPr>
              <w:rFonts w:ascii="Time s New Roman" w:hAnsi="Time s New Roman"/>
              <w:lang w:val="vi-VN"/>
            </w:rPr>
          </w:rPrChange>
        </w:rPr>
        <w:t>.3</w:t>
      </w:r>
      <w:r w:rsidRPr="000F2D03">
        <w:rPr>
          <w:rFonts w:ascii="Time s New Roman" w:hAnsi="Time s New Roman"/>
          <w:sz w:val="28"/>
          <w:szCs w:val="28"/>
          <w:rPrChange w:id="2640" w:author="Tuan NV" w:date="2026-04-16T22:46:00Z" w16du:dateUtc="2026-04-16T15:46:00Z">
            <w:rPr>
              <w:rFonts w:ascii="Time s New Roman" w:hAnsi="Time s New Roman"/>
            </w:rPr>
          </w:rPrChange>
        </w:rPr>
        <w:t>. 02 c</w:t>
      </w:r>
      <w:r w:rsidRPr="000F2D03">
        <w:rPr>
          <w:rFonts w:ascii="Time s New Roman" w:hAnsi="Time s New Roman" w:hint="eastAsia"/>
          <w:sz w:val="28"/>
          <w:szCs w:val="28"/>
          <w:rPrChange w:id="2641" w:author="Tuan NV" w:date="2026-04-16T22:46:00Z" w16du:dateUtc="2026-04-16T15:46:00Z">
            <w:rPr>
              <w:rFonts w:ascii="Time s New Roman" w:hAnsi="Time s New Roman" w:hint="eastAsia"/>
            </w:rPr>
          </w:rPrChange>
        </w:rPr>
        <w:t>â</w:t>
      </w:r>
      <w:r w:rsidRPr="000F2D03">
        <w:rPr>
          <w:rFonts w:ascii="Time s New Roman" w:hAnsi="Time s New Roman"/>
          <w:sz w:val="28"/>
          <w:szCs w:val="28"/>
          <w:rPrChange w:id="2642" w:author="Tuan NV" w:date="2026-04-16T22:46:00Z" w16du:dateUtc="2026-04-16T15:46:00Z">
            <w:rPr>
              <w:rFonts w:ascii="Time s New Roman" w:hAnsi="Time s New Roman"/>
            </w:rPr>
          </w:rPrChange>
        </w:rPr>
        <w:t>u lệnh gồm SELECT c</w:t>
      </w:r>
      <w:r w:rsidRPr="000F2D03">
        <w:rPr>
          <w:rFonts w:ascii="Time s New Roman" w:hAnsi="Time s New Roman" w:hint="eastAsia"/>
          <w:sz w:val="28"/>
          <w:szCs w:val="28"/>
          <w:rPrChange w:id="2643" w:author="Tuan NV" w:date="2026-04-16T22:46:00Z" w16du:dateUtc="2026-04-16T15:46:00Z">
            <w:rPr>
              <w:rFonts w:ascii="Time s New Roman" w:hAnsi="Time s New Roman" w:hint="eastAsia"/>
            </w:rPr>
          </w:rPrChange>
        </w:rPr>
        <w:t>ó</w:t>
      </w:r>
      <w:r w:rsidRPr="000F2D03">
        <w:rPr>
          <w:rFonts w:ascii="Time s New Roman" w:hAnsi="Time s New Roman"/>
          <w:sz w:val="28"/>
          <w:szCs w:val="28"/>
          <w:rPrChange w:id="2644" w:author="Tuan NV" w:date="2026-04-16T22:46:00Z" w16du:dateUtc="2026-04-16T15:46:00Z">
            <w:rPr>
              <w:rFonts w:ascii="Time s New Roman" w:hAnsi="Time s New Roman"/>
            </w:rPr>
          </w:rPrChange>
        </w:rPr>
        <w:t xml:space="preserve"> WHERE v</w:t>
      </w:r>
      <w:r w:rsidRPr="000F2D03">
        <w:rPr>
          <w:rFonts w:ascii="Time s New Roman" w:hAnsi="Time s New Roman" w:hint="eastAsia"/>
          <w:sz w:val="28"/>
          <w:szCs w:val="28"/>
          <w:rPrChange w:id="2645" w:author="Tuan NV" w:date="2026-04-16T22:46:00Z" w16du:dateUtc="2026-04-16T15:46:00Z">
            <w:rPr>
              <w:rFonts w:ascii="Time s New Roman" w:hAnsi="Time s New Roman" w:hint="eastAsia"/>
            </w:rPr>
          </w:rPrChange>
        </w:rPr>
        <w:t>à</w:t>
      </w:r>
      <w:r w:rsidRPr="000F2D03">
        <w:rPr>
          <w:rFonts w:ascii="Time s New Roman" w:hAnsi="Time s New Roman"/>
          <w:sz w:val="28"/>
          <w:szCs w:val="28"/>
          <w:rPrChange w:id="2646" w:author="Tuan NV" w:date="2026-04-16T22:46:00Z" w16du:dateUtc="2026-04-16T15:46:00Z">
            <w:rPr>
              <w:rFonts w:ascii="Time s New Roman" w:hAnsi="Time s New Roman"/>
            </w:rPr>
          </w:rPrChange>
        </w:rPr>
        <w:t xml:space="preserve"> GROUP BY</w:t>
      </w:r>
      <w:bookmarkEnd w:id="2634"/>
      <w:bookmarkEnd w:id="2635"/>
    </w:p>
    <w:p w14:paraId="602523DD" w14:textId="7EC49026" w:rsidR="00CA7A91" w:rsidRPr="000F2D03" w:rsidRDefault="00CA7A91" w:rsidP="00664455">
      <w:pPr>
        <w:pStyle w:val="Heading3"/>
        <w:spacing w:line="312" w:lineRule="auto"/>
        <w:ind w:left="0"/>
        <w:rPr>
          <w:rFonts w:ascii="Time s New Roman" w:hAnsi="Time s New Roman"/>
          <w:sz w:val="28"/>
          <w:szCs w:val="28"/>
          <w:rPrChange w:id="2647" w:author="Tuan NV" w:date="2026-04-16T22:46:00Z" w16du:dateUtc="2026-04-16T15:46:00Z">
            <w:rPr>
              <w:rFonts w:ascii="Time s New Roman" w:hAnsi="Time s New Roman"/>
              <w:szCs w:val="26"/>
            </w:rPr>
          </w:rPrChange>
        </w:rPr>
      </w:pPr>
      <w:bookmarkStart w:id="2648" w:name="_Toc227255646"/>
      <w:bookmarkStart w:id="2649" w:name="_Toc227272723"/>
      <w:del w:id="2650" w:author="Tuan NV" w:date="2026-04-16T23:45:00Z" w16du:dateUtc="2026-04-16T16:45:00Z">
        <w:r w:rsidRPr="000F2D03" w:rsidDel="00E07F26">
          <w:rPr>
            <w:rFonts w:ascii="Time s New Roman" w:hAnsi="Time s New Roman"/>
            <w:sz w:val="28"/>
            <w:szCs w:val="28"/>
            <w:rPrChange w:id="2651" w:author="Tuan NV" w:date="2026-04-16T22:46:00Z" w16du:dateUtc="2026-04-16T15:46:00Z">
              <w:rPr>
                <w:rFonts w:ascii="Time s New Roman" w:hAnsi="Time s New Roman"/>
                <w:szCs w:val="26"/>
              </w:rPr>
            </w:rPrChange>
          </w:rPr>
          <w:delText>6</w:delText>
        </w:r>
      </w:del>
      <w:ins w:id="2652" w:author="Tuan NV" w:date="2026-04-16T23:45:00Z" w16du:dateUtc="2026-04-16T16:45:00Z">
        <w:r w:rsidR="00E07F26">
          <w:rPr>
            <w:rFonts w:ascii="Time s New Roman" w:hAnsi="Time s New Roman"/>
            <w:sz w:val="28"/>
            <w:szCs w:val="28"/>
          </w:rPr>
          <w:t>5</w:t>
        </w:r>
      </w:ins>
      <w:r w:rsidRPr="000F2D03">
        <w:rPr>
          <w:rFonts w:ascii="Time s New Roman" w:hAnsi="Time s New Roman"/>
          <w:sz w:val="28"/>
          <w:szCs w:val="28"/>
          <w:lang w:val="vi-VN"/>
          <w:rPrChange w:id="2653" w:author="Tuan NV" w:date="2026-04-16T22:46:00Z" w16du:dateUtc="2026-04-16T15:46:00Z">
            <w:rPr>
              <w:rFonts w:ascii="Time s New Roman" w:hAnsi="Time s New Roman"/>
              <w:szCs w:val="26"/>
              <w:lang w:val="vi-VN"/>
            </w:rPr>
          </w:rPrChange>
        </w:rPr>
        <w:t xml:space="preserve">.3.1. </w:t>
      </w:r>
      <w:r w:rsidRPr="000F2D03">
        <w:rPr>
          <w:rFonts w:ascii="Time s New Roman" w:hAnsi="Time s New Roman"/>
          <w:sz w:val="28"/>
          <w:szCs w:val="28"/>
          <w:rPrChange w:id="2654" w:author="Tuan NV" w:date="2026-04-16T22:46:00Z" w16du:dateUtc="2026-04-16T15:46:00Z">
            <w:rPr>
              <w:rFonts w:ascii="Time s New Roman" w:hAnsi="Time s New Roman"/>
              <w:szCs w:val="26"/>
            </w:rPr>
          </w:rPrChange>
        </w:rPr>
        <w:t>T</w:t>
      </w:r>
      <w:r w:rsidRPr="000F2D03">
        <w:rPr>
          <w:rFonts w:ascii="Time s New Roman" w:hAnsi="Time s New Roman" w:hint="eastAsia"/>
          <w:sz w:val="28"/>
          <w:szCs w:val="28"/>
          <w:rPrChange w:id="2655" w:author="Tuan NV" w:date="2026-04-16T22:46:00Z" w16du:dateUtc="2026-04-16T15:46:00Z">
            <w:rPr>
              <w:rFonts w:ascii="Time s New Roman" w:hAnsi="Time s New Roman" w:hint="eastAsia"/>
              <w:szCs w:val="26"/>
            </w:rPr>
          </w:rPrChange>
        </w:rPr>
        <w:t>í</w:t>
      </w:r>
      <w:r w:rsidRPr="000F2D03">
        <w:rPr>
          <w:rFonts w:ascii="Time s New Roman" w:hAnsi="Time s New Roman"/>
          <w:sz w:val="28"/>
          <w:szCs w:val="28"/>
          <w:rPrChange w:id="2656" w:author="Tuan NV" w:date="2026-04-16T22:46:00Z" w16du:dateUtc="2026-04-16T15:46:00Z">
            <w:rPr>
              <w:rFonts w:ascii="Time s New Roman" w:hAnsi="Time s New Roman"/>
              <w:szCs w:val="26"/>
            </w:rPr>
          </w:rPrChange>
        </w:rPr>
        <w:t>nh tổng số l</w:t>
      </w:r>
      <w:r w:rsidRPr="000F2D03">
        <w:rPr>
          <w:rFonts w:ascii="Time s New Roman" w:hAnsi="Time s New Roman" w:hint="eastAsia"/>
          <w:sz w:val="28"/>
          <w:szCs w:val="28"/>
          <w:rPrChange w:id="2657" w:author="Tuan NV" w:date="2026-04-16T22:46:00Z" w16du:dateUtc="2026-04-16T15:46:00Z">
            <w:rPr>
              <w:rFonts w:ascii="Time s New Roman" w:hAnsi="Time s New Roman" w:hint="eastAsia"/>
              <w:szCs w:val="26"/>
            </w:rPr>
          </w:rPrChange>
        </w:rPr>
        <w:t>ư</w:t>
      </w:r>
      <w:r w:rsidRPr="000F2D03">
        <w:rPr>
          <w:rFonts w:ascii="Time s New Roman" w:hAnsi="Time s New Roman"/>
          <w:sz w:val="28"/>
          <w:szCs w:val="28"/>
          <w:rPrChange w:id="2658" w:author="Tuan NV" w:date="2026-04-16T22:46:00Z" w16du:dateUtc="2026-04-16T15:46:00Z">
            <w:rPr>
              <w:rFonts w:ascii="Time s New Roman" w:hAnsi="Time s New Roman"/>
              <w:szCs w:val="26"/>
            </w:rPr>
          </w:rPrChange>
        </w:rPr>
        <w:t xml:space="preserve">ợng tồn của từng kho </w:t>
      </w:r>
      <w:r w:rsidRPr="000F2D03">
        <w:rPr>
          <w:rFonts w:ascii="Time s New Roman" w:hAnsi="Time s New Roman" w:hint="eastAsia"/>
          <w:sz w:val="28"/>
          <w:szCs w:val="28"/>
          <w:rPrChange w:id="2659" w:author="Tuan NV" w:date="2026-04-16T22:46:00Z" w16du:dateUtc="2026-04-16T15:46:00Z">
            <w:rPr>
              <w:rFonts w:ascii="Time s New Roman" w:hAnsi="Time s New Roman" w:hint="eastAsia"/>
              <w:szCs w:val="26"/>
            </w:rPr>
          </w:rPrChange>
        </w:rPr>
        <w:t>đ</w:t>
      </w:r>
      <w:r w:rsidRPr="000F2D03">
        <w:rPr>
          <w:rFonts w:ascii="Time s New Roman" w:hAnsi="Time s New Roman"/>
          <w:sz w:val="28"/>
          <w:szCs w:val="28"/>
          <w:rPrChange w:id="2660" w:author="Tuan NV" w:date="2026-04-16T22:46:00Z" w16du:dateUtc="2026-04-16T15:46:00Z">
            <w:rPr>
              <w:rFonts w:ascii="Time s New Roman" w:hAnsi="Time s New Roman"/>
              <w:szCs w:val="26"/>
            </w:rPr>
          </w:rPrChange>
        </w:rPr>
        <w:t>ối với c</w:t>
      </w:r>
      <w:r w:rsidRPr="000F2D03">
        <w:rPr>
          <w:rFonts w:ascii="Time s New Roman" w:hAnsi="Time s New Roman" w:hint="eastAsia"/>
          <w:sz w:val="28"/>
          <w:szCs w:val="28"/>
          <w:rPrChange w:id="2661" w:author="Tuan NV" w:date="2026-04-16T22:46:00Z" w16du:dateUtc="2026-04-16T15:46:00Z">
            <w:rPr>
              <w:rFonts w:ascii="Time s New Roman" w:hAnsi="Time s New Roman" w:hint="eastAsia"/>
              <w:szCs w:val="26"/>
            </w:rPr>
          </w:rPrChange>
        </w:rPr>
        <w:t>á</w:t>
      </w:r>
      <w:r w:rsidRPr="000F2D03">
        <w:rPr>
          <w:rFonts w:ascii="Time s New Roman" w:hAnsi="Time s New Roman"/>
          <w:sz w:val="28"/>
          <w:szCs w:val="28"/>
          <w:rPrChange w:id="2662" w:author="Tuan NV" w:date="2026-04-16T22:46:00Z" w16du:dateUtc="2026-04-16T15:46:00Z">
            <w:rPr>
              <w:rFonts w:ascii="Time s New Roman" w:hAnsi="Time s New Roman"/>
              <w:szCs w:val="26"/>
            </w:rPr>
          </w:rPrChange>
        </w:rPr>
        <w:t>c loại kho lạnh</w:t>
      </w:r>
      <w:bookmarkEnd w:id="2648"/>
      <w:bookmarkEnd w:id="2649"/>
    </w:p>
    <w:p w14:paraId="0BDDC169" w14:textId="77777777" w:rsidR="00CA7A91" w:rsidRPr="001F04C9" w:rsidRDefault="00CA7A91" w:rsidP="00664455">
      <w:pPr>
        <w:pStyle w:val="ListParagraph"/>
        <w:autoSpaceDE w:val="0"/>
        <w:autoSpaceDN w:val="0"/>
        <w:adjustRightInd w:val="0"/>
        <w:spacing w:after="0" w:line="312" w:lineRule="auto"/>
        <w:ind w:left="1440"/>
        <w:rPr>
          <w:rFonts w:ascii="Time s New Roman" w:hAnsi="Time s New Roman" w:cs="Cascadia Mono"/>
          <w:color w:val="000000"/>
          <w:sz w:val="26"/>
          <w:szCs w:val="26"/>
          <w:highlight w:val="white"/>
        </w:rPr>
      </w:pPr>
      <w:r w:rsidRPr="001F04C9">
        <w:rPr>
          <w:rFonts w:ascii="Time s New Roman" w:hAnsi="Time s New Roman" w:cs="Cascadia Mono"/>
          <w:color w:val="0000FF"/>
          <w:sz w:val="26"/>
          <w:szCs w:val="26"/>
          <w:highlight w:val="white"/>
        </w:rPr>
        <w:t>SELECT</w:t>
      </w:r>
      <w:r w:rsidRPr="001F04C9">
        <w:rPr>
          <w:rFonts w:ascii="Time s New Roman" w:hAnsi="Time s New Roman" w:cs="Cascadia Mono"/>
          <w:color w:val="000000"/>
          <w:sz w:val="26"/>
          <w:szCs w:val="26"/>
          <w:highlight w:val="white"/>
        </w:rPr>
        <w:t xml:space="preserve"> k</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TenKho</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w:t>
      </w:r>
      <w:r w:rsidRPr="001F04C9">
        <w:rPr>
          <w:rFonts w:ascii="Time s New Roman" w:hAnsi="Time s New Roman" w:cs="Cascadia Mono"/>
          <w:color w:val="FF00FF"/>
          <w:sz w:val="26"/>
          <w:szCs w:val="26"/>
          <w:highlight w:val="white"/>
        </w:rPr>
        <w:t>SUM</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t</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SoLuongTon</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w:t>
      </w:r>
      <w:r w:rsidRPr="001F04C9">
        <w:rPr>
          <w:rFonts w:ascii="Time s New Roman" w:hAnsi="Time s New Roman" w:cs="Cascadia Mono"/>
          <w:color w:val="0000FF"/>
          <w:sz w:val="26"/>
          <w:szCs w:val="26"/>
          <w:highlight w:val="white"/>
        </w:rPr>
        <w:t>AS</w:t>
      </w:r>
      <w:r w:rsidRPr="001F04C9">
        <w:rPr>
          <w:rFonts w:ascii="Time s New Roman" w:hAnsi="Time s New Roman" w:cs="Cascadia Mono"/>
          <w:color w:val="000000"/>
          <w:sz w:val="26"/>
          <w:szCs w:val="26"/>
          <w:highlight w:val="white"/>
        </w:rPr>
        <w:t xml:space="preserve"> TongTonKho </w:t>
      </w:r>
    </w:p>
    <w:p w14:paraId="555190BE" w14:textId="77777777" w:rsidR="00CA7A91" w:rsidRPr="001F04C9" w:rsidRDefault="00CA7A91" w:rsidP="00664455">
      <w:pPr>
        <w:pStyle w:val="ListParagraph"/>
        <w:autoSpaceDE w:val="0"/>
        <w:autoSpaceDN w:val="0"/>
        <w:adjustRightInd w:val="0"/>
        <w:spacing w:after="0" w:line="312" w:lineRule="auto"/>
        <w:ind w:left="1440"/>
        <w:rPr>
          <w:rFonts w:ascii="Time s New Roman" w:hAnsi="Time s New Roman" w:cs="Cascadia Mono"/>
          <w:color w:val="000000"/>
          <w:sz w:val="26"/>
          <w:szCs w:val="26"/>
          <w:highlight w:val="white"/>
        </w:rPr>
      </w:pPr>
      <w:r w:rsidRPr="001F04C9">
        <w:rPr>
          <w:rFonts w:ascii="Time s New Roman" w:hAnsi="Time s New Roman" w:cs="Cascadia Mono"/>
          <w:color w:val="0000FF"/>
          <w:sz w:val="26"/>
          <w:szCs w:val="26"/>
          <w:highlight w:val="white"/>
        </w:rPr>
        <w:t>FROM</w:t>
      </w:r>
      <w:r w:rsidRPr="001F04C9">
        <w:rPr>
          <w:rFonts w:ascii="Time s New Roman" w:hAnsi="Time s New Roman" w:cs="Cascadia Mono"/>
          <w:color w:val="000000"/>
          <w:sz w:val="26"/>
          <w:szCs w:val="26"/>
          <w:highlight w:val="white"/>
        </w:rPr>
        <w:t xml:space="preserve"> TON_KHO t </w:t>
      </w:r>
    </w:p>
    <w:p w14:paraId="352A9A52" w14:textId="77777777" w:rsidR="00CA7A91" w:rsidRPr="001F04C9" w:rsidRDefault="00CA7A91" w:rsidP="00664455">
      <w:pPr>
        <w:pStyle w:val="ListParagraph"/>
        <w:autoSpaceDE w:val="0"/>
        <w:autoSpaceDN w:val="0"/>
        <w:adjustRightInd w:val="0"/>
        <w:spacing w:after="0" w:line="312" w:lineRule="auto"/>
        <w:ind w:left="1440"/>
        <w:rPr>
          <w:rFonts w:ascii="Time s New Roman" w:hAnsi="Time s New Roman" w:cs="Cascadia Mono"/>
          <w:color w:val="000000"/>
          <w:sz w:val="26"/>
          <w:szCs w:val="26"/>
          <w:highlight w:val="white"/>
        </w:rPr>
      </w:pPr>
      <w:r w:rsidRPr="001F04C9">
        <w:rPr>
          <w:rFonts w:ascii="Time s New Roman" w:hAnsi="Time s New Roman" w:cs="Cascadia Mono"/>
          <w:color w:val="808080"/>
          <w:sz w:val="26"/>
          <w:szCs w:val="26"/>
          <w:highlight w:val="white"/>
        </w:rPr>
        <w:lastRenderedPageBreak/>
        <w:t>JOIN</w:t>
      </w:r>
      <w:r w:rsidRPr="001F04C9">
        <w:rPr>
          <w:rFonts w:ascii="Time s New Roman" w:hAnsi="Time s New Roman" w:cs="Cascadia Mono"/>
          <w:color w:val="000000"/>
          <w:sz w:val="26"/>
          <w:szCs w:val="26"/>
          <w:highlight w:val="white"/>
        </w:rPr>
        <w:t xml:space="preserve"> KHO k </w:t>
      </w:r>
      <w:r w:rsidRPr="001F04C9">
        <w:rPr>
          <w:rFonts w:ascii="Time s New Roman" w:hAnsi="Time s New Roman" w:cs="Cascadia Mono"/>
          <w:color w:val="0000FF"/>
          <w:sz w:val="26"/>
          <w:szCs w:val="26"/>
          <w:highlight w:val="white"/>
        </w:rPr>
        <w:t>ON</w:t>
      </w:r>
      <w:r w:rsidRPr="001F04C9">
        <w:rPr>
          <w:rFonts w:ascii="Time s New Roman" w:hAnsi="Time s New Roman" w:cs="Cascadia Mono"/>
          <w:color w:val="000000"/>
          <w:sz w:val="26"/>
          <w:szCs w:val="26"/>
          <w:highlight w:val="white"/>
        </w:rPr>
        <w:t xml:space="preserve"> t</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MaKho </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k</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MaKho </w:t>
      </w:r>
    </w:p>
    <w:p w14:paraId="3E6F18B3" w14:textId="77777777" w:rsidR="00CA7A91" w:rsidRPr="001F04C9" w:rsidRDefault="00CA7A91" w:rsidP="00664455">
      <w:pPr>
        <w:pStyle w:val="ListParagraph"/>
        <w:autoSpaceDE w:val="0"/>
        <w:autoSpaceDN w:val="0"/>
        <w:adjustRightInd w:val="0"/>
        <w:spacing w:after="0" w:line="312" w:lineRule="auto"/>
        <w:ind w:left="1440"/>
        <w:rPr>
          <w:rFonts w:ascii="Time s New Roman" w:hAnsi="Time s New Roman" w:cs="Cascadia Mono"/>
          <w:color w:val="000000"/>
          <w:sz w:val="26"/>
          <w:szCs w:val="26"/>
          <w:highlight w:val="white"/>
        </w:rPr>
      </w:pPr>
      <w:r w:rsidRPr="001F04C9">
        <w:rPr>
          <w:rFonts w:ascii="Time s New Roman" w:hAnsi="Time s New Roman" w:cs="Cascadia Mono"/>
          <w:color w:val="0000FF"/>
          <w:sz w:val="26"/>
          <w:szCs w:val="26"/>
          <w:highlight w:val="white"/>
        </w:rPr>
        <w:t>WHERE</w:t>
      </w:r>
      <w:r w:rsidRPr="001F04C9">
        <w:rPr>
          <w:rFonts w:ascii="Time s New Roman" w:hAnsi="Time s New Roman" w:cs="Cascadia Mono"/>
          <w:color w:val="000000"/>
          <w:sz w:val="26"/>
          <w:szCs w:val="26"/>
          <w:highlight w:val="white"/>
        </w:rPr>
        <w:t xml:space="preserve"> k</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LoaiKho </w:t>
      </w:r>
      <w:r w:rsidRPr="001F04C9">
        <w:rPr>
          <w:rFonts w:ascii="Time s New Roman" w:hAnsi="Time s New Roman" w:cs="Cascadia Mono"/>
          <w:color w:val="808080"/>
          <w:sz w:val="26"/>
          <w:szCs w:val="26"/>
          <w:highlight w:val="white"/>
        </w:rPr>
        <w:t>LIKE</w:t>
      </w:r>
      <w:r w:rsidRPr="001F04C9">
        <w:rPr>
          <w:rFonts w:ascii="Time s New Roman" w:hAnsi="Time s New Roman" w:cs="Cascadia Mono"/>
          <w:color w:val="000000"/>
          <w:sz w:val="26"/>
          <w:szCs w:val="26"/>
          <w:highlight w:val="white"/>
        </w:rPr>
        <w:t xml:space="preserve"> </w:t>
      </w:r>
      <w:r w:rsidRPr="001F04C9">
        <w:rPr>
          <w:rFonts w:ascii="Time s New Roman" w:hAnsi="Time s New Roman" w:cs="Cascadia Mono"/>
          <w:color w:val="FF0000"/>
          <w:sz w:val="26"/>
          <w:szCs w:val="26"/>
          <w:highlight w:val="white"/>
        </w:rPr>
        <w:t>'%lanh%'</w:t>
      </w:r>
      <w:r w:rsidRPr="001F04C9">
        <w:rPr>
          <w:rFonts w:ascii="Time s New Roman" w:hAnsi="Time s New Roman" w:cs="Cascadia Mono"/>
          <w:color w:val="000000"/>
          <w:sz w:val="26"/>
          <w:szCs w:val="26"/>
          <w:highlight w:val="white"/>
        </w:rPr>
        <w:t xml:space="preserve"> </w:t>
      </w:r>
    </w:p>
    <w:p w14:paraId="4F6A5ACD" w14:textId="10605E1D" w:rsidR="00CA7A91" w:rsidRPr="001F04C9" w:rsidRDefault="00CA7A91" w:rsidP="005472F5">
      <w:pPr>
        <w:pStyle w:val="ListParagraph"/>
        <w:autoSpaceDE w:val="0"/>
        <w:autoSpaceDN w:val="0"/>
        <w:adjustRightInd w:val="0"/>
        <w:spacing w:after="0" w:line="312" w:lineRule="auto"/>
        <w:ind w:left="1440"/>
        <w:rPr>
          <w:rFonts w:ascii="Time s New Roman" w:hAnsi="Time s New Roman" w:cs="Cascadia Mono"/>
          <w:color w:val="808080"/>
          <w:sz w:val="26"/>
          <w:szCs w:val="26"/>
          <w:highlight w:val="white"/>
          <w:lang w:val="vi-VN"/>
        </w:rPr>
      </w:pPr>
      <w:r w:rsidRPr="001F04C9">
        <w:rPr>
          <w:rFonts w:ascii="Time s New Roman" w:hAnsi="Time s New Roman" w:cs="Cascadia Mono"/>
          <w:color w:val="0000FF"/>
          <w:sz w:val="26"/>
          <w:szCs w:val="26"/>
          <w:highlight w:val="white"/>
        </w:rPr>
        <w:t>GROUP</w:t>
      </w:r>
      <w:r w:rsidRPr="001F04C9">
        <w:rPr>
          <w:rFonts w:ascii="Time s New Roman" w:hAnsi="Time s New Roman" w:cs="Cascadia Mono"/>
          <w:color w:val="000000"/>
          <w:sz w:val="26"/>
          <w:szCs w:val="26"/>
          <w:highlight w:val="white"/>
        </w:rPr>
        <w:t xml:space="preserve"> </w:t>
      </w:r>
      <w:r w:rsidRPr="001F04C9">
        <w:rPr>
          <w:rFonts w:ascii="Time s New Roman" w:hAnsi="Time s New Roman" w:cs="Cascadia Mono"/>
          <w:color w:val="0000FF"/>
          <w:sz w:val="26"/>
          <w:szCs w:val="26"/>
          <w:highlight w:val="white"/>
        </w:rPr>
        <w:t>BY</w:t>
      </w:r>
      <w:r w:rsidRPr="001F04C9">
        <w:rPr>
          <w:rFonts w:ascii="Time s New Roman" w:hAnsi="Time s New Roman" w:cs="Cascadia Mono"/>
          <w:color w:val="000000"/>
          <w:sz w:val="26"/>
          <w:szCs w:val="26"/>
          <w:highlight w:val="white"/>
        </w:rPr>
        <w:t xml:space="preserve"> k</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TenKho</w:t>
      </w:r>
      <w:r w:rsidRPr="001F04C9">
        <w:rPr>
          <w:rFonts w:ascii="Time s New Roman" w:hAnsi="Time s New Roman" w:cs="Cascadia Mono"/>
          <w:color w:val="808080"/>
          <w:sz w:val="26"/>
          <w:szCs w:val="26"/>
          <w:highlight w:val="white"/>
        </w:rPr>
        <w:t>;</w:t>
      </w:r>
    </w:p>
    <w:p w14:paraId="3E2A480F" w14:textId="5821D6CB" w:rsidR="00CA7A91" w:rsidRPr="000F2D03" w:rsidRDefault="00CA7A91" w:rsidP="00664455">
      <w:pPr>
        <w:pStyle w:val="Heading3"/>
        <w:spacing w:line="312" w:lineRule="auto"/>
        <w:ind w:left="0"/>
        <w:rPr>
          <w:rFonts w:ascii="Time s New Roman" w:hAnsi="Time s New Roman"/>
          <w:sz w:val="28"/>
          <w:szCs w:val="28"/>
          <w:rPrChange w:id="2663" w:author="Tuan NV" w:date="2026-04-16T22:46:00Z" w16du:dateUtc="2026-04-16T15:46:00Z">
            <w:rPr>
              <w:rFonts w:ascii="Time s New Roman" w:hAnsi="Time s New Roman"/>
              <w:szCs w:val="26"/>
            </w:rPr>
          </w:rPrChange>
        </w:rPr>
      </w:pPr>
      <w:bookmarkStart w:id="2664" w:name="_Toc227255647"/>
      <w:bookmarkStart w:id="2665" w:name="_Toc227272724"/>
      <w:del w:id="2666" w:author="Tuan NV" w:date="2026-04-16T23:45:00Z" w16du:dateUtc="2026-04-16T16:45:00Z">
        <w:r w:rsidRPr="000F2D03" w:rsidDel="00E07F26">
          <w:rPr>
            <w:rFonts w:ascii="Time s New Roman" w:hAnsi="Time s New Roman"/>
            <w:sz w:val="28"/>
            <w:szCs w:val="28"/>
            <w:rPrChange w:id="2667" w:author="Tuan NV" w:date="2026-04-16T22:46:00Z" w16du:dateUtc="2026-04-16T15:46:00Z">
              <w:rPr>
                <w:rFonts w:ascii="Time s New Roman" w:hAnsi="Time s New Roman"/>
                <w:szCs w:val="26"/>
              </w:rPr>
            </w:rPrChange>
          </w:rPr>
          <w:delText>6</w:delText>
        </w:r>
      </w:del>
      <w:ins w:id="2668" w:author="Tuan NV" w:date="2026-04-16T23:45:00Z" w16du:dateUtc="2026-04-16T16:45:00Z">
        <w:r w:rsidR="00E07F26">
          <w:rPr>
            <w:rFonts w:ascii="Time s New Roman" w:hAnsi="Time s New Roman"/>
            <w:sz w:val="28"/>
            <w:szCs w:val="28"/>
          </w:rPr>
          <w:t>5</w:t>
        </w:r>
      </w:ins>
      <w:r w:rsidRPr="000F2D03">
        <w:rPr>
          <w:rFonts w:ascii="Time s New Roman" w:hAnsi="Time s New Roman"/>
          <w:sz w:val="28"/>
          <w:szCs w:val="28"/>
          <w:lang w:val="vi-VN"/>
          <w:rPrChange w:id="2669" w:author="Tuan NV" w:date="2026-04-16T22:46:00Z" w16du:dateUtc="2026-04-16T15:46:00Z">
            <w:rPr>
              <w:rFonts w:ascii="Time s New Roman" w:hAnsi="Time s New Roman"/>
              <w:szCs w:val="26"/>
              <w:lang w:val="vi-VN"/>
            </w:rPr>
          </w:rPrChange>
        </w:rPr>
        <w:t xml:space="preserve">.3.2. </w:t>
      </w:r>
      <w:r w:rsidRPr="000F2D03">
        <w:rPr>
          <w:rFonts w:ascii="Time s New Roman" w:hAnsi="Time s New Roman"/>
          <w:sz w:val="28"/>
          <w:szCs w:val="28"/>
          <w:rPrChange w:id="2670" w:author="Tuan NV" w:date="2026-04-16T22:46:00Z" w16du:dateUtc="2026-04-16T15:46:00Z">
            <w:rPr>
              <w:rFonts w:ascii="Time s New Roman" w:hAnsi="Time s New Roman"/>
              <w:szCs w:val="26"/>
            </w:rPr>
          </w:rPrChange>
        </w:rPr>
        <w:t>Thống k</w:t>
      </w:r>
      <w:r w:rsidRPr="000F2D03">
        <w:rPr>
          <w:rFonts w:ascii="Time s New Roman" w:hAnsi="Time s New Roman" w:hint="eastAsia"/>
          <w:sz w:val="28"/>
          <w:szCs w:val="28"/>
          <w:rPrChange w:id="2671" w:author="Tuan NV" w:date="2026-04-16T22:46:00Z" w16du:dateUtc="2026-04-16T15:46:00Z">
            <w:rPr>
              <w:rFonts w:ascii="Time s New Roman" w:hAnsi="Time s New Roman" w:hint="eastAsia"/>
              <w:szCs w:val="26"/>
            </w:rPr>
          </w:rPrChange>
        </w:rPr>
        <w:t>ê</w:t>
      </w:r>
      <w:r w:rsidRPr="000F2D03">
        <w:rPr>
          <w:rFonts w:ascii="Time s New Roman" w:hAnsi="Time s New Roman"/>
          <w:sz w:val="28"/>
          <w:szCs w:val="28"/>
          <w:rPrChange w:id="2672" w:author="Tuan NV" w:date="2026-04-16T22:46:00Z" w16du:dateUtc="2026-04-16T15:46:00Z">
            <w:rPr>
              <w:rFonts w:ascii="Time s New Roman" w:hAnsi="Time s New Roman"/>
              <w:szCs w:val="26"/>
            </w:rPr>
          </w:rPrChange>
        </w:rPr>
        <w:t xml:space="preserve"> tổng số tiền </w:t>
      </w:r>
      <w:r w:rsidRPr="000F2D03">
        <w:rPr>
          <w:rFonts w:ascii="Time s New Roman" w:hAnsi="Time s New Roman" w:hint="eastAsia"/>
          <w:sz w:val="28"/>
          <w:szCs w:val="28"/>
          <w:rPrChange w:id="2673" w:author="Tuan NV" w:date="2026-04-16T22:46:00Z" w16du:dateUtc="2026-04-16T15:46:00Z">
            <w:rPr>
              <w:rFonts w:ascii="Time s New Roman" w:hAnsi="Time s New Roman" w:hint="eastAsia"/>
              <w:szCs w:val="26"/>
            </w:rPr>
          </w:rPrChange>
        </w:rPr>
        <w:t>đã</w:t>
      </w:r>
      <w:r w:rsidRPr="000F2D03">
        <w:rPr>
          <w:rFonts w:ascii="Time s New Roman" w:hAnsi="Time s New Roman"/>
          <w:sz w:val="28"/>
          <w:szCs w:val="28"/>
          <w:rPrChange w:id="2674" w:author="Tuan NV" w:date="2026-04-16T22:46:00Z" w16du:dateUtc="2026-04-16T15:46:00Z">
            <w:rPr>
              <w:rFonts w:ascii="Time s New Roman" w:hAnsi="Time s New Roman"/>
              <w:szCs w:val="26"/>
            </w:rPr>
          </w:rPrChange>
        </w:rPr>
        <w:t xml:space="preserve"> </w:t>
      </w:r>
      <w:r w:rsidRPr="000F2D03">
        <w:rPr>
          <w:rFonts w:ascii="Time s New Roman" w:hAnsi="Time s New Roman" w:hint="eastAsia"/>
          <w:sz w:val="28"/>
          <w:szCs w:val="28"/>
          <w:rPrChange w:id="2675" w:author="Tuan NV" w:date="2026-04-16T22:46:00Z" w16du:dateUtc="2026-04-16T15:46:00Z">
            <w:rPr>
              <w:rFonts w:ascii="Time s New Roman" w:hAnsi="Time s New Roman" w:hint="eastAsia"/>
              <w:szCs w:val="26"/>
            </w:rPr>
          </w:rPrChange>
        </w:rPr>
        <w:t>đ</w:t>
      </w:r>
      <w:r w:rsidRPr="000F2D03">
        <w:rPr>
          <w:rFonts w:ascii="Time s New Roman" w:hAnsi="Time s New Roman"/>
          <w:sz w:val="28"/>
          <w:szCs w:val="28"/>
          <w:rPrChange w:id="2676" w:author="Tuan NV" w:date="2026-04-16T22:46:00Z" w16du:dateUtc="2026-04-16T15:46:00Z">
            <w:rPr>
              <w:rFonts w:ascii="Time s New Roman" w:hAnsi="Time s New Roman"/>
              <w:szCs w:val="26"/>
            </w:rPr>
          </w:rPrChange>
        </w:rPr>
        <w:t>ặt h</w:t>
      </w:r>
      <w:r w:rsidRPr="000F2D03">
        <w:rPr>
          <w:rFonts w:ascii="Time s New Roman" w:hAnsi="Time s New Roman" w:hint="eastAsia"/>
          <w:sz w:val="28"/>
          <w:szCs w:val="28"/>
          <w:rPrChange w:id="2677" w:author="Tuan NV" w:date="2026-04-16T22:46:00Z" w16du:dateUtc="2026-04-16T15:46:00Z">
            <w:rPr>
              <w:rFonts w:ascii="Time s New Roman" w:hAnsi="Time s New Roman" w:hint="eastAsia"/>
              <w:szCs w:val="26"/>
            </w:rPr>
          </w:rPrChange>
        </w:rPr>
        <w:t>à</w:t>
      </w:r>
      <w:r w:rsidRPr="000F2D03">
        <w:rPr>
          <w:rFonts w:ascii="Time s New Roman" w:hAnsi="Time s New Roman"/>
          <w:sz w:val="28"/>
          <w:szCs w:val="28"/>
          <w:rPrChange w:id="2678" w:author="Tuan NV" w:date="2026-04-16T22:46:00Z" w16du:dateUtc="2026-04-16T15:46:00Z">
            <w:rPr>
              <w:rFonts w:ascii="Time s New Roman" w:hAnsi="Time s New Roman"/>
              <w:szCs w:val="26"/>
            </w:rPr>
          </w:rPrChange>
        </w:rPr>
        <w:t>ng theo từng m</w:t>
      </w:r>
      <w:r w:rsidRPr="000F2D03">
        <w:rPr>
          <w:rFonts w:ascii="Time s New Roman" w:hAnsi="Time s New Roman" w:hint="eastAsia"/>
          <w:sz w:val="28"/>
          <w:szCs w:val="28"/>
          <w:rPrChange w:id="2679" w:author="Tuan NV" w:date="2026-04-16T22:46:00Z" w16du:dateUtc="2026-04-16T15:46:00Z">
            <w:rPr>
              <w:rFonts w:ascii="Time s New Roman" w:hAnsi="Time s New Roman" w:hint="eastAsia"/>
              <w:szCs w:val="26"/>
            </w:rPr>
          </w:rPrChange>
        </w:rPr>
        <w:t>ã</w:t>
      </w:r>
      <w:r w:rsidRPr="000F2D03">
        <w:rPr>
          <w:rFonts w:ascii="Time s New Roman" w:hAnsi="Time s New Roman"/>
          <w:sz w:val="28"/>
          <w:szCs w:val="28"/>
          <w:rPrChange w:id="2680" w:author="Tuan NV" w:date="2026-04-16T22:46:00Z" w16du:dateUtc="2026-04-16T15:46:00Z">
            <w:rPr>
              <w:rFonts w:ascii="Time s New Roman" w:hAnsi="Time s New Roman"/>
              <w:szCs w:val="26"/>
            </w:rPr>
          </w:rPrChange>
        </w:rPr>
        <w:t xml:space="preserve"> nh</w:t>
      </w:r>
      <w:r w:rsidRPr="000F2D03">
        <w:rPr>
          <w:rFonts w:ascii="Time s New Roman" w:hAnsi="Time s New Roman" w:hint="eastAsia"/>
          <w:sz w:val="28"/>
          <w:szCs w:val="28"/>
          <w:rPrChange w:id="2681" w:author="Tuan NV" w:date="2026-04-16T22:46:00Z" w16du:dateUtc="2026-04-16T15:46:00Z">
            <w:rPr>
              <w:rFonts w:ascii="Time s New Roman" w:hAnsi="Time s New Roman" w:hint="eastAsia"/>
              <w:szCs w:val="26"/>
            </w:rPr>
          </w:rPrChange>
        </w:rPr>
        <w:t>à</w:t>
      </w:r>
      <w:r w:rsidRPr="000F2D03">
        <w:rPr>
          <w:rFonts w:ascii="Time s New Roman" w:hAnsi="Time s New Roman"/>
          <w:sz w:val="28"/>
          <w:szCs w:val="28"/>
          <w:rPrChange w:id="2682" w:author="Tuan NV" w:date="2026-04-16T22:46:00Z" w16du:dateUtc="2026-04-16T15:46:00Z">
            <w:rPr>
              <w:rFonts w:ascii="Time s New Roman" w:hAnsi="Time s New Roman"/>
              <w:szCs w:val="26"/>
            </w:rPr>
          </w:rPrChange>
        </w:rPr>
        <w:t xml:space="preserve"> cung cấp</w:t>
      </w:r>
      <w:bookmarkEnd w:id="2664"/>
      <w:bookmarkEnd w:id="2665"/>
    </w:p>
    <w:p w14:paraId="771B3C44" w14:textId="77777777" w:rsidR="00CA7A91" w:rsidRPr="001F04C9" w:rsidRDefault="00CA7A91" w:rsidP="00664455">
      <w:pPr>
        <w:pStyle w:val="ListParagraph"/>
        <w:autoSpaceDE w:val="0"/>
        <w:autoSpaceDN w:val="0"/>
        <w:adjustRightInd w:val="0"/>
        <w:spacing w:after="0" w:line="312" w:lineRule="auto"/>
        <w:ind w:left="1440"/>
        <w:rPr>
          <w:rFonts w:ascii="Time s New Roman" w:hAnsi="Time s New Roman" w:cs="Cascadia Mono"/>
          <w:color w:val="000000"/>
          <w:sz w:val="26"/>
          <w:szCs w:val="26"/>
          <w:highlight w:val="white"/>
        </w:rPr>
      </w:pPr>
      <w:r w:rsidRPr="001F04C9">
        <w:rPr>
          <w:rFonts w:ascii="Time s New Roman" w:hAnsi="Time s New Roman" w:cs="Cascadia Mono"/>
          <w:color w:val="0000FF"/>
          <w:sz w:val="26"/>
          <w:szCs w:val="26"/>
          <w:highlight w:val="white"/>
        </w:rPr>
        <w:t>SELECT</w:t>
      </w:r>
      <w:r w:rsidRPr="001F04C9">
        <w:rPr>
          <w:rFonts w:ascii="Time s New Roman" w:hAnsi="Time s New Roman" w:cs="Cascadia Mono"/>
          <w:color w:val="000000"/>
          <w:sz w:val="26"/>
          <w:szCs w:val="26"/>
          <w:highlight w:val="white"/>
        </w:rPr>
        <w:t xml:space="preserve"> MaNCC</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w:t>
      </w:r>
      <w:r w:rsidRPr="001F04C9">
        <w:rPr>
          <w:rFonts w:ascii="Time s New Roman" w:hAnsi="Time s New Roman" w:cs="Cascadia Mono"/>
          <w:color w:val="FF00FF"/>
          <w:sz w:val="26"/>
          <w:szCs w:val="26"/>
          <w:highlight w:val="white"/>
        </w:rPr>
        <w:t>COUNT</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MaDonNCC</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w:t>
      </w:r>
      <w:r w:rsidRPr="001F04C9">
        <w:rPr>
          <w:rFonts w:ascii="Time s New Roman" w:hAnsi="Time s New Roman" w:cs="Cascadia Mono"/>
          <w:color w:val="0000FF"/>
          <w:sz w:val="26"/>
          <w:szCs w:val="26"/>
          <w:highlight w:val="white"/>
        </w:rPr>
        <w:t>AS</w:t>
      </w:r>
      <w:r w:rsidRPr="001F04C9">
        <w:rPr>
          <w:rFonts w:ascii="Time s New Roman" w:hAnsi="Time s New Roman" w:cs="Cascadia Mono"/>
          <w:color w:val="000000"/>
          <w:sz w:val="26"/>
          <w:szCs w:val="26"/>
          <w:highlight w:val="white"/>
        </w:rPr>
        <w:t xml:space="preserve"> SoDonHang</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w:t>
      </w:r>
    </w:p>
    <w:p w14:paraId="6AE3EE38" w14:textId="77777777" w:rsidR="00CA7A91" w:rsidRPr="001F04C9" w:rsidRDefault="00CA7A91" w:rsidP="00664455">
      <w:pPr>
        <w:pStyle w:val="ListParagraph"/>
        <w:autoSpaceDE w:val="0"/>
        <w:autoSpaceDN w:val="0"/>
        <w:adjustRightInd w:val="0"/>
        <w:spacing w:after="0" w:line="312" w:lineRule="auto"/>
        <w:ind w:left="1440"/>
        <w:rPr>
          <w:rFonts w:ascii="Time s New Roman" w:hAnsi="Time s New Roman" w:cs="Cascadia Mono"/>
          <w:color w:val="000000"/>
          <w:sz w:val="26"/>
          <w:szCs w:val="26"/>
          <w:highlight w:val="white"/>
        </w:rPr>
      </w:pPr>
      <w:r w:rsidRPr="001F04C9">
        <w:rPr>
          <w:rFonts w:ascii="Time s New Roman" w:hAnsi="Time s New Roman" w:cs="Cascadia Mono"/>
          <w:color w:val="FF00FF"/>
          <w:sz w:val="26"/>
          <w:szCs w:val="26"/>
          <w:highlight w:val="white"/>
        </w:rPr>
        <w:t>SUM</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TongGiaTri</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w:t>
      </w:r>
      <w:r w:rsidRPr="001F04C9">
        <w:rPr>
          <w:rFonts w:ascii="Time s New Roman" w:hAnsi="Time s New Roman" w:cs="Cascadia Mono"/>
          <w:color w:val="0000FF"/>
          <w:sz w:val="26"/>
          <w:szCs w:val="26"/>
          <w:highlight w:val="white"/>
        </w:rPr>
        <w:t>AS</w:t>
      </w:r>
      <w:r w:rsidRPr="001F04C9">
        <w:rPr>
          <w:rFonts w:ascii="Time s New Roman" w:hAnsi="Time s New Roman" w:cs="Cascadia Mono"/>
          <w:color w:val="000000"/>
          <w:sz w:val="26"/>
          <w:szCs w:val="26"/>
          <w:highlight w:val="white"/>
        </w:rPr>
        <w:t xml:space="preserve"> TongTienDat </w:t>
      </w:r>
    </w:p>
    <w:p w14:paraId="4536BB60" w14:textId="77777777" w:rsidR="00CA7A91" w:rsidRPr="001F04C9" w:rsidRDefault="00CA7A91" w:rsidP="00664455">
      <w:pPr>
        <w:pStyle w:val="ListParagraph"/>
        <w:autoSpaceDE w:val="0"/>
        <w:autoSpaceDN w:val="0"/>
        <w:adjustRightInd w:val="0"/>
        <w:spacing w:after="0" w:line="312" w:lineRule="auto"/>
        <w:ind w:left="1440"/>
        <w:rPr>
          <w:rFonts w:ascii="Time s New Roman" w:hAnsi="Time s New Roman" w:cs="Cascadia Mono"/>
          <w:color w:val="000000"/>
          <w:sz w:val="26"/>
          <w:szCs w:val="26"/>
          <w:highlight w:val="white"/>
        </w:rPr>
      </w:pPr>
      <w:r w:rsidRPr="001F04C9">
        <w:rPr>
          <w:rFonts w:ascii="Time s New Roman" w:hAnsi="Time s New Roman" w:cs="Cascadia Mono"/>
          <w:color w:val="0000FF"/>
          <w:sz w:val="26"/>
          <w:szCs w:val="26"/>
          <w:highlight w:val="white"/>
        </w:rPr>
        <w:t>FROM</w:t>
      </w:r>
      <w:r w:rsidRPr="001F04C9">
        <w:rPr>
          <w:rFonts w:ascii="Time s New Roman" w:hAnsi="Time s New Roman" w:cs="Cascadia Mono"/>
          <w:color w:val="000000"/>
          <w:sz w:val="26"/>
          <w:szCs w:val="26"/>
          <w:highlight w:val="white"/>
        </w:rPr>
        <w:t xml:space="preserve"> DON_DAT_HANG_NCC </w:t>
      </w:r>
    </w:p>
    <w:p w14:paraId="4EA4F5E0" w14:textId="2C02171B" w:rsidR="00CA7A91" w:rsidRPr="001F04C9" w:rsidRDefault="00CA7A91" w:rsidP="005472F5">
      <w:pPr>
        <w:pStyle w:val="ListParagraph"/>
        <w:autoSpaceDE w:val="0"/>
        <w:autoSpaceDN w:val="0"/>
        <w:adjustRightInd w:val="0"/>
        <w:spacing w:after="0" w:line="312" w:lineRule="auto"/>
        <w:ind w:left="1440"/>
        <w:rPr>
          <w:rFonts w:ascii="Time s New Roman" w:hAnsi="Time s New Roman" w:cs="Cascadia Mono"/>
          <w:color w:val="808080"/>
          <w:sz w:val="26"/>
          <w:szCs w:val="26"/>
          <w:highlight w:val="white"/>
          <w:lang w:val="vi-VN"/>
        </w:rPr>
      </w:pPr>
      <w:r w:rsidRPr="001F04C9">
        <w:rPr>
          <w:rFonts w:ascii="Time s New Roman" w:hAnsi="Time s New Roman" w:cs="Cascadia Mono"/>
          <w:color w:val="0000FF"/>
          <w:sz w:val="26"/>
          <w:szCs w:val="26"/>
          <w:highlight w:val="white"/>
        </w:rPr>
        <w:t>GROUP</w:t>
      </w:r>
      <w:r w:rsidRPr="001F04C9">
        <w:rPr>
          <w:rFonts w:ascii="Time s New Roman" w:hAnsi="Time s New Roman" w:cs="Cascadia Mono"/>
          <w:color w:val="000000"/>
          <w:sz w:val="26"/>
          <w:szCs w:val="26"/>
          <w:highlight w:val="white"/>
        </w:rPr>
        <w:t xml:space="preserve"> </w:t>
      </w:r>
      <w:r w:rsidRPr="001F04C9">
        <w:rPr>
          <w:rFonts w:ascii="Time s New Roman" w:hAnsi="Time s New Roman" w:cs="Cascadia Mono"/>
          <w:color w:val="0000FF"/>
          <w:sz w:val="26"/>
          <w:szCs w:val="26"/>
          <w:highlight w:val="white"/>
        </w:rPr>
        <w:t>BY</w:t>
      </w:r>
      <w:r w:rsidRPr="001F04C9">
        <w:rPr>
          <w:rFonts w:ascii="Time s New Roman" w:hAnsi="Time s New Roman" w:cs="Cascadia Mono"/>
          <w:color w:val="000000"/>
          <w:sz w:val="26"/>
          <w:szCs w:val="26"/>
          <w:highlight w:val="white"/>
        </w:rPr>
        <w:t xml:space="preserve"> MaNCC</w:t>
      </w:r>
      <w:r w:rsidRPr="001F04C9">
        <w:rPr>
          <w:rFonts w:ascii="Time s New Roman" w:hAnsi="Time s New Roman" w:cs="Cascadia Mono"/>
          <w:color w:val="808080"/>
          <w:sz w:val="26"/>
          <w:szCs w:val="26"/>
          <w:highlight w:val="white"/>
        </w:rPr>
        <w:t>;</w:t>
      </w:r>
    </w:p>
    <w:p w14:paraId="297965B2" w14:textId="7016F790" w:rsidR="00CA7A91" w:rsidRPr="000F2D03" w:rsidRDefault="00CA7A91" w:rsidP="00664455">
      <w:pPr>
        <w:pStyle w:val="Heading2"/>
        <w:spacing w:line="312" w:lineRule="auto"/>
        <w:rPr>
          <w:rFonts w:ascii="Time s New Roman" w:hAnsi="Time s New Roman"/>
          <w:sz w:val="28"/>
          <w:szCs w:val="28"/>
          <w:rPrChange w:id="2683" w:author="Tuan NV" w:date="2026-04-16T22:46:00Z" w16du:dateUtc="2026-04-16T15:46:00Z">
            <w:rPr>
              <w:rFonts w:ascii="Time s New Roman" w:hAnsi="Time s New Roman"/>
            </w:rPr>
          </w:rPrChange>
        </w:rPr>
      </w:pPr>
      <w:bookmarkStart w:id="2684" w:name="_Toc227255648"/>
      <w:bookmarkStart w:id="2685" w:name="_Toc227272725"/>
      <w:del w:id="2686" w:author="Tuan NV" w:date="2026-04-16T23:45:00Z" w16du:dateUtc="2026-04-16T16:45:00Z">
        <w:r w:rsidRPr="000F2D03" w:rsidDel="00E07F26">
          <w:rPr>
            <w:rFonts w:ascii="Time s New Roman" w:hAnsi="Time s New Roman"/>
            <w:sz w:val="28"/>
            <w:szCs w:val="28"/>
            <w:rPrChange w:id="2687" w:author="Tuan NV" w:date="2026-04-16T22:46:00Z" w16du:dateUtc="2026-04-16T15:46:00Z">
              <w:rPr>
                <w:rFonts w:ascii="Time s New Roman" w:hAnsi="Time s New Roman"/>
              </w:rPr>
            </w:rPrChange>
          </w:rPr>
          <w:delText>6</w:delText>
        </w:r>
      </w:del>
      <w:ins w:id="2688" w:author="Tuan NV" w:date="2026-04-16T23:45:00Z" w16du:dateUtc="2026-04-16T16:45:00Z">
        <w:r w:rsidR="00E07F26">
          <w:rPr>
            <w:rFonts w:ascii="Time s New Roman" w:hAnsi="Time s New Roman"/>
            <w:sz w:val="28"/>
            <w:szCs w:val="28"/>
          </w:rPr>
          <w:t>5</w:t>
        </w:r>
      </w:ins>
      <w:r w:rsidRPr="000F2D03">
        <w:rPr>
          <w:rFonts w:ascii="Time s New Roman" w:hAnsi="Time s New Roman"/>
          <w:sz w:val="28"/>
          <w:szCs w:val="28"/>
          <w:lang w:val="vi-VN"/>
          <w:rPrChange w:id="2689" w:author="Tuan NV" w:date="2026-04-16T22:46:00Z" w16du:dateUtc="2026-04-16T15:46:00Z">
            <w:rPr>
              <w:rFonts w:ascii="Time s New Roman" w:hAnsi="Time s New Roman"/>
              <w:lang w:val="vi-VN"/>
            </w:rPr>
          </w:rPrChange>
        </w:rPr>
        <w:t>.4</w:t>
      </w:r>
      <w:r w:rsidRPr="000F2D03">
        <w:rPr>
          <w:rFonts w:ascii="Time s New Roman" w:hAnsi="Time s New Roman"/>
          <w:sz w:val="28"/>
          <w:szCs w:val="28"/>
          <w:rPrChange w:id="2690" w:author="Tuan NV" w:date="2026-04-16T22:46:00Z" w16du:dateUtc="2026-04-16T15:46:00Z">
            <w:rPr>
              <w:rFonts w:ascii="Time s New Roman" w:hAnsi="Time s New Roman"/>
            </w:rPr>
          </w:rPrChange>
        </w:rPr>
        <w:t xml:space="preserve">. </w:t>
      </w:r>
      <w:r w:rsidR="005472F5" w:rsidRPr="000F2D03">
        <w:rPr>
          <w:rFonts w:ascii="Time s New Roman" w:hAnsi="Time s New Roman"/>
          <w:sz w:val="28"/>
          <w:szCs w:val="28"/>
          <w:rPrChange w:id="2691" w:author="Tuan NV" w:date="2026-04-16T22:46:00Z" w16du:dateUtc="2026-04-16T15:46:00Z">
            <w:rPr>
              <w:rFonts w:ascii="Time s New Roman" w:hAnsi="Time s New Roman"/>
            </w:rPr>
          </w:rPrChange>
        </w:rPr>
        <w:t>02</w:t>
      </w:r>
      <w:r w:rsidRPr="000F2D03">
        <w:rPr>
          <w:rFonts w:ascii="Time s New Roman" w:hAnsi="Time s New Roman"/>
          <w:sz w:val="28"/>
          <w:szCs w:val="28"/>
          <w:rPrChange w:id="2692" w:author="Tuan NV" w:date="2026-04-16T22:46:00Z" w16du:dateUtc="2026-04-16T15:46:00Z">
            <w:rPr>
              <w:rFonts w:ascii="Time s New Roman" w:hAnsi="Time s New Roman"/>
            </w:rPr>
          </w:rPrChange>
        </w:rPr>
        <w:t xml:space="preserve"> c</w:t>
      </w:r>
      <w:r w:rsidRPr="000F2D03">
        <w:rPr>
          <w:rFonts w:ascii="Time s New Roman" w:hAnsi="Time s New Roman" w:hint="eastAsia"/>
          <w:sz w:val="28"/>
          <w:szCs w:val="28"/>
          <w:rPrChange w:id="2693" w:author="Tuan NV" w:date="2026-04-16T22:46:00Z" w16du:dateUtc="2026-04-16T15:46:00Z">
            <w:rPr>
              <w:rFonts w:ascii="Time s New Roman" w:hAnsi="Time s New Roman" w:hint="eastAsia"/>
            </w:rPr>
          </w:rPrChange>
        </w:rPr>
        <w:t>â</w:t>
      </w:r>
      <w:r w:rsidRPr="000F2D03">
        <w:rPr>
          <w:rFonts w:ascii="Time s New Roman" w:hAnsi="Time s New Roman"/>
          <w:sz w:val="28"/>
          <w:szCs w:val="28"/>
          <w:rPrChange w:id="2694" w:author="Tuan NV" w:date="2026-04-16T22:46:00Z" w16du:dateUtc="2026-04-16T15:46:00Z">
            <w:rPr>
              <w:rFonts w:ascii="Time s New Roman" w:hAnsi="Time s New Roman"/>
            </w:rPr>
          </w:rPrChange>
        </w:rPr>
        <w:t>u lệnh gồm SELECT c</w:t>
      </w:r>
      <w:r w:rsidRPr="000F2D03">
        <w:rPr>
          <w:rFonts w:ascii="Time s New Roman" w:hAnsi="Time s New Roman" w:hint="eastAsia"/>
          <w:sz w:val="28"/>
          <w:szCs w:val="28"/>
          <w:rPrChange w:id="2695" w:author="Tuan NV" w:date="2026-04-16T22:46:00Z" w16du:dateUtc="2026-04-16T15:46:00Z">
            <w:rPr>
              <w:rFonts w:ascii="Time s New Roman" w:hAnsi="Time s New Roman" w:hint="eastAsia"/>
            </w:rPr>
          </w:rPrChange>
        </w:rPr>
        <w:t>ó</w:t>
      </w:r>
      <w:r w:rsidRPr="000F2D03">
        <w:rPr>
          <w:rFonts w:ascii="Time s New Roman" w:hAnsi="Time s New Roman"/>
          <w:sz w:val="28"/>
          <w:szCs w:val="28"/>
          <w:rPrChange w:id="2696" w:author="Tuan NV" w:date="2026-04-16T22:46:00Z" w16du:dateUtc="2026-04-16T15:46:00Z">
            <w:rPr>
              <w:rFonts w:ascii="Time s New Roman" w:hAnsi="Time s New Roman"/>
            </w:rPr>
          </w:rPrChange>
        </w:rPr>
        <w:t xml:space="preserve"> WHERE, GROUP BY v</w:t>
      </w:r>
      <w:r w:rsidRPr="000F2D03">
        <w:rPr>
          <w:rFonts w:ascii="Time s New Roman" w:hAnsi="Time s New Roman" w:hint="eastAsia"/>
          <w:sz w:val="28"/>
          <w:szCs w:val="28"/>
          <w:rPrChange w:id="2697" w:author="Tuan NV" w:date="2026-04-16T22:46:00Z" w16du:dateUtc="2026-04-16T15:46:00Z">
            <w:rPr>
              <w:rFonts w:ascii="Time s New Roman" w:hAnsi="Time s New Roman" w:hint="eastAsia"/>
            </w:rPr>
          </w:rPrChange>
        </w:rPr>
        <w:t>à</w:t>
      </w:r>
      <w:r w:rsidRPr="000F2D03">
        <w:rPr>
          <w:rFonts w:ascii="Time s New Roman" w:hAnsi="Time s New Roman"/>
          <w:sz w:val="28"/>
          <w:szCs w:val="28"/>
          <w:rPrChange w:id="2698" w:author="Tuan NV" w:date="2026-04-16T22:46:00Z" w16du:dateUtc="2026-04-16T15:46:00Z">
            <w:rPr>
              <w:rFonts w:ascii="Time s New Roman" w:hAnsi="Time s New Roman"/>
            </w:rPr>
          </w:rPrChange>
        </w:rPr>
        <w:t xml:space="preserve"> HAVING</w:t>
      </w:r>
      <w:bookmarkEnd w:id="2684"/>
      <w:bookmarkEnd w:id="2685"/>
    </w:p>
    <w:p w14:paraId="313F36E8" w14:textId="67C3EF62" w:rsidR="00CA7A91" w:rsidRPr="000F2D03" w:rsidRDefault="00CA7A91" w:rsidP="00664455">
      <w:pPr>
        <w:pStyle w:val="Heading3"/>
        <w:spacing w:line="312" w:lineRule="auto"/>
        <w:ind w:left="0"/>
        <w:rPr>
          <w:rFonts w:ascii="Time s New Roman" w:hAnsi="Time s New Roman"/>
          <w:sz w:val="28"/>
          <w:szCs w:val="28"/>
          <w:rPrChange w:id="2699" w:author="Tuan NV" w:date="2026-04-16T22:46:00Z" w16du:dateUtc="2026-04-16T15:46:00Z">
            <w:rPr>
              <w:rFonts w:ascii="Time s New Roman" w:hAnsi="Time s New Roman"/>
              <w:szCs w:val="26"/>
            </w:rPr>
          </w:rPrChange>
        </w:rPr>
      </w:pPr>
      <w:bookmarkStart w:id="2700" w:name="_Toc227255649"/>
      <w:bookmarkStart w:id="2701" w:name="_Toc227272726"/>
      <w:del w:id="2702" w:author="Tuan NV" w:date="2026-04-16T23:45:00Z" w16du:dateUtc="2026-04-16T16:45:00Z">
        <w:r w:rsidRPr="000F2D03" w:rsidDel="00E07F26">
          <w:rPr>
            <w:rFonts w:ascii="Time s New Roman" w:hAnsi="Time s New Roman"/>
            <w:sz w:val="28"/>
            <w:szCs w:val="28"/>
            <w:rPrChange w:id="2703" w:author="Tuan NV" w:date="2026-04-16T22:46:00Z" w16du:dateUtc="2026-04-16T15:46:00Z">
              <w:rPr>
                <w:rFonts w:ascii="Time s New Roman" w:hAnsi="Time s New Roman"/>
                <w:szCs w:val="26"/>
              </w:rPr>
            </w:rPrChange>
          </w:rPr>
          <w:delText>6</w:delText>
        </w:r>
      </w:del>
      <w:ins w:id="2704" w:author="Tuan NV" w:date="2026-04-16T23:45:00Z" w16du:dateUtc="2026-04-16T16:45:00Z">
        <w:r w:rsidR="00E07F26">
          <w:rPr>
            <w:rFonts w:ascii="Time s New Roman" w:hAnsi="Time s New Roman"/>
            <w:sz w:val="28"/>
            <w:szCs w:val="28"/>
          </w:rPr>
          <w:t>5</w:t>
        </w:r>
      </w:ins>
      <w:r w:rsidRPr="000F2D03">
        <w:rPr>
          <w:rFonts w:ascii="Time s New Roman" w:hAnsi="Time s New Roman"/>
          <w:sz w:val="28"/>
          <w:szCs w:val="28"/>
          <w:lang w:val="vi-VN"/>
          <w:rPrChange w:id="2705" w:author="Tuan NV" w:date="2026-04-16T22:46:00Z" w16du:dateUtc="2026-04-16T15:46:00Z">
            <w:rPr>
              <w:rFonts w:ascii="Time s New Roman" w:hAnsi="Time s New Roman"/>
              <w:szCs w:val="26"/>
              <w:lang w:val="vi-VN"/>
            </w:rPr>
          </w:rPrChange>
        </w:rPr>
        <w:t xml:space="preserve">.4.1. </w:t>
      </w:r>
      <w:r w:rsidRPr="000F2D03">
        <w:rPr>
          <w:rFonts w:ascii="Time s New Roman" w:hAnsi="Time s New Roman"/>
          <w:sz w:val="28"/>
          <w:szCs w:val="28"/>
          <w:rPrChange w:id="2706" w:author="Tuan NV" w:date="2026-04-16T22:46:00Z" w16du:dateUtc="2026-04-16T15:46:00Z">
            <w:rPr>
              <w:rFonts w:ascii="Time s New Roman" w:hAnsi="Time s New Roman"/>
              <w:szCs w:val="26"/>
            </w:rPr>
          </w:rPrChange>
        </w:rPr>
        <w:t>Liệt k</w:t>
      </w:r>
      <w:r w:rsidRPr="000F2D03">
        <w:rPr>
          <w:rFonts w:ascii="Time s New Roman" w:hAnsi="Time s New Roman" w:hint="eastAsia"/>
          <w:sz w:val="28"/>
          <w:szCs w:val="28"/>
          <w:rPrChange w:id="2707" w:author="Tuan NV" w:date="2026-04-16T22:46:00Z" w16du:dateUtc="2026-04-16T15:46:00Z">
            <w:rPr>
              <w:rFonts w:ascii="Time s New Roman" w:hAnsi="Time s New Roman" w:hint="eastAsia"/>
              <w:szCs w:val="26"/>
            </w:rPr>
          </w:rPrChange>
        </w:rPr>
        <w:t>ê</w:t>
      </w:r>
      <w:r w:rsidRPr="000F2D03">
        <w:rPr>
          <w:rFonts w:ascii="Time s New Roman" w:hAnsi="Time s New Roman"/>
          <w:sz w:val="28"/>
          <w:szCs w:val="28"/>
          <w:rPrChange w:id="2708" w:author="Tuan NV" w:date="2026-04-16T22:46:00Z" w16du:dateUtc="2026-04-16T15:46:00Z">
            <w:rPr>
              <w:rFonts w:ascii="Time s New Roman" w:hAnsi="Time s New Roman"/>
              <w:szCs w:val="26"/>
            </w:rPr>
          </w:rPrChange>
        </w:rPr>
        <w:t xml:space="preserve"> c</w:t>
      </w:r>
      <w:r w:rsidRPr="000F2D03">
        <w:rPr>
          <w:rFonts w:ascii="Time s New Roman" w:hAnsi="Time s New Roman" w:hint="eastAsia"/>
          <w:sz w:val="28"/>
          <w:szCs w:val="28"/>
          <w:rPrChange w:id="2709" w:author="Tuan NV" w:date="2026-04-16T22:46:00Z" w16du:dateUtc="2026-04-16T15:46:00Z">
            <w:rPr>
              <w:rFonts w:ascii="Time s New Roman" w:hAnsi="Time s New Roman" w:hint="eastAsia"/>
              <w:szCs w:val="26"/>
            </w:rPr>
          </w:rPrChange>
        </w:rPr>
        <w:t>á</w:t>
      </w:r>
      <w:r w:rsidRPr="000F2D03">
        <w:rPr>
          <w:rFonts w:ascii="Time s New Roman" w:hAnsi="Time s New Roman"/>
          <w:sz w:val="28"/>
          <w:szCs w:val="28"/>
          <w:rPrChange w:id="2710" w:author="Tuan NV" w:date="2026-04-16T22:46:00Z" w16du:dateUtc="2026-04-16T15:46:00Z">
            <w:rPr>
              <w:rFonts w:ascii="Time s New Roman" w:hAnsi="Time s New Roman"/>
              <w:szCs w:val="26"/>
            </w:rPr>
          </w:rPrChange>
        </w:rPr>
        <w:t>c kh</w:t>
      </w:r>
      <w:r w:rsidRPr="000F2D03">
        <w:rPr>
          <w:rFonts w:ascii="Time s New Roman" w:hAnsi="Time s New Roman" w:hint="eastAsia"/>
          <w:sz w:val="28"/>
          <w:szCs w:val="28"/>
          <w:rPrChange w:id="2711" w:author="Tuan NV" w:date="2026-04-16T22:46:00Z" w16du:dateUtc="2026-04-16T15:46:00Z">
            <w:rPr>
              <w:rFonts w:ascii="Time s New Roman" w:hAnsi="Time s New Roman" w:hint="eastAsia"/>
              <w:szCs w:val="26"/>
            </w:rPr>
          </w:rPrChange>
        </w:rPr>
        <w:t>á</w:t>
      </w:r>
      <w:r w:rsidRPr="000F2D03">
        <w:rPr>
          <w:rFonts w:ascii="Time s New Roman" w:hAnsi="Time s New Roman"/>
          <w:sz w:val="28"/>
          <w:szCs w:val="28"/>
          <w:rPrChange w:id="2712" w:author="Tuan NV" w:date="2026-04-16T22:46:00Z" w16du:dateUtc="2026-04-16T15:46:00Z">
            <w:rPr>
              <w:rFonts w:ascii="Time s New Roman" w:hAnsi="Time s New Roman"/>
              <w:szCs w:val="26"/>
            </w:rPr>
          </w:rPrChange>
        </w:rPr>
        <w:t>ch h</w:t>
      </w:r>
      <w:r w:rsidRPr="000F2D03">
        <w:rPr>
          <w:rFonts w:ascii="Time s New Roman" w:hAnsi="Time s New Roman" w:hint="eastAsia"/>
          <w:sz w:val="28"/>
          <w:szCs w:val="28"/>
          <w:rPrChange w:id="2713" w:author="Tuan NV" w:date="2026-04-16T22:46:00Z" w16du:dateUtc="2026-04-16T15:46:00Z">
            <w:rPr>
              <w:rFonts w:ascii="Time s New Roman" w:hAnsi="Time s New Roman" w:hint="eastAsia"/>
              <w:szCs w:val="26"/>
            </w:rPr>
          </w:rPrChange>
        </w:rPr>
        <w:t>à</w:t>
      </w:r>
      <w:r w:rsidRPr="000F2D03">
        <w:rPr>
          <w:rFonts w:ascii="Time s New Roman" w:hAnsi="Time s New Roman"/>
          <w:sz w:val="28"/>
          <w:szCs w:val="28"/>
          <w:rPrChange w:id="2714" w:author="Tuan NV" w:date="2026-04-16T22:46:00Z" w16du:dateUtc="2026-04-16T15:46:00Z">
            <w:rPr>
              <w:rFonts w:ascii="Time s New Roman" w:hAnsi="Time s New Roman"/>
              <w:szCs w:val="26"/>
            </w:rPr>
          </w:rPrChange>
        </w:rPr>
        <w:t xml:space="preserve">ng </w:t>
      </w:r>
      <w:r w:rsidRPr="000F2D03">
        <w:rPr>
          <w:rFonts w:ascii="Time s New Roman" w:hAnsi="Time s New Roman" w:hint="eastAsia"/>
          <w:sz w:val="28"/>
          <w:szCs w:val="28"/>
          <w:rPrChange w:id="2715" w:author="Tuan NV" w:date="2026-04-16T22:46:00Z" w16du:dateUtc="2026-04-16T15:46:00Z">
            <w:rPr>
              <w:rFonts w:ascii="Time s New Roman" w:hAnsi="Time s New Roman" w:hint="eastAsia"/>
              <w:szCs w:val="26"/>
            </w:rPr>
          </w:rPrChange>
        </w:rPr>
        <w:t>đã</w:t>
      </w:r>
      <w:r w:rsidRPr="000F2D03">
        <w:rPr>
          <w:rFonts w:ascii="Time s New Roman" w:hAnsi="Time s New Roman"/>
          <w:sz w:val="28"/>
          <w:szCs w:val="28"/>
          <w:rPrChange w:id="2716" w:author="Tuan NV" w:date="2026-04-16T22:46:00Z" w16du:dateUtc="2026-04-16T15:46:00Z">
            <w:rPr>
              <w:rFonts w:ascii="Time s New Roman" w:hAnsi="Time s New Roman"/>
              <w:szCs w:val="26"/>
            </w:rPr>
          </w:rPrChange>
        </w:rPr>
        <w:t xml:space="preserve"> </w:t>
      </w:r>
      <w:r w:rsidRPr="000F2D03">
        <w:rPr>
          <w:rFonts w:ascii="Time s New Roman" w:hAnsi="Time s New Roman" w:hint="eastAsia"/>
          <w:sz w:val="28"/>
          <w:szCs w:val="28"/>
          <w:rPrChange w:id="2717" w:author="Tuan NV" w:date="2026-04-16T22:46:00Z" w16du:dateUtc="2026-04-16T15:46:00Z">
            <w:rPr>
              <w:rFonts w:ascii="Time s New Roman" w:hAnsi="Time s New Roman" w:hint="eastAsia"/>
              <w:szCs w:val="26"/>
            </w:rPr>
          </w:rPrChange>
        </w:rPr>
        <w:t>đ</w:t>
      </w:r>
      <w:r w:rsidRPr="000F2D03">
        <w:rPr>
          <w:rFonts w:ascii="Time s New Roman" w:hAnsi="Time s New Roman"/>
          <w:sz w:val="28"/>
          <w:szCs w:val="28"/>
          <w:rPrChange w:id="2718" w:author="Tuan NV" w:date="2026-04-16T22:46:00Z" w16du:dateUtc="2026-04-16T15:46:00Z">
            <w:rPr>
              <w:rFonts w:ascii="Time s New Roman" w:hAnsi="Time s New Roman"/>
              <w:szCs w:val="26"/>
            </w:rPr>
          </w:rPrChange>
        </w:rPr>
        <w:t xml:space="preserve">ặt từ 1 </w:t>
      </w:r>
      <w:r w:rsidRPr="000F2D03">
        <w:rPr>
          <w:rFonts w:ascii="Time s New Roman" w:hAnsi="Time s New Roman" w:hint="eastAsia"/>
          <w:sz w:val="28"/>
          <w:szCs w:val="28"/>
          <w:rPrChange w:id="2719" w:author="Tuan NV" w:date="2026-04-16T22:46:00Z" w16du:dateUtc="2026-04-16T15:46:00Z">
            <w:rPr>
              <w:rFonts w:ascii="Time s New Roman" w:hAnsi="Time s New Roman" w:hint="eastAsia"/>
              <w:szCs w:val="26"/>
            </w:rPr>
          </w:rPrChange>
        </w:rPr>
        <w:t>đơ</w:t>
      </w:r>
      <w:r w:rsidRPr="000F2D03">
        <w:rPr>
          <w:rFonts w:ascii="Time s New Roman" w:hAnsi="Time s New Roman"/>
          <w:sz w:val="28"/>
          <w:szCs w:val="28"/>
          <w:rPrChange w:id="2720" w:author="Tuan NV" w:date="2026-04-16T22:46:00Z" w16du:dateUtc="2026-04-16T15:46:00Z">
            <w:rPr>
              <w:rFonts w:ascii="Time s New Roman" w:hAnsi="Time s New Roman"/>
              <w:szCs w:val="26"/>
            </w:rPr>
          </w:rPrChange>
        </w:rPr>
        <w:t>n xuất h</w:t>
      </w:r>
      <w:r w:rsidRPr="000F2D03">
        <w:rPr>
          <w:rFonts w:ascii="Time s New Roman" w:hAnsi="Time s New Roman" w:hint="eastAsia"/>
          <w:sz w:val="28"/>
          <w:szCs w:val="28"/>
          <w:rPrChange w:id="2721" w:author="Tuan NV" w:date="2026-04-16T22:46:00Z" w16du:dateUtc="2026-04-16T15:46:00Z">
            <w:rPr>
              <w:rFonts w:ascii="Time s New Roman" w:hAnsi="Time s New Roman" w:hint="eastAsia"/>
              <w:szCs w:val="26"/>
            </w:rPr>
          </w:rPrChange>
        </w:rPr>
        <w:t>à</w:t>
      </w:r>
      <w:r w:rsidRPr="000F2D03">
        <w:rPr>
          <w:rFonts w:ascii="Time s New Roman" w:hAnsi="Time s New Roman"/>
          <w:sz w:val="28"/>
          <w:szCs w:val="28"/>
          <w:rPrChange w:id="2722" w:author="Tuan NV" w:date="2026-04-16T22:46:00Z" w16du:dateUtc="2026-04-16T15:46:00Z">
            <w:rPr>
              <w:rFonts w:ascii="Time s New Roman" w:hAnsi="Time s New Roman"/>
              <w:szCs w:val="26"/>
            </w:rPr>
          </w:rPrChange>
        </w:rPr>
        <w:t>ng trở l</w:t>
      </w:r>
      <w:r w:rsidRPr="000F2D03">
        <w:rPr>
          <w:rFonts w:ascii="Time s New Roman" w:hAnsi="Time s New Roman" w:hint="eastAsia"/>
          <w:sz w:val="28"/>
          <w:szCs w:val="28"/>
          <w:rPrChange w:id="2723" w:author="Tuan NV" w:date="2026-04-16T22:46:00Z" w16du:dateUtc="2026-04-16T15:46:00Z">
            <w:rPr>
              <w:rFonts w:ascii="Time s New Roman" w:hAnsi="Time s New Roman" w:hint="eastAsia"/>
              <w:szCs w:val="26"/>
            </w:rPr>
          </w:rPrChange>
        </w:rPr>
        <w:t>ê</w:t>
      </w:r>
      <w:r w:rsidRPr="000F2D03">
        <w:rPr>
          <w:rFonts w:ascii="Time s New Roman" w:hAnsi="Time s New Roman"/>
          <w:sz w:val="28"/>
          <w:szCs w:val="28"/>
          <w:rPrChange w:id="2724" w:author="Tuan NV" w:date="2026-04-16T22:46:00Z" w16du:dateUtc="2026-04-16T15:46:00Z">
            <w:rPr>
              <w:rFonts w:ascii="Time s New Roman" w:hAnsi="Time s New Roman"/>
              <w:szCs w:val="26"/>
            </w:rPr>
          </w:rPrChange>
        </w:rPr>
        <w:t>n</w:t>
      </w:r>
      <w:bookmarkEnd w:id="2700"/>
      <w:bookmarkEnd w:id="2701"/>
    </w:p>
    <w:p w14:paraId="612A2291" w14:textId="77777777" w:rsidR="00CA7A91" w:rsidRPr="001F04C9" w:rsidRDefault="00CA7A91" w:rsidP="00664455">
      <w:pPr>
        <w:pStyle w:val="ListParagraph"/>
        <w:autoSpaceDE w:val="0"/>
        <w:autoSpaceDN w:val="0"/>
        <w:adjustRightInd w:val="0"/>
        <w:spacing w:after="0" w:line="312" w:lineRule="auto"/>
        <w:ind w:left="1440"/>
        <w:rPr>
          <w:rFonts w:ascii="Time s New Roman" w:hAnsi="Time s New Roman" w:cs="Cascadia Mono"/>
          <w:color w:val="000000"/>
          <w:sz w:val="26"/>
          <w:szCs w:val="26"/>
          <w:highlight w:val="white"/>
        </w:rPr>
      </w:pPr>
      <w:r w:rsidRPr="001F04C9">
        <w:rPr>
          <w:rFonts w:ascii="Time s New Roman" w:hAnsi="Time s New Roman" w:cs="Cascadia Mono"/>
          <w:color w:val="0000FF"/>
          <w:sz w:val="26"/>
          <w:szCs w:val="26"/>
          <w:highlight w:val="white"/>
        </w:rPr>
        <w:t>SELECT</w:t>
      </w:r>
      <w:r w:rsidRPr="001F04C9">
        <w:rPr>
          <w:rFonts w:ascii="Time s New Roman" w:hAnsi="Time s New Roman" w:cs="Cascadia Mono"/>
          <w:color w:val="000000"/>
          <w:sz w:val="26"/>
          <w:szCs w:val="26"/>
          <w:highlight w:val="white"/>
        </w:rPr>
        <w:t xml:space="preserve"> k</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TenKH</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w:t>
      </w:r>
      <w:r w:rsidRPr="001F04C9">
        <w:rPr>
          <w:rFonts w:ascii="Time s New Roman" w:hAnsi="Time s New Roman" w:cs="Cascadia Mono"/>
          <w:color w:val="FF00FF"/>
          <w:sz w:val="26"/>
          <w:szCs w:val="26"/>
          <w:highlight w:val="white"/>
        </w:rPr>
        <w:t>COUNT</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x</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MaDonXuat</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w:t>
      </w:r>
      <w:r w:rsidRPr="001F04C9">
        <w:rPr>
          <w:rFonts w:ascii="Time s New Roman" w:hAnsi="Time s New Roman" w:cs="Cascadia Mono"/>
          <w:color w:val="0000FF"/>
          <w:sz w:val="26"/>
          <w:szCs w:val="26"/>
          <w:highlight w:val="white"/>
        </w:rPr>
        <w:t>AS</w:t>
      </w:r>
      <w:r w:rsidRPr="001F04C9">
        <w:rPr>
          <w:rFonts w:ascii="Time s New Roman" w:hAnsi="Time s New Roman" w:cs="Cascadia Mono"/>
          <w:color w:val="000000"/>
          <w:sz w:val="26"/>
          <w:szCs w:val="26"/>
          <w:highlight w:val="white"/>
        </w:rPr>
        <w:t xml:space="preserve"> TongSoDon </w:t>
      </w:r>
    </w:p>
    <w:p w14:paraId="287D0F09" w14:textId="77777777" w:rsidR="00CA7A91" w:rsidRPr="001F04C9" w:rsidRDefault="00CA7A91" w:rsidP="00664455">
      <w:pPr>
        <w:pStyle w:val="ListParagraph"/>
        <w:autoSpaceDE w:val="0"/>
        <w:autoSpaceDN w:val="0"/>
        <w:adjustRightInd w:val="0"/>
        <w:spacing w:after="0" w:line="312" w:lineRule="auto"/>
        <w:ind w:left="1440"/>
        <w:rPr>
          <w:rFonts w:ascii="Time s New Roman" w:hAnsi="Time s New Roman" w:cs="Cascadia Mono"/>
          <w:color w:val="000000"/>
          <w:sz w:val="26"/>
          <w:szCs w:val="26"/>
          <w:highlight w:val="white"/>
        </w:rPr>
      </w:pPr>
      <w:r w:rsidRPr="001F04C9">
        <w:rPr>
          <w:rFonts w:ascii="Time s New Roman" w:hAnsi="Time s New Roman" w:cs="Cascadia Mono"/>
          <w:color w:val="0000FF"/>
          <w:sz w:val="26"/>
          <w:szCs w:val="26"/>
          <w:highlight w:val="white"/>
        </w:rPr>
        <w:t>FROM</w:t>
      </w:r>
      <w:r w:rsidRPr="001F04C9">
        <w:rPr>
          <w:rFonts w:ascii="Time s New Roman" w:hAnsi="Time s New Roman" w:cs="Cascadia Mono"/>
          <w:color w:val="000000"/>
          <w:sz w:val="26"/>
          <w:szCs w:val="26"/>
          <w:highlight w:val="white"/>
        </w:rPr>
        <w:t xml:space="preserve"> KHACH_HANG k </w:t>
      </w:r>
    </w:p>
    <w:p w14:paraId="60B6977F" w14:textId="77777777" w:rsidR="00CA7A91" w:rsidRPr="001F04C9" w:rsidRDefault="00CA7A91" w:rsidP="00664455">
      <w:pPr>
        <w:pStyle w:val="ListParagraph"/>
        <w:autoSpaceDE w:val="0"/>
        <w:autoSpaceDN w:val="0"/>
        <w:adjustRightInd w:val="0"/>
        <w:spacing w:after="0" w:line="312" w:lineRule="auto"/>
        <w:ind w:left="1440"/>
        <w:rPr>
          <w:rFonts w:ascii="Time s New Roman" w:hAnsi="Time s New Roman" w:cs="Cascadia Mono"/>
          <w:color w:val="000000"/>
          <w:sz w:val="26"/>
          <w:szCs w:val="26"/>
          <w:highlight w:val="white"/>
        </w:rPr>
      </w:pPr>
      <w:r w:rsidRPr="001F04C9">
        <w:rPr>
          <w:rFonts w:ascii="Time s New Roman" w:hAnsi="Time s New Roman" w:cs="Cascadia Mono"/>
          <w:color w:val="808080"/>
          <w:sz w:val="26"/>
          <w:szCs w:val="26"/>
          <w:highlight w:val="white"/>
        </w:rPr>
        <w:t>JOIN</w:t>
      </w:r>
      <w:r w:rsidRPr="001F04C9">
        <w:rPr>
          <w:rFonts w:ascii="Time s New Roman" w:hAnsi="Time s New Roman" w:cs="Cascadia Mono"/>
          <w:color w:val="000000"/>
          <w:sz w:val="26"/>
          <w:szCs w:val="26"/>
          <w:highlight w:val="white"/>
        </w:rPr>
        <w:t xml:space="preserve"> DON_XUAT_HANG x </w:t>
      </w:r>
      <w:r w:rsidRPr="001F04C9">
        <w:rPr>
          <w:rFonts w:ascii="Time s New Roman" w:hAnsi="Time s New Roman" w:cs="Cascadia Mono"/>
          <w:color w:val="0000FF"/>
          <w:sz w:val="26"/>
          <w:szCs w:val="26"/>
          <w:highlight w:val="white"/>
        </w:rPr>
        <w:t>ON</w:t>
      </w:r>
      <w:r w:rsidRPr="001F04C9">
        <w:rPr>
          <w:rFonts w:ascii="Time s New Roman" w:hAnsi="Time s New Roman" w:cs="Cascadia Mono"/>
          <w:color w:val="000000"/>
          <w:sz w:val="26"/>
          <w:szCs w:val="26"/>
          <w:highlight w:val="white"/>
        </w:rPr>
        <w:t xml:space="preserve"> k</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MaKH </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x</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MaKH </w:t>
      </w:r>
    </w:p>
    <w:p w14:paraId="57DECB10" w14:textId="77777777" w:rsidR="00CA7A91" w:rsidRPr="001F04C9" w:rsidRDefault="00CA7A91" w:rsidP="00664455">
      <w:pPr>
        <w:pStyle w:val="ListParagraph"/>
        <w:autoSpaceDE w:val="0"/>
        <w:autoSpaceDN w:val="0"/>
        <w:adjustRightInd w:val="0"/>
        <w:spacing w:after="0" w:line="312" w:lineRule="auto"/>
        <w:ind w:left="1440"/>
        <w:rPr>
          <w:rFonts w:ascii="Time s New Roman" w:hAnsi="Time s New Roman" w:cs="Cascadia Mono"/>
          <w:color w:val="000000"/>
          <w:sz w:val="26"/>
          <w:szCs w:val="26"/>
          <w:highlight w:val="white"/>
        </w:rPr>
      </w:pPr>
      <w:r w:rsidRPr="001F04C9">
        <w:rPr>
          <w:rFonts w:ascii="Time s New Roman" w:hAnsi="Time s New Roman" w:cs="Cascadia Mono"/>
          <w:color w:val="0000FF"/>
          <w:sz w:val="26"/>
          <w:szCs w:val="26"/>
          <w:highlight w:val="white"/>
        </w:rPr>
        <w:t>GROUP</w:t>
      </w:r>
      <w:r w:rsidRPr="001F04C9">
        <w:rPr>
          <w:rFonts w:ascii="Time s New Roman" w:hAnsi="Time s New Roman" w:cs="Cascadia Mono"/>
          <w:color w:val="000000"/>
          <w:sz w:val="26"/>
          <w:szCs w:val="26"/>
          <w:highlight w:val="white"/>
        </w:rPr>
        <w:t xml:space="preserve"> </w:t>
      </w:r>
      <w:r w:rsidRPr="001F04C9">
        <w:rPr>
          <w:rFonts w:ascii="Time s New Roman" w:hAnsi="Time s New Roman" w:cs="Cascadia Mono"/>
          <w:color w:val="0000FF"/>
          <w:sz w:val="26"/>
          <w:szCs w:val="26"/>
          <w:highlight w:val="white"/>
        </w:rPr>
        <w:t>BY</w:t>
      </w:r>
      <w:r w:rsidRPr="001F04C9">
        <w:rPr>
          <w:rFonts w:ascii="Time s New Roman" w:hAnsi="Time s New Roman" w:cs="Cascadia Mono"/>
          <w:color w:val="000000"/>
          <w:sz w:val="26"/>
          <w:szCs w:val="26"/>
          <w:highlight w:val="white"/>
        </w:rPr>
        <w:t xml:space="preserve"> k</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TenKH </w:t>
      </w:r>
    </w:p>
    <w:p w14:paraId="7743229A" w14:textId="693DA484" w:rsidR="00CA7A91" w:rsidRPr="001F04C9" w:rsidRDefault="00CA7A91" w:rsidP="005472F5">
      <w:pPr>
        <w:pStyle w:val="ListParagraph"/>
        <w:autoSpaceDE w:val="0"/>
        <w:autoSpaceDN w:val="0"/>
        <w:adjustRightInd w:val="0"/>
        <w:spacing w:after="0" w:line="312" w:lineRule="auto"/>
        <w:ind w:left="1440"/>
        <w:rPr>
          <w:rFonts w:ascii="Time s New Roman" w:hAnsi="Time s New Roman" w:cs="Cascadia Mono"/>
          <w:color w:val="808080"/>
          <w:sz w:val="26"/>
          <w:szCs w:val="26"/>
          <w:highlight w:val="white"/>
          <w:lang w:val="vi-VN"/>
        </w:rPr>
      </w:pPr>
      <w:r w:rsidRPr="001F04C9">
        <w:rPr>
          <w:rFonts w:ascii="Time s New Roman" w:hAnsi="Time s New Roman" w:cs="Cascadia Mono"/>
          <w:color w:val="0000FF"/>
          <w:sz w:val="26"/>
          <w:szCs w:val="26"/>
          <w:highlight w:val="white"/>
        </w:rPr>
        <w:t>HAVING</w:t>
      </w:r>
      <w:r w:rsidRPr="001F04C9">
        <w:rPr>
          <w:rFonts w:ascii="Time s New Roman" w:hAnsi="Time s New Roman" w:cs="Cascadia Mono"/>
          <w:color w:val="000000"/>
          <w:sz w:val="26"/>
          <w:szCs w:val="26"/>
          <w:highlight w:val="white"/>
        </w:rPr>
        <w:t xml:space="preserve"> </w:t>
      </w:r>
      <w:r w:rsidRPr="001F04C9">
        <w:rPr>
          <w:rFonts w:ascii="Time s New Roman" w:hAnsi="Time s New Roman" w:cs="Cascadia Mono"/>
          <w:color w:val="FF00FF"/>
          <w:sz w:val="26"/>
          <w:szCs w:val="26"/>
          <w:highlight w:val="white"/>
        </w:rPr>
        <w:t>COUNT</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x</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MaDonXuat</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w:t>
      </w:r>
      <w:r w:rsidRPr="001F04C9">
        <w:rPr>
          <w:rFonts w:ascii="Time s New Roman" w:hAnsi="Time s New Roman" w:cs="Cascadia Mono"/>
          <w:color w:val="808080"/>
          <w:sz w:val="26"/>
          <w:szCs w:val="26"/>
          <w:highlight w:val="white"/>
        </w:rPr>
        <w:t>&gt;=</w:t>
      </w:r>
      <w:r w:rsidRPr="001F04C9">
        <w:rPr>
          <w:rFonts w:ascii="Time s New Roman" w:hAnsi="Time s New Roman" w:cs="Cascadia Mono"/>
          <w:color w:val="000000"/>
          <w:sz w:val="26"/>
          <w:szCs w:val="26"/>
          <w:highlight w:val="white"/>
        </w:rPr>
        <w:t xml:space="preserve"> 1</w:t>
      </w:r>
      <w:r w:rsidRPr="001F04C9">
        <w:rPr>
          <w:rFonts w:ascii="Time s New Roman" w:hAnsi="Time s New Roman" w:cs="Cascadia Mono"/>
          <w:color w:val="808080"/>
          <w:sz w:val="26"/>
          <w:szCs w:val="26"/>
          <w:highlight w:val="white"/>
        </w:rPr>
        <w:t>;</w:t>
      </w:r>
    </w:p>
    <w:p w14:paraId="6593562B" w14:textId="47FB84E5" w:rsidR="00CA7A91" w:rsidRPr="000F2D03" w:rsidRDefault="00CA7A91" w:rsidP="00664455">
      <w:pPr>
        <w:pStyle w:val="Heading3"/>
        <w:spacing w:line="312" w:lineRule="auto"/>
        <w:ind w:left="0"/>
        <w:rPr>
          <w:rFonts w:ascii="Time s New Roman" w:hAnsi="Time s New Roman"/>
          <w:sz w:val="28"/>
          <w:szCs w:val="28"/>
          <w:rPrChange w:id="2725" w:author="Tuan NV" w:date="2026-04-16T22:46:00Z" w16du:dateUtc="2026-04-16T15:46:00Z">
            <w:rPr>
              <w:rFonts w:ascii="Time s New Roman" w:hAnsi="Time s New Roman"/>
              <w:szCs w:val="26"/>
            </w:rPr>
          </w:rPrChange>
        </w:rPr>
      </w:pPr>
      <w:bookmarkStart w:id="2726" w:name="_Toc227255650"/>
      <w:bookmarkStart w:id="2727" w:name="_Toc227272727"/>
      <w:del w:id="2728" w:author="Tuan NV" w:date="2026-04-16T23:45:00Z" w16du:dateUtc="2026-04-16T16:45:00Z">
        <w:r w:rsidRPr="000F2D03" w:rsidDel="00E07F26">
          <w:rPr>
            <w:rFonts w:ascii="Time s New Roman" w:hAnsi="Time s New Roman"/>
            <w:sz w:val="28"/>
            <w:szCs w:val="28"/>
            <w:rPrChange w:id="2729" w:author="Tuan NV" w:date="2026-04-16T22:46:00Z" w16du:dateUtc="2026-04-16T15:46:00Z">
              <w:rPr>
                <w:rFonts w:ascii="Time s New Roman" w:hAnsi="Time s New Roman"/>
                <w:szCs w:val="26"/>
              </w:rPr>
            </w:rPrChange>
          </w:rPr>
          <w:delText>6</w:delText>
        </w:r>
      </w:del>
      <w:ins w:id="2730" w:author="Tuan NV" w:date="2026-04-16T23:45:00Z" w16du:dateUtc="2026-04-16T16:45:00Z">
        <w:r w:rsidR="00E07F26">
          <w:rPr>
            <w:rFonts w:ascii="Time s New Roman" w:hAnsi="Time s New Roman"/>
            <w:sz w:val="28"/>
            <w:szCs w:val="28"/>
          </w:rPr>
          <w:t>5</w:t>
        </w:r>
      </w:ins>
      <w:r w:rsidRPr="000F2D03">
        <w:rPr>
          <w:rFonts w:ascii="Time s New Roman" w:hAnsi="Time s New Roman"/>
          <w:sz w:val="28"/>
          <w:szCs w:val="28"/>
          <w:lang w:val="vi-VN"/>
          <w:rPrChange w:id="2731" w:author="Tuan NV" w:date="2026-04-16T22:46:00Z" w16du:dateUtc="2026-04-16T15:46:00Z">
            <w:rPr>
              <w:rFonts w:ascii="Time s New Roman" w:hAnsi="Time s New Roman"/>
              <w:szCs w:val="26"/>
              <w:lang w:val="vi-VN"/>
            </w:rPr>
          </w:rPrChange>
        </w:rPr>
        <w:t xml:space="preserve">.4.2. </w:t>
      </w:r>
      <w:r w:rsidRPr="000F2D03">
        <w:rPr>
          <w:rFonts w:ascii="Time s New Roman" w:hAnsi="Time s New Roman"/>
          <w:sz w:val="28"/>
          <w:szCs w:val="28"/>
          <w:rPrChange w:id="2732" w:author="Tuan NV" w:date="2026-04-16T22:46:00Z" w16du:dateUtc="2026-04-16T15:46:00Z">
            <w:rPr>
              <w:rFonts w:ascii="Time s New Roman" w:hAnsi="Time s New Roman"/>
              <w:szCs w:val="26"/>
            </w:rPr>
          </w:rPrChange>
        </w:rPr>
        <w:t>T</w:t>
      </w:r>
      <w:r w:rsidRPr="000F2D03">
        <w:rPr>
          <w:rFonts w:ascii="Time s New Roman" w:hAnsi="Time s New Roman" w:hint="eastAsia"/>
          <w:sz w:val="28"/>
          <w:szCs w:val="28"/>
          <w:rPrChange w:id="2733" w:author="Tuan NV" w:date="2026-04-16T22:46:00Z" w16du:dateUtc="2026-04-16T15:46:00Z">
            <w:rPr>
              <w:rFonts w:ascii="Time s New Roman" w:hAnsi="Time s New Roman" w:hint="eastAsia"/>
              <w:szCs w:val="26"/>
            </w:rPr>
          </w:rPrChange>
        </w:rPr>
        <w:t>ì</w:t>
      </w:r>
      <w:r w:rsidRPr="000F2D03">
        <w:rPr>
          <w:rFonts w:ascii="Time s New Roman" w:hAnsi="Time s New Roman"/>
          <w:sz w:val="28"/>
          <w:szCs w:val="28"/>
          <w:rPrChange w:id="2734" w:author="Tuan NV" w:date="2026-04-16T22:46:00Z" w16du:dateUtc="2026-04-16T15:46:00Z">
            <w:rPr>
              <w:rFonts w:ascii="Time s New Roman" w:hAnsi="Time s New Roman"/>
              <w:szCs w:val="26"/>
            </w:rPr>
          </w:rPrChange>
        </w:rPr>
        <w:t>m c</w:t>
      </w:r>
      <w:r w:rsidRPr="000F2D03">
        <w:rPr>
          <w:rFonts w:ascii="Time s New Roman" w:hAnsi="Time s New Roman" w:hint="eastAsia"/>
          <w:sz w:val="28"/>
          <w:szCs w:val="28"/>
          <w:rPrChange w:id="2735" w:author="Tuan NV" w:date="2026-04-16T22:46:00Z" w16du:dateUtc="2026-04-16T15:46:00Z">
            <w:rPr>
              <w:rFonts w:ascii="Time s New Roman" w:hAnsi="Time s New Roman" w:hint="eastAsia"/>
              <w:szCs w:val="26"/>
            </w:rPr>
          </w:rPrChange>
        </w:rPr>
        <w:t>á</w:t>
      </w:r>
      <w:r w:rsidRPr="000F2D03">
        <w:rPr>
          <w:rFonts w:ascii="Time s New Roman" w:hAnsi="Time s New Roman"/>
          <w:sz w:val="28"/>
          <w:szCs w:val="28"/>
          <w:rPrChange w:id="2736" w:author="Tuan NV" w:date="2026-04-16T22:46:00Z" w16du:dateUtc="2026-04-16T15:46:00Z">
            <w:rPr>
              <w:rFonts w:ascii="Time s New Roman" w:hAnsi="Time s New Roman"/>
              <w:szCs w:val="26"/>
            </w:rPr>
          </w:rPrChange>
        </w:rPr>
        <w:t>c nguy</w:t>
      </w:r>
      <w:r w:rsidRPr="000F2D03">
        <w:rPr>
          <w:rFonts w:ascii="Time s New Roman" w:hAnsi="Time s New Roman" w:hint="eastAsia"/>
          <w:sz w:val="28"/>
          <w:szCs w:val="28"/>
          <w:rPrChange w:id="2737" w:author="Tuan NV" w:date="2026-04-16T22:46:00Z" w16du:dateUtc="2026-04-16T15:46:00Z">
            <w:rPr>
              <w:rFonts w:ascii="Time s New Roman" w:hAnsi="Time s New Roman" w:hint="eastAsia"/>
              <w:szCs w:val="26"/>
            </w:rPr>
          </w:rPrChange>
        </w:rPr>
        <w:t>ê</w:t>
      </w:r>
      <w:r w:rsidRPr="000F2D03">
        <w:rPr>
          <w:rFonts w:ascii="Time s New Roman" w:hAnsi="Time s New Roman"/>
          <w:sz w:val="28"/>
          <w:szCs w:val="28"/>
          <w:rPrChange w:id="2738" w:author="Tuan NV" w:date="2026-04-16T22:46:00Z" w16du:dateUtc="2026-04-16T15:46:00Z">
            <w:rPr>
              <w:rFonts w:ascii="Time s New Roman" w:hAnsi="Time s New Roman"/>
              <w:szCs w:val="26"/>
            </w:rPr>
          </w:rPrChange>
        </w:rPr>
        <w:t>n vật liệu c</w:t>
      </w:r>
      <w:r w:rsidRPr="000F2D03">
        <w:rPr>
          <w:rFonts w:ascii="Time s New Roman" w:hAnsi="Time s New Roman" w:hint="eastAsia"/>
          <w:sz w:val="28"/>
          <w:szCs w:val="28"/>
          <w:rPrChange w:id="2739" w:author="Tuan NV" w:date="2026-04-16T22:46:00Z" w16du:dateUtc="2026-04-16T15:46:00Z">
            <w:rPr>
              <w:rFonts w:ascii="Time s New Roman" w:hAnsi="Time s New Roman" w:hint="eastAsia"/>
              <w:szCs w:val="26"/>
            </w:rPr>
          </w:rPrChange>
        </w:rPr>
        <w:t>ó</w:t>
      </w:r>
      <w:r w:rsidRPr="000F2D03">
        <w:rPr>
          <w:rFonts w:ascii="Time s New Roman" w:hAnsi="Time s New Roman"/>
          <w:sz w:val="28"/>
          <w:szCs w:val="28"/>
          <w:rPrChange w:id="2740" w:author="Tuan NV" w:date="2026-04-16T22:46:00Z" w16du:dateUtc="2026-04-16T15:46:00Z">
            <w:rPr>
              <w:rFonts w:ascii="Time s New Roman" w:hAnsi="Time s New Roman"/>
              <w:szCs w:val="26"/>
            </w:rPr>
          </w:rPrChange>
        </w:rPr>
        <w:t xml:space="preserve"> tổng số l</w:t>
      </w:r>
      <w:r w:rsidRPr="000F2D03">
        <w:rPr>
          <w:rFonts w:ascii="Time s New Roman" w:hAnsi="Time s New Roman" w:hint="eastAsia"/>
          <w:sz w:val="28"/>
          <w:szCs w:val="28"/>
          <w:rPrChange w:id="2741" w:author="Tuan NV" w:date="2026-04-16T22:46:00Z" w16du:dateUtc="2026-04-16T15:46:00Z">
            <w:rPr>
              <w:rFonts w:ascii="Time s New Roman" w:hAnsi="Time s New Roman" w:hint="eastAsia"/>
              <w:szCs w:val="26"/>
            </w:rPr>
          </w:rPrChange>
        </w:rPr>
        <w:t>ư</w:t>
      </w:r>
      <w:r w:rsidRPr="000F2D03">
        <w:rPr>
          <w:rFonts w:ascii="Time s New Roman" w:hAnsi="Time s New Roman"/>
          <w:sz w:val="28"/>
          <w:szCs w:val="28"/>
          <w:rPrChange w:id="2742" w:author="Tuan NV" w:date="2026-04-16T22:46:00Z" w16du:dateUtc="2026-04-16T15:46:00Z">
            <w:rPr>
              <w:rFonts w:ascii="Time s New Roman" w:hAnsi="Time s New Roman"/>
              <w:szCs w:val="26"/>
            </w:rPr>
          </w:rPrChange>
        </w:rPr>
        <w:t>ợng nhập kho lớn h</w:t>
      </w:r>
      <w:r w:rsidRPr="000F2D03">
        <w:rPr>
          <w:rFonts w:ascii="Time s New Roman" w:hAnsi="Time s New Roman" w:hint="eastAsia"/>
          <w:sz w:val="28"/>
          <w:szCs w:val="28"/>
          <w:rPrChange w:id="2743" w:author="Tuan NV" w:date="2026-04-16T22:46:00Z" w16du:dateUtc="2026-04-16T15:46:00Z">
            <w:rPr>
              <w:rFonts w:ascii="Time s New Roman" w:hAnsi="Time s New Roman" w:hint="eastAsia"/>
              <w:szCs w:val="26"/>
            </w:rPr>
          </w:rPrChange>
        </w:rPr>
        <w:t>ơ</w:t>
      </w:r>
      <w:r w:rsidRPr="000F2D03">
        <w:rPr>
          <w:rFonts w:ascii="Time s New Roman" w:hAnsi="Time s New Roman"/>
          <w:sz w:val="28"/>
          <w:szCs w:val="28"/>
          <w:rPrChange w:id="2744" w:author="Tuan NV" w:date="2026-04-16T22:46:00Z" w16du:dateUtc="2026-04-16T15:46:00Z">
            <w:rPr>
              <w:rFonts w:ascii="Time s New Roman" w:hAnsi="Time s New Roman"/>
              <w:szCs w:val="26"/>
            </w:rPr>
          </w:rPrChange>
        </w:rPr>
        <w:t>n 500</w:t>
      </w:r>
      <w:bookmarkEnd w:id="2726"/>
      <w:bookmarkEnd w:id="2727"/>
    </w:p>
    <w:p w14:paraId="605DA2EF" w14:textId="77777777" w:rsidR="00CA7A91" w:rsidRPr="001F04C9" w:rsidRDefault="00CA7A91" w:rsidP="00664455">
      <w:pPr>
        <w:pStyle w:val="ListParagraph"/>
        <w:autoSpaceDE w:val="0"/>
        <w:autoSpaceDN w:val="0"/>
        <w:adjustRightInd w:val="0"/>
        <w:spacing w:after="0" w:line="312" w:lineRule="auto"/>
        <w:ind w:left="1440"/>
        <w:rPr>
          <w:rFonts w:ascii="Time s New Roman" w:hAnsi="Time s New Roman" w:cs="Cascadia Mono"/>
          <w:color w:val="000000"/>
          <w:sz w:val="26"/>
          <w:szCs w:val="26"/>
          <w:highlight w:val="white"/>
        </w:rPr>
      </w:pPr>
      <w:r w:rsidRPr="001F04C9">
        <w:rPr>
          <w:rFonts w:ascii="Time s New Roman" w:hAnsi="Time s New Roman" w:cs="Cascadia Mono"/>
          <w:color w:val="0000FF"/>
          <w:sz w:val="26"/>
          <w:szCs w:val="26"/>
          <w:highlight w:val="white"/>
        </w:rPr>
        <w:t>SELECT</w:t>
      </w:r>
      <w:r w:rsidRPr="001F04C9">
        <w:rPr>
          <w:rFonts w:ascii="Time s New Roman" w:hAnsi="Time s New Roman" w:cs="Cascadia Mono"/>
          <w:color w:val="000000"/>
          <w:sz w:val="26"/>
          <w:szCs w:val="26"/>
          <w:highlight w:val="white"/>
        </w:rPr>
        <w:t xml:space="preserve"> v</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TenNVL</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w:t>
      </w:r>
      <w:r w:rsidRPr="001F04C9">
        <w:rPr>
          <w:rFonts w:ascii="Time s New Roman" w:hAnsi="Time s New Roman" w:cs="Cascadia Mono"/>
          <w:color w:val="FF00FF"/>
          <w:sz w:val="26"/>
          <w:szCs w:val="26"/>
          <w:highlight w:val="white"/>
        </w:rPr>
        <w:t>SUM</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c</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SoLuong</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w:t>
      </w:r>
      <w:r w:rsidRPr="001F04C9">
        <w:rPr>
          <w:rFonts w:ascii="Time s New Roman" w:hAnsi="Time s New Roman" w:cs="Cascadia Mono"/>
          <w:color w:val="0000FF"/>
          <w:sz w:val="26"/>
          <w:szCs w:val="26"/>
          <w:highlight w:val="white"/>
        </w:rPr>
        <w:t>AS</w:t>
      </w:r>
      <w:r w:rsidRPr="001F04C9">
        <w:rPr>
          <w:rFonts w:ascii="Time s New Roman" w:hAnsi="Time s New Roman" w:cs="Cascadia Mono"/>
          <w:color w:val="000000"/>
          <w:sz w:val="26"/>
          <w:szCs w:val="26"/>
          <w:highlight w:val="white"/>
        </w:rPr>
        <w:t xml:space="preserve"> TongNhap </w:t>
      </w:r>
    </w:p>
    <w:p w14:paraId="03409992" w14:textId="77777777" w:rsidR="00CA7A91" w:rsidRPr="001F04C9" w:rsidRDefault="00CA7A91" w:rsidP="00664455">
      <w:pPr>
        <w:pStyle w:val="ListParagraph"/>
        <w:autoSpaceDE w:val="0"/>
        <w:autoSpaceDN w:val="0"/>
        <w:adjustRightInd w:val="0"/>
        <w:spacing w:after="0" w:line="312" w:lineRule="auto"/>
        <w:ind w:left="1440"/>
        <w:rPr>
          <w:rFonts w:ascii="Time s New Roman" w:hAnsi="Time s New Roman" w:cs="Cascadia Mono"/>
          <w:color w:val="000000"/>
          <w:sz w:val="26"/>
          <w:szCs w:val="26"/>
          <w:highlight w:val="white"/>
        </w:rPr>
      </w:pPr>
      <w:r w:rsidRPr="001F04C9">
        <w:rPr>
          <w:rFonts w:ascii="Time s New Roman" w:hAnsi="Time s New Roman" w:cs="Cascadia Mono"/>
          <w:color w:val="0000FF"/>
          <w:sz w:val="26"/>
          <w:szCs w:val="26"/>
          <w:highlight w:val="white"/>
        </w:rPr>
        <w:t>FROM</w:t>
      </w:r>
      <w:r w:rsidRPr="001F04C9">
        <w:rPr>
          <w:rFonts w:ascii="Time s New Roman" w:hAnsi="Time s New Roman" w:cs="Cascadia Mono"/>
          <w:color w:val="000000"/>
          <w:sz w:val="26"/>
          <w:szCs w:val="26"/>
          <w:highlight w:val="white"/>
        </w:rPr>
        <w:t xml:space="preserve"> CHI_TIET_DON_NCC c </w:t>
      </w:r>
    </w:p>
    <w:p w14:paraId="60503B59" w14:textId="77777777" w:rsidR="00CA7A91" w:rsidRPr="001F04C9" w:rsidRDefault="00CA7A91" w:rsidP="00664455">
      <w:pPr>
        <w:pStyle w:val="ListParagraph"/>
        <w:autoSpaceDE w:val="0"/>
        <w:autoSpaceDN w:val="0"/>
        <w:adjustRightInd w:val="0"/>
        <w:spacing w:after="0" w:line="312" w:lineRule="auto"/>
        <w:ind w:left="1440"/>
        <w:rPr>
          <w:rFonts w:ascii="Time s New Roman" w:hAnsi="Time s New Roman" w:cs="Cascadia Mono"/>
          <w:color w:val="000000"/>
          <w:sz w:val="26"/>
          <w:szCs w:val="26"/>
          <w:highlight w:val="white"/>
        </w:rPr>
      </w:pPr>
      <w:r w:rsidRPr="001F04C9">
        <w:rPr>
          <w:rFonts w:ascii="Time s New Roman" w:hAnsi="Time s New Roman" w:cs="Cascadia Mono"/>
          <w:color w:val="808080"/>
          <w:sz w:val="26"/>
          <w:szCs w:val="26"/>
          <w:highlight w:val="white"/>
        </w:rPr>
        <w:t>JOIN</w:t>
      </w:r>
      <w:r w:rsidRPr="001F04C9">
        <w:rPr>
          <w:rFonts w:ascii="Time s New Roman" w:hAnsi="Time s New Roman" w:cs="Cascadia Mono"/>
          <w:color w:val="000000"/>
          <w:sz w:val="26"/>
          <w:szCs w:val="26"/>
          <w:highlight w:val="white"/>
        </w:rPr>
        <w:t xml:space="preserve"> NGUYEN_VAT_LIEU v </w:t>
      </w:r>
      <w:r w:rsidRPr="001F04C9">
        <w:rPr>
          <w:rFonts w:ascii="Time s New Roman" w:hAnsi="Time s New Roman" w:cs="Cascadia Mono"/>
          <w:color w:val="0000FF"/>
          <w:sz w:val="26"/>
          <w:szCs w:val="26"/>
          <w:highlight w:val="white"/>
        </w:rPr>
        <w:t>ON</w:t>
      </w:r>
      <w:r w:rsidRPr="001F04C9">
        <w:rPr>
          <w:rFonts w:ascii="Time s New Roman" w:hAnsi="Time s New Roman" w:cs="Cascadia Mono"/>
          <w:color w:val="000000"/>
          <w:sz w:val="26"/>
          <w:szCs w:val="26"/>
          <w:highlight w:val="white"/>
        </w:rPr>
        <w:t xml:space="preserve"> c</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MaNVL </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v</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MaNVL </w:t>
      </w:r>
    </w:p>
    <w:p w14:paraId="01019FDA" w14:textId="77777777" w:rsidR="00CA7A91" w:rsidRPr="001F04C9" w:rsidRDefault="00CA7A91" w:rsidP="00664455">
      <w:pPr>
        <w:pStyle w:val="ListParagraph"/>
        <w:autoSpaceDE w:val="0"/>
        <w:autoSpaceDN w:val="0"/>
        <w:adjustRightInd w:val="0"/>
        <w:spacing w:after="0" w:line="312" w:lineRule="auto"/>
        <w:ind w:left="1440"/>
        <w:rPr>
          <w:rFonts w:ascii="Time s New Roman" w:hAnsi="Time s New Roman" w:cs="Cascadia Mono"/>
          <w:color w:val="000000"/>
          <w:sz w:val="26"/>
          <w:szCs w:val="26"/>
          <w:highlight w:val="white"/>
        </w:rPr>
      </w:pPr>
      <w:r w:rsidRPr="001F04C9">
        <w:rPr>
          <w:rFonts w:ascii="Time s New Roman" w:hAnsi="Time s New Roman" w:cs="Cascadia Mono"/>
          <w:color w:val="0000FF"/>
          <w:sz w:val="26"/>
          <w:szCs w:val="26"/>
          <w:highlight w:val="white"/>
        </w:rPr>
        <w:t>GROUP</w:t>
      </w:r>
      <w:r w:rsidRPr="001F04C9">
        <w:rPr>
          <w:rFonts w:ascii="Time s New Roman" w:hAnsi="Time s New Roman" w:cs="Cascadia Mono"/>
          <w:color w:val="000000"/>
          <w:sz w:val="26"/>
          <w:szCs w:val="26"/>
          <w:highlight w:val="white"/>
        </w:rPr>
        <w:t xml:space="preserve"> </w:t>
      </w:r>
      <w:r w:rsidRPr="001F04C9">
        <w:rPr>
          <w:rFonts w:ascii="Time s New Roman" w:hAnsi="Time s New Roman" w:cs="Cascadia Mono"/>
          <w:color w:val="0000FF"/>
          <w:sz w:val="26"/>
          <w:szCs w:val="26"/>
          <w:highlight w:val="white"/>
        </w:rPr>
        <w:t>BY</w:t>
      </w:r>
      <w:r w:rsidRPr="001F04C9">
        <w:rPr>
          <w:rFonts w:ascii="Time s New Roman" w:hAnsi="Time s New Roman" w:cs="Cascadia Mono"/>
          <w:color w:val="000000"/>
          <w:sz w:val="26"/>
          <w:szCs w:val="26"/>
          <w:highlight w:val="white"/>
        </w:rPr>
        <w:t xml:space="preserve"> v</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TenNVL </w:t>
      </w:r>
    </w:p>
    <w:p w14:paraId="3CF3912F" w14:textId="0F160C49" w:rsidR="00CA7A91" w:rsidRPr="001F04C9" w:rsidRDefault="00CA7A91" w:rsidP="005472F5">
      <w:pPr>
        <w:pStyle w:val="ListParagraph"/>
        <w:autoSpaceDE w:val="0"/>
        <w:autoSpaceDN w:val="0"/>
        <w:adjustRightInd w:val="0"/>
        <w:spacing w:after="0" w:line="312" w:lineRule="auto"/>
        <w:ind w:left="1440"/>
        <w:rPr>
          <w:rFonts w:ascii="Time s New Roman" w:hAnsi="Time s New Roman" w:cs="Cascadia Mono"/>
          <w:color w:val="808080"/>
          <w:sz w:val="26"/>
          <w:szCs w:val="26"/>
          <w:highlight w:val="white"/>
          <w:lang w:val="vi-VN"/>
        </w:rPr>
      </w:pPr>
      <w:r w:rsidRPr="001F04C9">
        <w:rPr>
          <w:rFonts w:ascii="Time s New Roman" w:hAnsi="Time s New Roman" w:cs="Cascadia Mono"/>
          <w:color w:val="0000FF"/>
          <w:sz w:val="26"/>
          <w:szCs w:val="26"/>
          <w:highlight w:val="white"/>
        </w:rPr>
        <w:t>HAVING</w:t>
      </w:r>
      <w:r w:rsidRPr="001F04C9">
        <w:rPr>
          <w:rFonts w:ascii="Time s New Roman" w:hAnsi="Time s New Roman" w:cs="Cascadia Mono"/>
          <w:color w:val="000000"/>
          <w:sz w:val="26"/>
          <w:szCs w:val="26"/>
          <w:highlight w:val="white"/>
        </w:rPr>
        <w:t xml:space="preserve"> </w:t>
      </w:r>
      <w:r w:rsidRPr="001F04C9">
        <w:rPr>
          <w:rFonts w:ascii="Time s New Roman" w:hAnsi="Time s New Roman" w:cs="Cascadia Mono"/>
          <w:color w:val="FF00FF"/>
          <w:sz w:val="26"/>
          <w:szCs w:val="26"/>
          <w:highlight w:val="white"/>
        </w:rPr>
        <w:t>SUM</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c</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SoLuong</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w:t>
      </w:r>
      <w:r w:rsidRPr="001F04C9">
        <w:rPr>
          <w:rFonts w:ascii="Time s New Roman" w:hAnsi="Time s New Roman" w:cs="Cascadia Mono"/>
          <w:color w:val="808080"/>
          <w:sz w:val="26"/>
          <w:szCs w:val="26"/>
          <w:highlight w:val="white"/>
        </w:rPr>
        <w:t>&gt;</w:t>
      </w:r>
      <w:r w:rsidRPr="001F04C9">
        <w:rPr>
          <w:rFonts w:ascii="Time s New Roman" w:hAnsi="Time s New Roman" w:cs="Cascadia Mono"/>
          <w:color w:val="000000"/>
          <w:sz w:val="26"/>
          <w:szCs w:val="26"/>
          <w:highlight w:val="white"/>
        </w:rPr>
        <w:t xml:space="preserve"> 500</w:t>
      </w:r>
      <w:r w:rsidRPr="001F04C9">
        <w:rPr>
          <w:rFonts w:ascii="Time s New Roman" w:hAnsi="Time s New Roman" w:cs="Cascadia Mono"/>
          <w:color w:val="808080"/>
          <w:sz w:val="26"/>
          <w:szCs w:val="26"/>
          <w:highlight w:val="white"/>
        </w:rPr>
        <w:t>;</w:t>
      </w:r>
    </w:p>
    <w:p w14:paraId="67158267" w14:textId="50BEDC73" w:rsidR="00CA7A91" w:rsidRPr="000F2D03" w:rsidRDefault="00CA7A91" w:rsidP="00664455">
      <w:pPr>
        <w:pStyle w:val="Heading2"/>
        <w:spacing w:line="312" w:lineRule="auto"/>
        <w:rPr>
          <w:rFonts w:ascii="Time s New Roman" w:hAnsi="Time s New Roman"/>
          <w:sz w:val="28"/>
          <w:szCs w:val="28"/>
          <w:rPrChange w:id="2745" w:author="Tuan NV" w:date="2026-04-16T22:46:00Z" w16du:dateUtc="2026-04-16T15:46:00Z">
            <w:rPr>
              <w:rFonts w:ascii="Time s New Roman" w:hAnsi="Time s New Roman"/>
            </w:rPr>
          </w:rPrChange>
        </w:rPr>
      </w:pPr>
      <w:bookmarkStart w:id="2746" w:name="_Toc227255651"/>
      <w:bookmarkStart w:id="2747" w:name="_Toc227272728"/>
      <w:del w:id="2748" w:author="Tuan NV" w:date="2026-04-16T23:45:00Z" w16du:dateUtc="2026-04-16T16:45:00Z">
        <w:r w:rsidRPr="000F2D03" w:rsidDel="00E07F26">
          <w:rPr>
            <w:rFonts w:ascii="Time s New Roman" w:hAnsi="Time s New Roman"/>
            <w:sz w:val="28"/>
            <w:szCs w:val="28"/>
            <w:rPrChange w:id="2749" w:author="Tuan NV" w:date="2026-04-16T22:46:00Z" w16du:dateUtc="2026-04-16T15:46:00Z">
              <w:rPr>
                <w:rFonts w:ascii="Time s New Roman" w:hAnsi="Time s New Roman"/>
              </w:rPr>
            </w:rPrChange>
          </w:rPr>
          <w:delText>6</w:delText>
        </w:r>
      </w:del>
      <w:ins w:id="2750" w:author="Tuan NV" w:date="2026-04-16T23:45:00Z" w16du:dateUtc="2026-04-16T16:45:00Z">
        <w:r w:rsidR="00E07F26">
          <w:rPr>
            <w:rFonts w:ascii="Time s New Roman" w:hAnsi="Time s New Roman"/>
            <w:sz w:val="28"/>
            <w:szCs w:val="28"/>
          </w:rPr>
          <w:t>5</w:t>
        </w:r>
      </w:ins>
      <w:r w:rsidRPr="000F2D03">
        <w:rPr>
          <w:rFonts w:ascii="Time s New Roman" w:hAnsi="Time s New Roman"/>
          <w:sz w:val="28"/>
          <w:szCs w:val="28"/>
          <w:lang w:val="vi-VN"/>
          <w:rPrChange w:id="2751" w:author="Tuan NV" w:date="2026-04-16T22:46:00Z" w16du:dateUtc="2026-04-16T15:46:00Z">
            <w:rPr>
              <w:rFonts w:ascii="Time s New Roman" w:hAnsi="Time s New Roman"/>
              <w:lang w:val="vi-VN"/>
            </w:rPr>
          </w:rPrChange>
        </w:rPr>
        <w:t>.5</w:t>
      </w:r>
      <w:r w:rsidRPr="000F2D03">
        <w:rPr>
          <w:rFonts w:ascii="Time s New Roman" w:hAnsi="Time s New Roman"/>
          <w:sz w:val="28"/>
          <w:szCs w:val="28"/>
          <w:rPrChange w:id="2752" w:author="Tuan NV" w:date="2026-04-16T22:46:00Z" w16du:dateUtc="2026-04-16T15:46:00Z">
            <w:rPr>
              <w:rFonts w:ascii="Time s New Roman" w:hAnsi="Time s New Roman"/>
            </w:rPr>
          </w:rPrChange>
        </w:rPr>
        <w:t>. 02 c</w:t>
      </w:r>
      <w:r w:rsidRPr="000F2D03">
        <w:rPr>
          <w:rFonts w:ascii="Time s New Roman" w:hAnsi="Time s New Roman" w:hint="eastAsia"/>
          <w:sz w:val="28"/>
          <w:szCs w:val="28"/>
          <w:rPrChange w:id="2753" w:author="Tuan NV" w:date="2026-04-16T22:46:00Z" w16du:dateUtc="2026-04-16T15:46:00Z">
            <w:rPr>
              <w:rFonts w:ascii="Time s New Roman" w:hAnsi="Time s New Roman" w:hint="eastAsia"/>
            </w:rPr>
          </w:rPrChange>
        </w:rPr>
        <w:t>â</w:t>
      </w:r>
      <w:r w:rsidRPr="000F2D03">
        <w:rPr>
          <w:rFonts w:ascii="Time s New Roman" w:hAnsi="Time s New Roman"/>
          <w:sz w:val="28"/>
          <w:szCs w:val="28"/>
          <w:rPrChange w:id="2754" w:author="Tuan NV" w:date="2026-04-16T22:46:00Z" w16du:dateUtc="2026-04-16T15:46:00Z">
            <w:rPr>
              <w:rFonts w:ascii="Time s New Roman" w:hAnsi="Time s New Roman"/>
            </w:rPr>
          </w:rPrChange>
        </w:rPr>
        <w:t>u lệnh gồm SELECT c</w:t>
      </w:r>
      <w:r w:rsidRPr="000F2D03">
        <w:rPr>
          <w:rFonts w:ascii="Time s New Roman" w:hAnsi="Time s New Roman" w:hint="eastAsia"/>
          <w:sz w:val="28"/>
          <w:szCs w:val="28"/>
          <w:rPrChange w:id="2755" w:author="Tuan NV" w:date="2026-04-16T22:46:00Z" w16du:dateUtc="2026-04-16T15:46:00Z">
            <w:rPr>
              <w:rFonts w:ascii="Time s New Roman" w:hAnsi="Time s New Roman" w:hint="eastAsia"/>
            </w:rPr>
          </w:rPrChange>
        </w:rPr>
        <w:t>ó</w:t>
      </w:r>
      <w:r w:rsidRPr="000F2D03">
        <w:rPr>
          <w:rFonts w:ascii="Time s New Roman" w:hAnsi="Time s New Roman"/>
          <w:sz w:val="28"/>
          <w:szCs w:val="28"/>
          <w:rPrChange w:id="2756" w:author="Tuan NV" w:date="2026-04-16T22:46:00Z" w16du:dateUtc="2026-04-16T15:46:00Z">
            <w:rPr>
              <w:rFonts w:ascii="Time s New Roman" w:hAnsi="Time s New Roman"/>
            </w:rPr>
          </w:rPrChange>
        </w:rPr>
        <w:t xml:space="preserve"> WHERE, GROUP BY, HAVING v</w:t>
      </w:r>
      <w:r w:rsidRPr="000F2D03">
        <w:rPr>
          <w:rFonts w:ascii="Time s New Roman" w:hAnsi="Time s New Roman" w:hint="eastAsia"/>
          <w:sz w:val="28"/>
          <w:szCs w:val="28"/>
          <w:rPrChange w:id="2757" w:author="Tuan NV" w:date="2026-04-16T22:46:00Z" w16du:dateUtc="2026-04-16T15:46:00Z">
            <w:rPr>
              <w:rFonts w:ascii="Time s New Roman" w:hAnsi="Time s New Roman" w:hint="eastAsia"/>
            </w:rPr>
          </w:rPrChange>
        </w:rPr>
        <w:t>à</w:t>
      </w:r>
      <w:r w:rsidRPr="000F2D03">
        <w:rPr>
          <w:rFonts w:ascii="Time s New Roman" w:hAnsi="Time s New Roman"/>
          <w:sz w:val="28"/>
          <w:szCs w:val="28"/>
          <w:rPrChange w:id="2758" w:author="Tuan NV" w:date="2026-04-16T22:46:00Z" w16du:dateUtc="2026-04-16T15:46:00Z">
            <w:rPr>
              <w:rFonts w:ascii="Time s New Roman" w:hAnsi="Time s New Roman"/>
            </w:rPr>
          </w:rPrChange>
        </w:rPr>
        <w:t xml:space="preserve"> truy vấn con</w:t>
      </w:r>
      <w:bookmarkEnd w:id="2746"/>
      <w:bookmarkEnd w:id="2747"/>
    </w:p>
    <w:p w14:paraId="3F388A73" w14:textId="02431E2D" w:rsidR="00CA7A91" w:rsidRPr="000F2D03" w:rsidRDefault="00CA7A91" w:rsidP="00664455">
      <w:pPr>
        <w:pStyle w:val="Heading3"/>
        <w:spacing w:line="312" w:lineRule="auto"/>
        <w:ind w:left="0"/>
        <w:rPr>
          <w:rFonts w:ascii="Time s New Roman" w:hAnsi="Time s New Roman"/>
          <w:sz w:val="28"/>
          <w:szCs w:val="28"/>
          <w:rPrChange w:id="2759" w:author="Tuan NV" w:date="2026-04-16T22:46:00Z" w16du:dateUtc="2026-04-16T15:46:00Z">
            <w:rPr>
              <w:rFonts w:ascii="Time s New Roman" w:hAnsi="Time s New Roman"/>
              <w:szCs w:val="26"/>
            </w:rPr>
          </w:rPrChange>
        </w:rPr>
      </w:pPr>
      <w:bookmarkStart w:id="2760" w:name="_Toc227255652"/>
      <w:bookmarkStart w:id="2761" w:name="_Toc227272729"/>
      <w:del w:id="2762" w:author="Tuan NV" w:date="2026-04-16T23:45:00Z" w16du:dateUtc="2026-04-16T16:45:00Z">
        <w:r w:rsidRPr="000F2D03" w:rsidDel="00E07F26">
          <w:rPr>
            <w:rFonts w:ascii="Time s New Roman" w:hAnsi="Time s New Roman"/>
            <w:sz w:val="28"/>
            <w:szCs w:val="28"/>
            <w:rPrChange w:id="2763" w:author="Tuan NV" w:date="2026-04-16T22:46:00Z" w16du:dateUtc="2026-04-16T15:46:00Z">
              <w:rPr>
                <w:rFonts w:ascii="Time s New Roman" w:hAnsi="Time s New Roman"/>
                <w:szCs w:val="26"/>
              </w:rPr>
            </w:rPrChange>
          </w:rPr>
          <w:delText>6</w:delText>
        </w:r>
      </w:del>
      <w:ins w:id="2764" w:author="Tuan NV" w:date="2026-04-16T23:45:00Z" w16du:dateUtc="2026-04-16T16:45:00Z">
        <w:r w:rsidR="00E07F26">
          <w:rPr>
            <w:rFonts w:ascii="Time s New Roman" w:hAnsi="Time s New Roman"/>
            <w:sz w:val="28"/>
            <w:szCs w:val="28"/>
          </w:rPr>
          <w:t>5</w:t>
        </w:r>
      </w:ins>
      <w:r w:rsidRPr="000F2D03">
        <w:rPr>
          <w:rFonts w:ascii="Time s New Roman" w:hAnsi="Time s New Roman"/>
          <w:sz w:val="28"/>
          <w:szCs w:val="28"/>
          <w:lang w:val="vi-VN"/>
          <w:rPrChange w:id="2765" w:author="Tuan NV" w:date="2026-04-16T22:46:00Z" w16du:dateUtc="2026-04-16T15:46:00Z">
            <w:rPr>
              <w:rFonts w:ascii="Time s New Roman" w:hAnsi="Time s New Roman"/>
              <w:szCs w:val="26"/>
              <w:lang w:val="vi-VN"/>
            </w:rPr>
          </w:rPrChange>
        </w:rPr>
        <w:t xml:space="preserve">.5.1. </w:t>
      </w:r>
      <w:r w:rsidRPr="000F2D03">
        <w:rPr>
          <w:rFonts w:ascii="Time s New Roman" w:hAnsi="Time s New Roman"/>
          <w:sz w:val="28"/>
          <w:szCs w:val="28"/>
          <w:rPrChange w:id="2766" w:author="Tuan NV" w:date="2026-04-16T22:46:00Z" w16du:dateUtc="2026-04-16T15:46:00Z">
            <w:rPr>
              <w:rFonts w:ascii="Time s New Roman" w:hAnsi="Time s New Roman"/>
              <w:szCs w:val="26"/>
            </w:rPr>
          </w:rPrChange>
        </w:rPr>
        <w:t>T</w:t>
      </w:r>
      <w:r w:rsidRPr="000F2D03">
        <w:rPr>
          <w:rFonts w:ascii="Time s New Roman" w:hAnsi="Time s New Roman" w:hint="eastAsia"/>
          <w:sz w:val="28"/>
          <w:szCs w:val="28"/>
          <w:rPrChange w:id="2767" w:author="Tuan NV" w:date="2026-04-16T22:46:00Z" w16du:dateUtc="2026-04-16T15:46:00Z">
            <w:rPr>
              <w:rFonts w:ascii="Time s New Roman" w:hAnsi="Time s New Roman" w:hint="eastAsia"/>
              <w:szCs w:val="26"/>
            </w:rPr>
          </w:rPrChange>
        </w:rPr>
        <w:t>ì</w:t>
      </w:r>
      <w:r w:rsidRPr="000F2D03">
        <w:rPr>
          <w:rFonts w:ascii="Time s New Roman" w:hAnsi="Time s New Roman"/>
          <w:sz w:val="28"/>
          <w:szCs w:val="28"/>
          <w:rPrChange w:id="2768" w:author="Tuan NV" w:date="2026-04-16T22:46:00Z" w16du:dateUtc="2026-04-16T15:46:00Z">
            <w:rPr>
              <w:rFonts w:ascii="Time s New Roman" w:hAnsi="Time s New Roman"/>
              <w:szCs w:val="26"/>
            </w:rPr>
          </w:rPrChange>
        </w:rPr>
        <w:t>m c</w:t>
      </w:r>
      <w:r w:rsidRPr="000F2D03">
        <w:rPr>
          <w:rFonts w:ascii="Time s New Roman" w:hAnsi="Time s New Roman" w:hint="eastAsia"/>
          <w:sz w:val="28"/>
          <w:szCs w:val="28"/>
          <w:rPrChange w:id="2769" w:author="Tuan NV" w:date="2026-04-16T22:46:00Z" w16du:dateUtc="2026-04-16T15:46:00Z">
            <w:rPr>
              <w:rFonts w:ascii="Time s New Roman" w:hAnsi="Time s New Roman" w:hint="eastAsia"/>
              <w:szCs w:val="26"/>
            </w:rPr>
          </w:rPrChange>
        </w:rPr>
        <w:t>á</w:t>
      </w:r>
      <w:r w:rsidRPr="000F2D03">
        <w:rPr>
          <w:rFonts w:ascii="Time s New Roman" w:hAnsi="Time s New Roman"/>
          <w:sz w:val="28"/>
          <w:szCs w:val="28"/>
          <w:rPrChange w:id="2770" w:author="Tuan NV" w:date="2026-04-16T22:46:00Z" w16du:dateUtc="2026-04-16T15:46:00Z">
            <w:rPr>
              <w:rFonts w:ascii="Time s New Roman" w:hAnsi="Time s New Roman"/>
              <w:szCs w:val="26"/>
            </w:rPr>
          </w:rPrChange>
        </w:rPr>
        <w:t xml:space="preserve">c </w:t>
      </w:r>
      <w:r w:rsidRPr="000F2D03">
        <w:rPr>
          <w:rFonts w:ascii="Time s New Roman" w:hAnsi="Time s New Roman" w:hint="eastAsia"/>
          <w:sz w:val="28"/>
          <w:szCs w:val="28"/>
          <w:rPrChange w:id="2771" w:author="Tuan NV" w:date="2026-04-16T22:46:00Z" w16du:dateUtc="2026-04-16T15:46:00Z">
            <w:rPr>
              <w:rFonts w:ascii="Time s New Roman" w:hAnsi="Time s New Roman" w:hint="eastAsia"/>
              <w:szCs w:val="26"/>
            </w:rPr>
          </w:rPrChange>
        </w:rPr>
        <w:t>đơ</w:t>
      </w:r>
      <w:r w:rsidRPr="000F2D03">
        <w:rPr>
          <w:rFonts w:ascii="Time s New Roman" w:hAnsi="Time s New Roman"/>
          <w:sz w:val="28"/>
          <w:szCs w:val="28"/>
          <w:rPrChange w:id="2772" w:author="Tuan NV" w:date="2026-04-16T22:46:00Z" w16du:dateUtc="2026-04-16T15:46:00Z">
            <w:rPr>
              <w:rFonts w:ascii="Time s New Roman" w:hAnsi="Time s New Roman"/>
              <w:szCs w:val="26"/>
            </w:rPr>
          </w:rPrChange>
        </w:rPr>
        <w:t>n xuất h</w:t>
      </w:r>
      <w:r w:rsidRPr="000F2D03">
        <w:rPr>
          <w:rFonts w:ascii="Time s New Roman" w:hAnsi="Time s New Roman" w:hint="eastAsia"/>
          <w:sz w:val="28"/>
          <w:szCs w:val="28"/>
          <w:rPrChange w:id="2773" w:author="Tuan NV" w:date="2026-04-16T22:46:00Z" w16du:dateUtc="2026-04-16T15:46:00Z">
            <w:rPr>
              <w:rFonts w:ascii="Time s New Roman" w:hAnsi="Time s New Roman" w:hint="eastAsia"/>
              <w:szCs w:val="26"/>
            </w:rPr>
          </w:rPrChange>
        </w:rPr>
        <w:t>à</w:t>
      </w:r>
      <w:r w:rsidRPr="000F2D03">
        <w:rPr>
          <w:rFonts w:ascii="Time s New Roman" w:hAnsi="Time s New Roman"/>
          <w:sz w:val="28"/>
          <w:szCs w:val="28"/>
          <w:rPrChange w:id="2774" w:author="Tuan NV" w:date="2026-04-16T22:46:00Z" w16du:dateUtc="2026-04-16T15:46:00Z">
            <w:rPr>
              <w:rFonts w:ascii="Time s New Roman" w:hAnsi="Time s New Roman"/>
              <w:szCs w:val="26"/>
            </w:rPr>
          </w:rPrChange>
        </w:rPr>
        <w:t>ng c</w:t>
      </w:r>
      <w:r w:rsidRPr="000F2D03">
        <w:rPr>
          <w:rFonts w:ascii="Time s New Roman" w:hAnsi="Time s New Roman" w:hint="eastAsia"/>
          <w:sz w:val="28"/>
          <w:szCs w:val="28"/>
          <w:rPrChange w:id="2775" w:author="Tuan NV" w:date="2026-04-16T22:46:00Z" w16du:dateUtc="2026-04-16T15:46:00Z">
            <w:rPr>
              <w:rFonts w:ascii="Time s New Roman" w:hAnsi="Time s New Roman" w:hint="eastAsia"/>
              <w:szCs w:val="26"/>
            </w:rPr>
          </w:rPrChange>
        </w:rPr>
        <w:t>ó</w:t>
      </w:r>
      <w:r w:rsidRPr="000F2D03">
        <w:rPr>
          <w:rFonts w:ascii="Time s New Roman" w:hAnsi="Time s New Roman"/>
          <w:sz w:val="28"/>
          <w:szCs w:val="28"/>
          <w:rPrChange w:id="2776" w:author="Tuan NV" w:date="2026-04-16T22:46:00Z" w16du:dateUtc="2026-04-16T15:46:00Z">
            <w:rPr>
              <w:rFonts w:ascii="Time s New Roman" w:hAnsi="Time s New Roman"/>
              <w:szCs w:val="26"/>
            </w:rPr>
          </w:rPrChange>
        </w:rPr>
        <w:t xml:space="preserve"> gi</w:t>
      </w:r>
      <w:r w:rsidRPr="000F2D03">
        <w:rPr>
          <w:rFonts w:ascii="Time s New Roman" w:hAnsi="Time s New Roman" w:hint="eastAsia"/>
          <w:sz w:val="28"/>
          <w:szCs w:val="28"/>
          <w:rPrChange w:id="2777" w:author="Tuan NV" w:date="2026-04-16T22:46:00Z" w16du:dateUtc="2026-04-16T15:46:00Z">
            <w:rPr>
              <w:rFonts w:ascii="Time s New Roman" w:hAnsi="Time s New Roman" w:hint="eastAsia"/>
              <w:szCs w:val="26"/>
            </w:rPr>
          </w:rPrChange>
        </w:rPr>
        <w:t>á</w:t>
      </w:r>
      <w:r w:rsidRPr="000F2D03">
        <w:rPr>
          <w:rFonts w:ascii="Time s New Roman" w:hAnsi="Time s New Roman"/>
          <w:sz w:val="28"/>
          <w:szCs w:val="28"/>
          <w:rPrChange w:id="2778" w:author="Tuan NV" w:date="2026-04-16T22:46:00Z" w16du:dateUtc="2026-04-16T15:46:00Z">
            <w:rPr>
              <w:rFonts w:ascii="Time s New Roman" w:hAnsi="Time s New Roman"/>
              <w:szCs w:val="26"/>
            </w:rPr>
          </w:rPrChange>
        </w:rPr>
        <w:t xml:space="preserve"> trị lớn h</w:t>
      </w:r>
      <w:r w:rsidRPr="000F2D03">
        <w:rPr>
          <w:rFonts w:ascii="Time s New Roman" w:hAnsi="Time s New Roman" w:hint="eastAsia"/>
          <w:sz w:val="28"/>
          <w:szCs w:val="28"/>
          <w:rPrChange w:id="2779" w:author="Tuan NV" w:date="2026-04-16T22:46:00Z" w16du:dateUtc="2026-04-16T15:46:00Z">
            <w:rPr>
              <w:rFonts w:ascii="Time s New Roman" w:hAnsi="Time s New Roman" w:hint="eastAsia"/>
              <w:szCs w:val="26"/>
            </w:rPr>
          </w:rPrChange>
        </w:rPr>
        <w:t>ơ</w:t>
      </w:r>
      <w:r w:rsidRPr="000F2D03">
        <w:rPr>
          <w:rFonts w:ascii="Time s New Roman" w:hAnsi="Time s New Roman"/>
          <w:sz w:val="28"/>
          <w:szCs w:val="28"/>
          <w:rPrChange w:id="2780" w:author="Tuan NV" w:date="2026-04-16T22:46:00Z" w16du:dateUtc="2026-04-16T15:46:00Z">
            <w:rPr>
              <w:rFonts w:ascii="Time s New Roman" w:hAnsi="Time s New Roman"/>
              <w:szCs w:val="26"/>
            </w:rPr>
          </w:rPrChange>
        </w:rPr>
        <w:t>n gi</w:t>
      </w:r>
      <w:r w:rsidRPr="000F2D03">
        <w:rPr>
          <w:rFonts w:ascii="Time s New Roman" w:hAnsi="Time s New Roman" w:hint="eastAsia"/>
          <w:sz w:val="28"/>
          <w:szCs w:val="28"/>
          <w:rPrChange w:id="2781" w:author="Tuan NV" w:date="2026-04-16T22:46:00Z" w16du:dateUtc="2026-04-16T15:46:00Z">
            <w:rPr>
              <w:rFonts w:ascii="Time s New Roman" w:hAnsi="Time s New Roman" w:hint="eastAsia"/>
              <w:szCs w:val="26"/>
            </w:rPr>
          </w:rPrChange>
        </w:rPr>
        <w:t>á</w:t>
      </w:r>
      <w:r w:rsidRPr="000F2D03">
        <w:rPr>
          <w:rFonts w:ascii="Time s New Roman" w:hAnsi="Time s New Roman"/>
          <w:sz w:val="28"/>
          <w:szCs w:val="28"/>
          <w:rPrChange w:id="2782" w:author="Tuan NV" w:date="2026-04-16T22:46:00Z" w16du:dateUtc="2026-04-16T15:46:00Z">
            <w:rPr>
              <w:rFonts w:ascii="Time s New Roman" w:hAnsi="Time s New Roman"/>
              <w:szCs w:val="26"/>
            </w:rPr>
          </w:rPrChange>
        </w:rPr>
        <w:t xml:space="preserve"> trị trung b</w:t>
      </w:r>
      <w:r w:rsidRPr="000F2D03">
        <w:rPr>
          <w:rFonts w:ascii="Time s New Roman" w:hAnsi="Time s New Roman" w:hint="eastAsia"/>
          <w:sz w:val="28"/>
          <w:szCs w:val="28"/>
          <w:rPrChange w:id="2783" w:author="Tuan NV" w:date="2026-04-16T22:46:00Z" w16du:dateUtc="2026-04-16T15:46:00Z">
            <w:rPr>
              <w:rFonts w:ascii="Time s New Roman" w:hAnsi="Time s New Roman" w:hint="eastAsia"/>
              <w:szCs w:val="26"/>
            </w:rPr>
          </w:rPrChange>
        </w:rPr>
        <w:t>ì</w:t>
      </w:r>
      <w:r w:rsidRPr="000F2D03">
        <w:rPr>
          <w:rFonts w:ascii="Time s New Roman" w:hAnsi="Time s New Roman"/>
          <w:sz w:val="28"/>
          <w:szCs w:val="28"/>
          <w:rPrChange w:id="2784" w:author="Tuan NV" w:date="2026-04-16T22:46:00Z" w16du:dateUtc="2026-04-16T15:46:00Z">
            <w:rPr>
              <w:rFonts w:ascii="Time s New Roman" w:hAnsi="Time s New Roman"/>
              <w:szCs w:val="26"/>
            </w:rPr>
          </w:rPrChange>
        </w:rPr>
        <w:t>nh của tất cả c</w:t>
      </w:r>
      <w:r w:rsidRPr="000F2D03">
        <w:rPr>
          <w:rFonts w:ascii="Time s New Roman" w:hAnsi="Time s New Roman" w:hint="eastAsia"/>
          <w:sz w:val="28"/>
          <w:szCs w:val="28"/>
          <w:rPrChange w:id="2785" w:author="Tuan NV" w:date="2026-04-16T22:46:00Z" w16du:dateUtc="2026-04-16T15:46:00Z">
            <w:rPr>
              <w:rFonts w:ascii="Time s New Roman" w:hAnsi="Time s New Roman" w:hint="eastAsia"/>
              <w:szCs w:val="26"/>
            </w:rPr>
          </w:rPrChange>
        </w:rPr>
        <w:t>á</w:t>
      </w:r>
      <w:r w:rsidRPr="000F2D03">
        <w:rPr>
          <w:rFonts w:ascii="Time s New Roman" w:hAnsi="Time s New Roman"/>
          <w:sz w:val="28"/>
          <w:szCs w:val="28"/>
          <w:rPrChange w:id="2786" w:author="Tuan NV" w:date="2026-04-16T22:46:00Z" w16du:dateUtc="2026-04-16T15:46:00Z">
            <w:rPr>
              <w:rFonts w:ascii="Time s New Roman" w:hAnsi="Time s New Roman"/>
              <w:szCs w:val="26"/>
            </w:rPr>
          </w:rPrChange>
        </w:rPr>
        <w:t xml:space="preserve">c </w:t>
      </w:r>
      <w:r w:rsidRPr="000F2D03">
        <w:rPr>
          <w:rFonts w:ascii="Time s New Roman" w:hAnsi="Time s New Roman" w:hint="eastAsia"/>
          <w:sz w:val="28"/>
          <w:szCs w:val="28"/>
          <w:rPrChange w:id="2787" w:author="Tuan NV" w:date="2026-04-16T22:46:00Z" w16du:dateUtc="2026-04-16T15:46:00Z">
            <w:rPr>
              <w:rFonts w:ascii="Time s New Roman" w:hAnsi="Time s New Roman" w:hint="eastAsia"/>
              <w:szCs w:val="26"/>
            </w:rPr>
          </w:rPrChange>
        </w:rPr>
        <w:t>đơ</w:t>
      </w:r>
      <w:r w:rsidRPr="000F2D03">
        <w:rPr>
          <w:rFonts w:ascii="Time s New Roman" w:hAnsi="Time s New Roman"/>
          <w:sz w:val="28"/>
          <w:szCs w:val="28"/>
          <w:rPrChange w:id="2788" w:author="Tuan NV" w:date="2026-04-16T22:46:00Z" w16du:dateUtc="2026-04-16T15:46:00Z">
            <w:rPr>
              <w:rFonts w:ascii="Time s New Roman" w:hAnsi="Time s New Roman"/>
              <w:szCs w:val="26"/>
            </w:rPr>
          </w:rPrChange>
        </w:rPr>
        <w:t>n</w:t>
      </w:r>
      <w:bookmarkEnd w:id="2760"/>
      <w:bookmarkEnd w:id="2761"/>
    </w:p>
    <w:p w14:paraId="7724403B" w14:textId="77777777" w:rsidR="00CA7A91" w:rsidRPr="001F04C9" w:rsidRDefault="00CA7A91" w:rsidP="00664455">
      <w:pPr>
        <w:pStyle w:val="ListParagraph"/>
        <w:autoSpaceDE w:val="0"/>
        <w:autoSpaceDN w:val="0"/>
        <w:adjustRightInd w:val="0"/>
        <w:spacing w:after="0" w:line="312" w:lineRule="auto"/>
        <w:ind w:left="1440"/>
        <w:rPr>
          <w:rFonts w:ascii="Time s New Roman" w:hAnsi="Time s New Roman" w:cs="Cascadia Mono"/>
          <w:color w:val="000000"/>
          <w:sz w:val="26"/>
          <w:szCs w:val="26"/>
          <w:highlight w:val="white"/>
        </w:rPr>
      </w:pPr>
      <w:r w:rsidRPr="001F04C9">
        <w:rPr>
          <w:rFonts w:ascii="Time s New Roman" w:hAnsi="Time s New Roman" w:cs="Cascadia Mono"/>
          <w:color w:val="0000FF"/>
          <w:sz w:val="26"/>
          <w:szCs w:val="26"/>
          <w:highlight w:val="white"/>
        </w:rPr>
        <w:t>SELECT</w:t>
      </w:r>
      <w:r w:rsidRPr="001F04C9">
        <w:rPr>
          <w:rFonts w:ascii="Time s New Roman" w:hAnsi="Time s New Roman" w:cs="Cascadia Mono"/>
          <w:color w:val="000000"/>
          <w:sz w:val="26"/>
          <w:szCs w:val="26"/>
          <w:highlight w:val="white"/>
        </w:rPr>
        <w:t xml:space="preserve"> MaDonXuat</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MaKH</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TongGiaTri </w:t>
      </w:r>
    </w:p>
    <w:p w14:paraId="44C10B33" w14:textId="77777777" w:rsidR="00CA7A91" w:rsidRPr="001F04C9" w:rsidRDefault="00CA7A91" w:rsidP="00664455">
      <w:pPr>
        <w:pStyle w:val="ListParagraph"/>
        <w:autoSpaceDE w:val="0"/>
        <w:autoSpaceDN w:val="0"/>
        <w:adjustRightInd w:val="0"/>
        <w:spacing w:after="0" w:line="312" w:lineRule="auto"/>
        <w:ind w:left="1440"/>
        <w:rPr>
          <w:rFonts w:ascii="Time s New Roman" w:hAnsi="Time s New Roman" w:cs="Cascadia Mono"/>
          <w:color w:val="000000"/>
          <w:sz w:val="26"/>
          <w:szCs w:val="26"/>
          <w:highlight w:val="white"/>
        </w:rPr>
      </w:pPr>
      <w:r w:rsidRPr="001F04C9">
        <w:rPr>
          <w:rFonts w:ascii="Time s New Roman" w:hAnsi="Time s New Roman" w:cs="Cascadia Mono"/>
          <w:color w:val="0000FF"/>
          <w:sz w:val="26"/>
          <w:szCs w:val="26"/>
          <w:highlight w:val="white"/>
        </w:rPr>
        <w:t>FROM</w:t>
      </w:r>
      <w:r w:rsidRPr="001F04C9">
        <w:rPr>
          <w:rFonts w:ascii="Time s New Roman" w:hAnsi="Time s New Roman" w:cs="Cascadia Mono"/>
          <w:color w:val="000000"/>
          <w:sz w:val="26"/>
          <w:szCs w:val="26"/>
          <w:highlight w:val="white"/>
        </w:rPr>
        <w:t xml:space="preserve"> DON_XUAT_HANG </w:t>
      </w:r>
    </w:p>
    <w:p w14:paraId="3CD76F6E" w14:textId="77777777" w:rsidR="00CA7A91" w:rsidRPr="001F04C9" w:rsidRDefault="00CA7A91" w:rsidP="00664455">
      <w:pPr>
        <w:pStyle w:val="ListParagraph"/>
        <w:autoSpaceDE w:val="0"/>
        <w:autoSpaceDN w:val="0"/>
        <w:adjustRightInd w:val="0"/>
        <w:spacing w:after="0" w:line="312" w:lineRule="auto"/>
        <w:ind w:left="1440"/>
        <w:rPr>
          <w:rFonts w:ascii="Time s New Roman" w:hAnsi="Time s New Roman" w:cs="Cascadia Mono"/>
          <w:color w:val="000000"/>
          <w:sz w:val="26"/>
          <w:szCs w:val="26"/>
          <w:highlight w:val="white"/>
        </w:rPr>
      </w:pPr>
      <w:r w:rsidRPr="001F04C9">
        <w:rPr>
          <w:rFonts w:ascii="Time s New Roman" w:hAnsi="Time s New Roman" w:cs="Cascadia Mono"/>
          <w:color w:val="0000FF"/>
          <w:sz w:val="26"/>
          <w:szCs w:val="26"/>
          <w:highlight w:val="white"/>
        </w:rPr>
        <w:t>WHERE</w:t>
      </w:r>
      <w:r w:rsidRPr="001F04C9">
        <w:rPr>
          <w:rFonts w:ascii="Time s New Roman" w:hAnsi="Time s New Roman" w:cs="Cascadia Mono"/>
          <w:color w:val="000000"/>
          <w:sz w:val="26"/>
          <w:szCs w:val="26"/>
          <w:highlight w:val="white"/>
        </w:rPr>
        <w:t xml:space="preserve"> TongGiaTri </w:t>
      </w:r>
      <w:r w:rsidRPr="001F04C9">
        <w:rPr>
          <w:rFonts w:ascii="Time s New Roman" w:hAnsi="Time s New Roman" w:cs="Cascadia Mono"/>
          <w:color w:val="808080"/>
          <w:sz w:val="26"/>
          <w:szCs w:val="26"/>
          <w:highlight w:val="white"/>
        </w:rPr>
        <w:t>&gt;</w:t>
      </w:r>
      <w:r w:rsidRPr="001F04C9">
        <w:rPr>
          <w:rFonts w:ascii="Time s New Roman" w:hAnsi="Time s New Roman" w:cs="Cascadia Mono"/>
          <w:color w:val="0000FF"/>
          <w:sz w:val="26"/>
          <w:szCs w:val="26"/>
          <w:highlight w:val="white"/>
        </w:rPr>
        <w:t xml:space="preserve"> </w:t>
      </w:r>
      <w:r w:rsidRPr="001F04C9">
        <w:rPr>
          <w:rFonts w:ascii="Time s New Roman" w:hAnsi="Time s New Roman" w:cs="Cascadia Mono"/>
          <w:color w:val="808080"/>
          <w:sz w:val="26"/>
          <w:szCs w:val="26"/>
          <w:highlight w:val="white"/>
        </w:rPr>
        <w:t>(</w:t>
      </w:r>
    </w:p>
    <w:p w14:paraId="2FDAA8E0" w14:textId="77777777" w:rsidR="00CA7A91" w:rsidRPr="001F04C9" w:rsidRDefault="00CA7A91" w:rsidP="00664455">
      <w:pPr>
        <w:pStyle w:val="ListParagraph"/>
        <w:autoSpaceDE w:val="0"/>
        <w:autoSpaceDN w:val="0"/>
        <w:adjustRightInd w:val="0"/>
        <w:spacing w:after="0" w:line="312" w:lineRule="auto"/>
        <w:ind w:left="1440"/>
        <w:rPr>
          <w:rFonts w:ascii="Time s New Roman" w:hAnsi="Time s New Roman" w:cs="Cascadia Mono"/>
          <w:color w:val="000000"/>
          <w:sz w:val="26"/>
          <w:szCs w:val="26"/>
          <w:highlight w:val="white"/>
        </w:rPr>
      </w:pPr>
      <w:r w:rsidRPr="001F04C9">
        <w:rPr>
          <w:rFonts w:ascii="Time s New Roman" w:hAnsi="Time s New Roman" w:cs="Cascadia Mono"/>
          <w:color w:val="000000"/>
          <w:sz w:val="26"/>
          <w:szCs w:val="26"/>
          <w:highlight w:val="white"/>
        </w:rPr>
        <w:t xml:space="preserve">    </w:t>
      </w:r>
      <w:r w:rsidRPr="001F04C9">
        <w:rPr>
          <w:rFonts w:ascii="Time s New Roman" w:hAnsi="Time s New Roman" w:cs="Cascadia Mono"/>
          <w:color w:val="0000FF"/>
          <w:sz w:val="26"/>
          <w:szCs w:val="26"/>
          <w:highlight w:val="white"/>
        </w:rPr>
        <w:t>SELECT</w:t>
      </w:r>
      <w:r w:rsidRPr="001F04C9">
        <w:rPr>
          <w:rFonts w:ascii="Time s New Roman" w:hAnsi="Time s New Roman" w:cs="Cascadia Mono"/>
          <w:color w:val="000000"/>
          <w:sz w:val="26"/>
          <w:szCs w:val="26"/>
          <w:highlight w:val="white"/>
        </w:rPr>
        <w:t xml:space="preserve"> </w:t>
      </w:r>
      <w:r w:rsidRPr="001F04C9">
        <w:rPr>
          <w:rFonts w:ascii="Time s New Roman" w:hAnsi="Time s New Roman" w:cs="Cascadia Mono"/>
          <w:color w:val="FF00FF"/>
          <w:sz w:val="26"/>
          <w:szCs w:val="26"/>
          <w:highlight w:val="white"/>
        </w:rPr>
        <w:t>AVG</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TongGiaTri</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w:t>
      </w:r>
    </w:p>
    <w:p w14:paraId="728D7203" w14:textId="77777777" w:rsidR="00CA7A91" w:rsidRPr="001F04C9" w:rsidRDefault="00CA7A91" w:rsidP="00664455">
      <w:pPr>
        <w:pStyle w:val="ListParagraph"/>
        <w:autoSpaceDE w:val="0"/>
        <w:autoSpaceDN w:val="0"/>
        <w:adjustRightInd w:val="0"/>
        <w:spacing w:after="0" w:line="312" w:lineRule="auto"/>
        <w:ind w:left="1440"/>
        <w:rPr>
          <w:rFonts w:ascii="Time s New Roman" w:hAnsi="Time s New Roman" w:cs="Cascadia Mono"/>
          <w:color w:val="000000"/>
          <w:sz w:val="26"/>
          <w:szCs w:val="26"/>
          <w:highlight w:val="white"/>
        </w:rPr>
      </w:pPr>
      <w:r w:rsidRPr="001F04C9">
        <w:rPr>
          <w:rFonts w:ascii="Time s New Roman" w:hAnsi="Time s New Roman" w:cs="Cascadia Mono"/>
          <w:color w:val="000000"/>
          <w:sz w:val="26"/>
          <w:szCs w:val="26"/>
          <w:highlight w:val="white"/>
        </w:rPr>
        <w:t xml:space="preserve">    </w:t>
      </w:r>
      <w:r w:rsidRPr="001F04C9">
        <w:rPr>
          <w:rFonts w:ascii="Time s New Roman" w:hAnsi="Time s New Roman" w:cs="Cascadia Mono"/>
          <w:color w:val="0000FF"/>
          <w:sz w:val="26"/>
          <w:szCs w:val="26"/>
          <w:highlight w:val="white"/>
        </w:rPr>
        <w:t>FROM</w:t>
      </w:r>
      <w:r w:rsidRPr="001F04C9">
        <w:rPr>
          <w:rFonts w:ascii="Time s New Roman" w:hAnsi="Time s New Roman" w:cs="Cascadia Mono"/>
          <w:color w:val="000000"/>
          <w:sz w:val="26"/>
          <w:szCs w:val="26"/>
          <w:highlight w:val="white"/>
        </w:rPr>
        <w:t xml:space="preserve"> DON_XUAT_HANG</w:t>
      </w:r>
    </w:p>
    <w:p w14:paraId="6A89302B" w14:textId="47A7B3BD" w:rsidR="00CA7A91" w:rsidRPr="001F04C9" w:rsidRDefault="00CA7A91" w:rsidP="005472F5">
      <w:pPr>
        <w:pStyle w:val="ListParagraph"/>
        <w:autoSpaceDE w:val="0"/>
        <w:autoSpaceDN w:val="0"/>
        <w:adjustRightInd w:val="0"/>
        <w:spacing w:after="0" w:line="312" w:lineRule="auto"/>
        <w:ind w:left="1440"/>
        <w:rPr>
          <w:rFonts w:ascii="Time s New Roman" w:hAnsi="Time s New Roman" w:cs="Cascadia Mono"/>
          <w:color w:val="808080"/>
          <w:sz w:val="26"/>
          <w:szCs w:val="26"/>
          <w:highlight w:val="white"/>
          <w:lang w:val="vi-VN"/>
        </w:rPr>
      </w:pPr>
      <w:r w:rsidRPr="001F04C9">
        <w:rPr>
          <w:rFonts w:ascii="Time s New Roman" w:hAnsi="Time s New Roman" w:cs="Cascadia Mono"/>
          <w:color w:val="808080"/>
          <w:sz w:val="26"/>
          <w:szCs w:val="26"/>
          <w:highlight w:val="white"/>
        </w:rPr>
        <w:t>);</w:t>
      </w:r>
    </w:p>
    <w:p w14:paraId="2C09DD7B" w14:textId="755FF779" w:rsidR="00CA7A91" w:rsidRPr="000F2D03" w:rsidRDefault="00CA7A91" w:rsidP="00664455">
      <w:pPr>
        <w:pStyle w:val="Heading3"/>
        <w:spacing w:line="312" w:lineRule="auto"/>
        <w:ind w:left="0"/>
        <w:rPr>
          <w:rFonts w:ascii="Time s New Roman" w:hAnsi="Time s New Roman"/>
          <w:sz w:val="28"/>
          <w:szCs w:val="28"/>
          <w:rPrChange w:id="2789" w:author="Tuan NV" w:date="2026-04-16T22:46:00Z" w16du:dateUtc="2026-04-16T15:46:00Z">
            <w:rPr>
              <w:rFonts w:ascii="Time s New Roman" w:hAnsi="Time s New Roman"/>
              <w:szCs w:val="26"/>
            </w:rPr>
          </w:rPrChange>
        </w:rPr>
      </w:pPr>
      <w:bookmarkStart w:id="2790" w:name="_Toc227255653"/>
      <w:bookmarkStart w:id="2791" w:name="_Toc227272730"/>
      <w:del w:id="2792" w:author="Tuan NV" w:date="2026-04-16T23:45:00Z" w16du:dateUtc="2026-04-16T16:45:00Z">
        <w:r w:rsidRPr="000F2D03" w:rsidDel="00E07F26">
          <w:rPr>
            <w:rFonts w:ascii="Time s New Roman" w:hAnsi="Time s New Roman"/>
            <w:sz w:val="28"/>
            <w:szCs w:val="28"/>
            <w:rPrChange w:id="2793" w:author="Tuan NV" w:date="2026-04-16T22:46:00Z" w16du:dateUtc="2026-04-16T15:46:00Z">
              <w:rPr>
                <w:rFonts w:ascii="Time s New Roman" w:hAnsi="Time s New Roman"/>
                <w:szCs w:val="26"/>
              </w:rPr>
            </w:rPrChange>
          </w:rPr>
          <w:lastRenderedPageBreak/>
          <w:delText>6</w:delText>
        </w:r>
      </w:del>
      <w:ins w:id="2794" w:author="Tuan NV" w:date="2026-04-16T23:45:00Z" w16du:dateUtc="2026-04-16T16:45:00Z">
        <w:r w:rsidR="00E07F26">
          <w:rPr>
            <w:rFonts w:ascii="Time s New Roman" w:hAnsi="Time s New Roman"/>
            <w:sz w:val="28"/>
            <w:szCs w:val="28"/>
          </w:rPr>
          <w:t>5</w:t>
        </w:r>
      </w:ins>
      <w:r w:rsidRPr="000F2D03">
        <w:rPr>
          <w:rFonts w:ascii="Time s New Roman" w:hAnsi="Time s New Roman"/>
          <w:sz w:val="28"/>
          <w:szCs w:val="28"/>
          <w:lang w:val="vi-VN"/>
          <w:rPrChange w:id="2795" w:author="Tuan NV" w:date="2026-04-16T22:46:00Z" w16du:dateUtc="2026-04-16T15:46:00Z">
            <w:rPr>
              <w:rFonts w:ascii="Time s New Roman" w:hAnsi="Time s New Roman"/>
              <w:szCs w:val="26"/>
              <w:lang w:val="vi-VN"/>
            </w:rPr>
          </w:rPrChange>
        </w:rPr>
        <w:t xml:space="preserve">.5.2. </w:t>
      </w:r>
      <w:r w:rsidRPr="000F2D03">
        <w:rPr>
          <w:rFonts w:ascii="Time s New Roman" w:hAnsi="Time s New Roman"/>
          <w:sz w:val="28"/>
          <w:szCs w:val="28"/>
          <w:rPrChange w:id="2796" w:author="Tuan NV" w:date="2026-04-16T22:46:00Z" w16du:dateUtc="2026-04-16T15:46:00Z">
            <w:rPr>
              <w:rFonts w:ascii="Time s New Roman" w:hAnsi="Time s New Roman"/>
              <w:szCs w:val="26"/>
            </w:rPr>
          </w:rPrChange>
        </w:rPr>
        <w:t>Liệt k</w:t>
      </w:r>
      <w:r w:rsidRPr="000F2D03">
        <w:rPr>
          <w:rFonts w:ascii="Time s New Roman" w:hAnsi="Time s New Roman" w:hint="eastAsia"/>
          <w:sz w:val="28"/>
          <w:szCs w:val="28"/>
          <w:rPrChange w:id="2797" w:author="Tuan NV" w:date="2026-04-16T22:46:00Z" w16du:dateUtc="2026-04-16T15:46:00Z">
            <w:rPr>
              <w:rFonts w:ascii="Time s New Roman" w:hAnsi="Time s New Roman" w:hint="eastAsia"/>
              <w:szCs w:val="26"/>
            </w:rPr>
          </w:rPrChange>
        </w:rPr>
        <w:t>ê</w:t>
      </w:r>
      <w:r w:rsidRPr="000F2D03">
        <w:rPr>
          <w:rFonts w:ascii="Time s New Roman" w:hAnsi="Time s New Roman"/>
          <w:sz w:val="28"/>
          <w:szCs w:val="28"/>
          <w:rPrChange w:id="2798" w:author="Tuan NV" w:date="2026-04-16T22:46:00Z" w16du:dateUtc="2026-04-16T15:46:00Z">
            <w:rPr>
              <w:rFonts w:ascii="Time s New Roman" w:hAnsi="Time s New Roman"/>
              <w:szCs w:val="26"/>
            </w:rPr>
          </w:rPrChange>
        </w:rPr>
        <w:t xml:space="preserve"> c</w:t>
      </w:r>
      <w:r w:rsidRPr="000F2D03">
        <w:rPr>
          <w:rFonts w:ascii="Time s New Roman" w:hAnsi="Time s New Roman" w:hint="eastAsia"/>
          <w:sz w:val="28"/>
          <w:szCs w:val="28"/>
          <w:rPrChange w:id="2799" w:author="Tuan NV" w:date="2026-04-16T22:46:00Z" w16du:dateUtc="2026-04-16T15:46:00Z">
            <w:rPr>
              <w:rFonts w:ascii="Time s New Roman" w:hAnsi="Time s New Roman" w:hint="eastAsia"/>
              <w:szCs w:val="26"/>
            </w:rPr>
          </w:rPrChange>
        </w:rPr>
        <w:t>á</w:t>
      </w:r>
      <w:r w:rsidRPr="000F2D03">
        <w:rPr>
          <w:rFonts w:ascii="Time s New Roman" w:hAnsi="Time s New Roman"/>
          <w:sz w:val="28"/>
          <w:szCs w:val="28"/>
          <w:rPrChange w:id="2800" w:author="Tuan NV" w:date="2026-04-16T22:46:00Z" w16du:dateUtc="2026-04-16T15:46:00Z">
            <w:rPr>
              <w:rFonts w:ascii="Time s New Roman" w:hAnsi="Time s New Roman"/>
              <w:szCs w:val="26"/>
            </w:rPr>
          </w:rPrChange>
        </w:rPr>
        <w:t>c nguy</w:t>
      </w:r>
      <w:r w:rsidRPr="000F2D03">
        <w:rPr>
          <w:rFonts w:ascii="Time s New Roman" w:hAnsi="Time s New Roman" w:hint="eastAsia"/>
          <w:sz w:val="28"/>
          <w:szCs w:val="28"/>
          <w:rPrChange w:id="2801" w:author="Tuan NV" w:date="2026-04-16T22:46:00Z" w16du:dateUtc="2026-04-16T15:46:00Z">
            <w:rPr>
              <w:rFonts w:ascii="Time s New Roman" w:hAnsi="Time s New Roman" w:hint="eastAsia"/>
              <w:szCs w:val="26"/>
            </w:rPr>
          </w:rPrChange>
        </w:rPr>
        <w:t>ê</w:t>
      </w:r>
      <w:r w:rsidRPr="000F2D03">
        <w:rPr>
          <w:rFonts w:ascii="Time s New Roman" w:hAnsi="Time s New Roman"/>
          <w:sz w:val="28"/>
          <w:szCs w:val="28"/>
          <w:rPrChange w:id="2802" w:author="Tuan NV" w:date="2026-04-16T22:46:00Z" w16du:dateUtc="2026-04-16T15:46:00Z">
            <w:rPr>
              <w:rFonts w:ascii="Time s New Roman" w:hAnsi="Time s New Roman"/>
              <w:szCs w:val="26"/>
            </w:rPr>
          </w:rPrChange>
        </w:rPr>
        <w:t>n vật liệu ch</w:t>
      </w:r>
      <w:r w:rsidRPr="000F2D03">
        <w:rPr>
          <w:rFonts w:ascii="Time s New Roman" w:hAnsi="Time s New Roman" w:hint="eastAsia"/>
          <w:sz w:val="28"/>
          <w:szCs w:val="28"/>
          <w:rPrChange w:id="2803" w:author="Tuan NV" w:date="2026-04-16T22:46:00Z" w16du:dateUtc="2026-04-16T15:46:00Z">
            <w:rPr>
              <w:rFonts w:ascii="Time s New Roman" w:hAnsi="Time s New Roman" w:hint="eastAsia"/>
              <w:szCs w:val="26"/>
            </w:rPr>
          </w:rPrChange>
        </w:rPr>
        <w:t>ư</w:t>
      </w:r>
      <w:r w:rsidRPr="000F2D03">
        <w:rPr>
          <w:rFonts w:ascii="Time s New Roman" w:hAnsi="Time s New Roman"/>
          <w:sz w:val="28"/>
          <w:szCs w:val="28"/>
          <w:rPrChange w:id="2804" w:author="Tuan NV" w:date="2026-04-16T22:46:00Z" w16du:dateUtc="2026-04-16T15:46:00Z">
            <w:rPr>
              <w:rFonts w:ascii="Time s New Roman" w:hAnsi="Time s New Roman"/>
              <w:szCs w:val="26"/>
            </w:rPr>
          </w:rPrChange>
        </w:rPr>
        <w:t xml:space="preserve">a từng </w:t>
      </w:r>
      <w:r w:rsidRPr="000F2D03">
        <w:rPr>
          <w:rFonts w:ascii="Time s New Roman" w:hAnsi="Time s New Roman" w:hint="eastAsia"/>
          <w:sz w:val="28"/>
          <w:szCs w:val="28"/>
          <w:rPrChange w:id="2805" w:author="Tuan NV" w:date="2026-04-16T22:46:00Z" w16du:dateUtc="2026-04-16T15:46:00Z">
            <w:rPr>
              <w:rFonts w:ascii="Time s New Roman" w:hAnsi="Time s New Roman" w:hint="eastAsia"/>
              <w:szCs w:val="26"/>
            </w:rPr>
          </w:rPrChange>
        </w:rPr>
        <w:t>đư</w:t>
      </w:r>
      <w:r w:rsidRPr="000F2D03">
        <w:rPr>
          <w:rFonts w:ascii="Time s New Roman" w:hAnsi="Time s New Roman"/>
          <w:sz w:val="28"/>
          <w:szCs w:val="28"/>
          <w:rPrChange w:id="2806" w:author="Tuan NV" w:date="2026-04-16T22:46:00Z" w16du:dateUtc="2026-04-16T15:46:00Z">
            <w:rPr>
              <w:rFonts w:ascii="Time s New Roman" w:hAnsi="Time s New Roman"/>
              <w:szCs w:val="26"/>
            </w:rPr>
          </w:rPrChange>
        </w:rPr>
        <w:t>ợc thực hiện xuất kho trong n</w:t>
      </w:r>
      <w:r w:rsidRPr="000F2D03">
        <w:rPr>
          <w:rFonts w:ascii="Time s New Roman" w:hAnsi="Time s New Roman" w:hint="eastAsia"/>
          <w:sz w:val="28"/>
          <w:szCs w:val="28"/>
          <w:rPrChange w:id="2807" w:author="Tuan NV" w:date="2026-04-16T22:46:00Z" w16du:dateUtc="2026-04-16T15:46:00Z">
            <w:rPr>
              <w:rFonts w:ascii="Time s New Roman" w:hAnsi="Time s New Roman" w:hint="eastAsia"/>
              <w:szCs w:val="26"/>
            </w:rPr>
          </w:rPrChange>
        </w:rPr>
        <w:t>ă</w:t>
      </w:r>
      <w:r w:rsidRPr="000F2D03">
        <w:rPr>
          <w:rFonts w:ascii="Time s New Roman" w:hAnsi="Time s New Roman"/>
          <w:sz w:val="28"/>
          <w:szCs w:val="28"/>
          <w:rPrChange w:id="2808" w:author="Tuan NV" w:date="2026-04-16T22:46:00Z" w16du:dateUtc="2026-04-16T15:46:00Z">
            <w:rPr>
              <w:rFonts w:ascii="Time s New Roman" w:hAnsi="Time s New Roman"/>
              <w:szCs w:val="26"/>
            </w:rPr>
          </w:rPrChange>
        </w:rPr>
        <w:t>m 2023</w:t>
      </w:r>
      <w:bookmarkEnd w:id="2790"/>
      <w:bookmarkEnd w:id="2791"/>
    </w:p>
    <w:p w14:paraId="118274D4" w14:textId="77777777" w:rsidR="00CA7A91" w:rsidRPr="001F04C9" w:rsidRDefault="00CA7A91" w:rsidP="00664455">
      <w:pPr>
        <w:pStyle w:val="ListParagraph"/>
        <w:autoSpaceDE w:val="0"/>
        <w:autoSpaceDN w:val="0"/>
        <w:adjustRightInd w:val="0"/>
        <w:spacing w:after="0" w:line="312" w:lineRule="auto"/>
        <w:ind w:left="1440"/>
        <w:rPr>
          <w:rFonts w:ascii="Time s New Roman" w:hAnsi="Time s New Roman" w:cs="Cascadia Mono"/>
          <w:color w:val="000000"/>
          <w:sz w:val="26"/>
          <w:szCs w:val="26"/>
          <w:highlight w:val="white"/>
        </w:rPr>
      </w:pPr>
      <w:r w:rsidRPr="001F04C9">
        <w:rPr>
          <w:rFonts w:ascii="Time s New Roman" w:hAnsi="Time s New Roman" w:cs="Cascadia Mono"/>
          <w:color w:val="0000FF"/>
          <w:sz w:val="26"/>
          <w:szCs w:val="26"/>
          <w:highlight w:val="white"/>
        </w:rPr>
        <w:t>SELECT</w:t>
      </w:r>
      <w:r w:rsidRPr="001F04C9">
        <w:rPr>
          <w:rFonts w:ascii="Time s New Roman" w:hAnsi="Time s New Roman" w:cs="Cascadia Mono"/>
          <w:color w:val="000000"/>
          <w:sz w:val="26"/>
          <w:szCs w:val="26"/>
          <w:highlight w:val="white"/>
        </w:rPr>
        <w:t xml:space="preserve"> MaNVL</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TenNVL </w:t>
      </w:r>
    </w:p>
    <w:p w14:paraId="54C8A4E2" w14:textId="77777777" w:rsidR="00CA7A91" w:rsidRPr="001F04C9" w:rsidRDefault="00CA7A91" w:rsidP="00664455">
      <w:pPr>
        <w:pStyle w:val="ListParagraph"/>
        <w:autoSpaceDE w:val="0"/>
        <w:autoSpaceDN w:val="0"/>
        <w:adjustRightInd w:val="0"/>
        <w:spacing w:after="0" w:line="312" w:lineRule="auto"/>
        <w:ind w:left="1440"/>
        <w:rPr>
          <w:rFonts w:ascii="Time s New Roman" w:hAnsi="Time s New Roman" w:cs="Cascadia Mono"/>
          <w:color w:val="000000"/>
          <w:sz w:val="26"/>
          <w:szCs w:val="26"/>
          <w:highlight w:val="white"/>
        </w:rPr>
      </w:pPr>
      <w:r w:rsidRPr="001F04C9">
        <w:rPr>
          <w:rFonts w:ascii="Time s New Roman" w:hAnsi="Time s New Roman" w:cs="Cascadia Mono"/>
          <w:color w:val="0000FF"/>
          <w:sz w:val="26"/>
          <w:szCs w:val="26"/>
          <w:highlight w:val="white"/>
        </w:rPr>
        <w:t>FROM</w:t>
      </w:r>
      <w:r w:rsidRPr="001F04C9">
        <w:rPr>
          <w:rFonts w:ascii="Time s New Roman" w:hAnsi="Time s New Roman" w:cs="Cascadia Mono"/>
          <w:color w:val="000000"/>
          <w:sz w:val="26"/>
          <w:szCs w:val="26"/>
          <w:highlight w:val="white"/>
        </w:rPr>
        <w:t xml:space="preserve"> NGUYEN_VAT_LIEU </w:t>
      </w:r>
    </w:p>
    <w:p w14:paraId="306A50F6" w14:textId="77777777" w:rsidR="00CA7A91" w:rsidRPr="001F04C9" w:rsidRDefault="00CA7A91" w:rsidP="00664455">
      <w:pPr>
        <w:pStyle w:val="ListParagraph"/>
        <w:autoSpaceDE w:val="0"/>
        <w:autoSpaceDN w:val="0"/>
        <w:adjustRightInd w:val="0"/>
        <w:spacing w:after="0" w:line="312" w:lineRule="auto"/>
        <w:ind w:left="1440"/>
        <w:rPr>
          <w:rFonts w:ascii="Time s New Roman" w:hAnsi="Time s New Roman" w:cs="Cascadia Mono"/>
          <w:color w:val="000000"/>
          <w:sz w:val="26"/>
          <w:szCs w:val="26"/>
          <w:highlight w:val="white"/>
        </w:rPr>
      </w:pPr>
      <w:r w:rsidRPr="001F04C9">
        <w:rPr>
          <w:rFonts w:ascii="Time s New Roman" w:hAnsi="Time s New Roman" w:cs="Cascadia Mono"/>
          <w:color w:val="0000FF"/>
          <w:sz w:val="26"/>
          <w:szCs w:val="26"/>
          <w:highlight w:val="white"/>
        </w:rPr>
        <w:t>WHERE</w:t>
      </w:r>
      <w:r w:rsidRPr="001F04C9">
        <w:rPr>
          <w:rFonts w:ascii="Time s New Roman" w:hAnsi="Time s New Roman" w:cs="Cascadia Mono"/>
          <w:color w:val="000000"/>
          <w:sz w:val="26"/>
          <w:szCs w:val="26"/>
          <w:highlight w:val="white"/>
        </w:rPr>
        <w:t xml:space="preserve"> MaNVL </w:t>
      </w:r>
      <w:r w:rsidRPr="001F04C9">
        <w:rPr>
          <w:rFonts w:ascii="Time s New Roman" w:hAnsi="Time s New Roman" w:cs="Cascadia Mono"/>
          <w:color w:val="808080"/>
          <w:sz w:val="26"/>
          <w:szCs w:val="26"/>
          <w:highlight w:val="white"/>
        </w:rPr>
        <w:t>NOT</w:t>
      </w:r>
      <w:r w:rsidRPr="001F04C9">
        <w:rPr>
          <w:rFonts w:ascii="Time s New Roman" w:hAnsi="Time s New Roman" w:cs="Cascadia Mono"/>
          <w:color w:val="000000"/>
          <w:sz w:val="26"/>
          <w:szCs w:val="26"/>
          <w:highlight w:val="white"/>
        </w:rPr>
        <w:t xml:space="preserve"> </w:t>
      </w:r>
      <w:r w:rsidRPr="001F04C9">
        <w:rPr>
          <w:rFonts w:ascii="Time s New Roman" w:hAnsi="Time s New Roman" w:cs="Cascadia Mono"/>
          <w:color w:val="808080"/>
          <w:sz w:val="26"/>
          <w:szCs w:val="26"/>
          <w:highlight w:val="white"/>
        </w:rPr>
        <w:t>IN</w:t>
      </w:r>
      <w:r w:rsidRPr="001F04C9">
        <w:rPr>
          <w:rFonts w:ascii="Time s New Roman" w:hAnsi="Time s New Roman" w:cs="Cascadia Mono"/>
          <w:color w:val="0000FF"/>
          <w:sz w:val="26"/>
          <w:szCs w:val="26"/>
          <w:highlight w:val="white"/>
        </w:rPr>
        <w:t xml:space="preserve"> </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w:t>
      </w:r>
    </w:p>
    <w:p w14:paraId="79B0C58E" w14:textId="77777777" w:rsidR="00CA7A91" w:rsidRPr="001F04C9" w:rsidRDefault="00CA7A91" w:rsidP="00664455">
      <w:pPr>
        <w:pStyle w:val="ListParagraph"/>
        <w:autoSpaceDE w:val="0"/>
        <w:autoSpaceDN w:val="0"/>
        <w:adjustRightInd w:val="0"/>
        <w:spacing w:after="0" w:line="312" w:lineRule="auto"/>
        <w:ind w:left="1440"/>
        <w:rPr>
          <w:rFonts w:ascii="Time s New Roman" w:hAnsi="Time s New Roman" w:cs="Cascadia Mono"/>
          <w:color w:val="000000"/>
          <w:sz w:val="26"/>
          <w:szCs w:val="26"/>
          <w:highlight w:val="white"/>
        </w:rPr>
      </w:pPr>
      <w:r w:rsidRPr="001F04C9">
        <w:rPr>
          <w:rFonts w:ascii="Time s New Roman" w:hAnsi="Time s New Roman" w:cs="Cascadia Mono"/>
          <w:color w:val="000000"/>
          <w:sz w:val="26"/>
          <w:szCs w:val="26"/>
          <w:highlight w:val="white"/>
        </w:rPr>
        <w:t xml:space="preserve">    </w:t>
      </w:r>
      <w:r w:rsidRPr="001F04C9">
        <w:rPr>
          <w:rFonts w:ascii="Time s New Roman" w:hAnsi="Time s New Roman" w:cs="Cascadia Mono"/>
          <w:color w:val="0000FF"/>
          <w:sz w:val="26"/>
          <w:szCs w:val="26"/>
          <w:highlight w:val="white"/>
        </w:rPr>
        <w:t>SELECT</w:t>
      </w:r>
      <w:r w:rsidRPr="001F04C9">
        <w:rPr>
          <w:rFonts w:ascii="Time s New Roman" w:hAnsi="Time s New Roman" w:cs="Cascadia Mono"/>
          <w:color w:val="000000"/>
          <w:sz w:val="26"/>
          <w:szCs w:val="26"/>
          <w:highlight w:val="white"/>
        </w:rPr>
        <w:t xml:space="preserve"> </w:t>
      </w:r>
      <w:r w:rsidRPr="001F04C9">
        <w:rPr>
          <w:rFonts w:ascii="Time s New Roman" w:hAnsi="Time s New Roman" w:cs="Cascadia Mono"/>
          <w:color w:val="0000FF"/>
          <w:sz w:val="26"/>
          <w:szCs w:val="26"/>
          <w:highlight w:val="white"/>
        </w:rPr>
        <w:t>DISTINCT</w:t>
      </w:r>
      <w:r w:rsidRPr="001F04C9">
        <w:rPr>
          <w:rFonts w:ascii="Time s New Roman" w:hAnsi="Time s New Roman" w:cs="Cascadia Mono"/>
          <w:color w:val="000000"/>
          <w:sz w:val="26"/>
          <w:szCs w:val="26"/>
          <w:highlight w:val="white"/>
        </w:rPr>
        <w:t xml:space="preserve"> c</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MaNVL </w:t>
      </w:r>
    </w:p>
    <w:p w14:paraId="0D97D0C6" w14:textId="77777777" w:rsidR="00CA7A91" w:rsidRPr="001F04C9" w:rsidRDefault="00CA7A91" w:rsidP="00664455">
      <w:pPr>
        <w:pStyle w:val="ListParagraph"/>
        <w:autoSpaceDE w:val="0"/>
        <w:autoSpaceDN w:val="0"/>
        <w:adjustRightInd w:val="0"/>
        <w:spacing w:after="0" w:line="312" w:lineRule="auto"/>
        <w:ind w:left="1440"/>
        <w:rPr>
          <w:rFonts w:ascii="Time s New Roman" w:hAnsi="Time s New Roman" w:cs="Cascadia Mono"/>
          <w:color w:val="000000"/>
          <w:sz w:val="26"/>
          <w:szCs w:val="26"/>
          <w:highlight w:val="white"/>
        </w:rPr>
      </w:pPr>
      <w:r w:rsidRPr="001F04C9">
        <w:rPr>
          <w:rFonts w:ascii="Time s New Roman" w:hAnsi="Time s New Roman" w:cs="Cascadia Mono"/>
          <w:color w:val="000000"/>
          <w:sz w:val="26"/>
          <w:szCs w:val="26"/>
          <w:highlight w:val="white"/>
        </w:rPr>
        <w:t xml:space="preserve">    </w:t>
      </w:r>
      <w:r w:rsidRPr="001F04C9">
        <w:rPr>
          <w:rFonts w:ascii="Time s New Roman" w:hAnsi="Time s New Roman" w:cs="Cascadia Mono"/>
          <w:color w:val="0000FF"/>
          <w:sz w:val="26"/>
          <w:szCs w:val="26"/>
          <w:highlight w:val="white"/>
        </w:rPr>
        <w:t>FROM</w:t>
      </w:r>
      <w:r w:rsidRPr="001F04C9">
        <w:rPr>
          <w:rFonts w:ascii="Time s New Roman" w:hAnsi="Time s New Roman" w:cs="Cascadia Mono"/>
          <w:color w:val="000000"/>
          <w:sz w:val="26"/>
          <w:szCs w:val="26"/>
          <w:highlight w:val="white"/>
        </w:rPr>
        <w:t xml:space="preserve"> CHI_TIET_DON_XUAT c </w:t>
      </w:r>
    </w:p>
    <w:p w14:paraId="1430FCE5" w14:textId="77777777" w:rsidR="00CA7A91" w:rsidRPr="001F04C9" w:rsidRDefault="00CA7A91" w:rsidP="00664455">
      <w:pPr>
        <w:pStyle w:val="ListParagraph"/>
        <w:autoSpaceDE w:val="0"/>
        <w:autoSpaceDN w:val="0"/>
        <w:adjustRightInd w:val="0"/>
        <w:spacing w:after="0" w:line="312" w:lineRule="auto"/>
        <w:ind w:left="1440"/>
        <w:rPr>
          <w:rFonts w:ascii="Time s New Roman" w:hAnsi="Time s New Roman" w:cs="Cascadia Mono"/>
          <w:color w:val="000000"/>
          <w:sz w:val="26"/>
          <w:szCs w:val="26"/>
          <w:highlight w:val="white"/>
        </w:rPr>
      </w:pPr>
      <w:r w:rsidRPr="001F04C9">
        <w:rPr>
          <w:rFonts w:ascii="Time s New Roman" w:hAnsi="Time s New Roman" w:cs="Cascadia Mono"/>
          <w:color w:val="000000"/>
          <w:sz w:val="26"/>
          <w:szCs w:val="26"/>
          <w:highlight w:val="white"/>
        </w:rPr>
        <w:t xml:space="preserve">    </w:t>
      </w:r>
      <w:r w:rsidRPr="001F04C9">
        <w:rPr>
          <w:rFonts w:ascii="Time s New Roman" w:hAnsi="Time s New Roman" w:cs="Cascadia Mono"/>
          <w:color w:val="808080"/>
          <w:sz w:val="26"/>
          <w:szCs w:val="26"/>
          <w:highlight w:val="white"/>
        </w:rPr>
        <w:t>JOIN</w:t>
      </w:r>
      <w:r w:rsidRPr="001F04C9">
        <w:rPr>
          <w:rFonts w:ascii="Time s New Roman" w:hAnsi="Time s New Roman" w:cs="Cascadia Mono"/>
          <w:color w:val="000000"/>
          <w:sz w:val="26"/>
          <w:szCs w:val="26"/>
          <w:highlight w:val="white"/>
        </w:rPr>
        <w:t xml:space="preserve"> DON_XUAT_HANG d </w:t>
      </w:r>
      <w:r w:rsidRPr="001F04C9">
        <w:rPr>
          <w:rFonts w:ascii="Time s New Roman" w:hAnsi="Time s New Roman" w:cs="Cascadia Mono"/>
          <w:color w:val="0000FF"/>
          <w:sz w:val="26"/>
          <w:szCs w:val="26"/>
          <w:highlight w:val="white"/>
        </w:rPr>
        <w:t>ON</w:t>
      </w:r>
      <w:r w:rsidRPr="001F04C9">
        <w:rPr>
          <w:rFonts w:ascii="Time s New Roman" w:hAnsi="Time s New Roman" w:cs="Cascadia Mono"/>
          <w:color w:val="000000"/>
          <w:sz w:val="26"/>
          <w:szCs w:val="26"/>
          <w:highlight w:val="white"/>
        </w:rPr>
        <w:t xml:space="preserve"> c</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MaDonXuat </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d</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MaDonXuat </w:t>
      </w:r>
    </w:p>
    <w:p w14:paraId="3662A32D" w14:textId="77777777" w:rsidR="00CA7A91" w:rsidRPr="001F04C9" w:rsidRDefault="00CA7A91" w:rsidP="00664455">
      <w:pPr>
        <w:pStyle w:val="ListParagraph"/>
        <w:autoSpaceDE w:val="0"/>
        <w:autoSpaceDN w:val="0"/>
        <w:adjustRightInd w:val="0"/>
        <w:spacing w:after="0" w:line="312" w:lineRule="auto"/>
        <w:ind w:left="1440"/>
        <w:rPr>
          <w:rFonts w:ascii="Time s New Roman" w:hAnsi="Time s New Roman" w:cs="Cascadia Mono"/>
          <w:color w:val="000000"/>
          <w:sz w:val="26"/>
          <w:szCs w:val="26"/>
          <w:highlight w:val="white"/>
        </w:rPr>
      </w:pPr>
      <w:r w:rsidRPr="001F04C9">
        <w:rPr>
          <w:rFonts w:ascii="Time s New Roman" w:hAnsi="Time s New Roman" w:cs="Cascadia Mono"/>
          <w:color w:val="000000"/>
          <w:sz w:val="26"/>
          <w:szCs w:val="26"/>
          <w:highlight w:val="white"/>
        </w:rPr>
        <w:t xml:space="preserve">    </w:t>
      </w:r>
      <w:r w:rsidRPr="001F04C9">
        <w:rPr>
          <w:rFonts w:ascii="Time s New Roman" w:hAnsi="Time s New Roman" w:cs="Cascadia Mono"/>
          <w:color w:val="0000FF"/>
          <w:sz w:val="26"/>
          <w:szCs w:val="26"/>
          <w:highlight w:val="white"/>
        </w:rPr>
        <w:t>WHERE</w:t>
      </w:r>
      <w:r w:rsidRPr="001F04C9">
        <w:rPr>
          <w:rFonts w:ascii="Time s New Roman" w:hAnsi="Time s New Roman" w:cs="Cascadia Mono"/>
          <w:color w:val="000000"/>
          <w:sz w:val="26"/>
          <w:szCs w:val="26"/>
          <w:highlight w:val="white"/>
        </w:rPr>
        <w:t xml:space="preserve"> </w:t>
      </w:r>
      <w:r w:rsidRPr="001F04C9">
        <w:rPr>
          <w:rFonts w:ascii="Time s New Roman" w:hAnsi="Time s New Roman" w:cs="Cascadia Mono"/>
          <w:color w:val="FF00FF"/>
          <w:sz w:val="26"/>
          <w:szCs w:val="26"/>
          <w:highlight w:val="white"/>
        </w:rPr>
        <w:t>YEAR</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d</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NgayDat</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2023 </w:t>
      </w:r>
    </w:p>
    <w:p w14:paraId="7A8B8D20" w14:textId="49A2BAAF" w:rsidR="00CA7A91" w:rsidRPr="001F04C9" w:rsidRDefault="00CA7A91" w:rsidP="005472F5">
      <w:pPr>
        <w:pStyle w:val="ListParagraph"/>
        <w:autoSpaceDE w:val="0"/>
        <w:autoSpaceDN w:val="0"/>
        <w:adjustRightInd w:val="0"/>
        <w:spacing w:after="0" w:line="312" w:lineRule="auto"/>
        <w:ind w:left="1440"/>
        <w:rPr>
          <w:rFonts w:ascii="Time s New Roman" w:hAnsi="Time s New Roman" w:cs="Cascadia Mono"/>
          <w:color w:val="808080"/>
          <w:sz w:val="26"/>
          <w:szCs w:val="26"/>
          <w:highlight w:val="white"/>
          <w:lang w:val="vi-VN"/>
        </w:rPr>
      </w:pPr>
      <w:r w:rsidRPr="001F04C9">
        <w:rPr>
          <w:rFonts w:ascii="Time s New Roman" w:hAnsi="Time s New Roman" w:cs="Cascadia Mono"/>
          <w:color w:val="808080"/>
          <w:sz w:val="26"/>
          <w:szCs w:val="26"/>
          <w:highlight w:val="white"/>
        </w:rPr>
        <w:t>);</w:t>
      </w:r>
    </w:p>
    <w:p w14:paraId="56B20906" w14:textId="666126D0" w:rsidR="00CA7A91" w:rsidRPr="000F2D03" w:rsidRDefault="00CA7A91" w:rsidP="00664455">
      <w:pPr>
        <w:pStyle w:val="Heading2"/>
        <w:spacing w:line="312" w:lineRule="auto"/>
        <w:rPr>
          <w:rFonts w:ascii="Time s New Roman" w:hAnsi="Time s New Roman"/>
          <w:sz w:val="28"/>
          <w:szCs w:val="28"/>
          <w:rPrChange w:id="2809" w:author="Tuan NV" w:date="2026-04-16T22:47:00Z" w16du:dateUtc="2026-04-16T15:47:00Z">
            <w:rPr>
              <w:rFonts w:ascii="Time s New Roman" w:hAnsi="Time s New Roman"/>
            </w:rPr>
          </w:rPrChange>
        </w:rPr>
      </w:pPr>
      <w:bookmarkStart w:id="2810" w:name="_Toc227255654"/>
      <w:bookmarkStart w:id="2811" w:name="_Toc227272731"/>
      <w:del w:id="2812" w:author="Tuan NV" w:date="2026-04-16T23:46:00Z" w16du:dateUtc="2026-04-16T16:46:00Z">
        <w:r w:rsidRPr="000F2D03" w:rsidDel="00E07F26">
          <w:rPr>
            <w:rFonts w:ascii="Time s New Roman" w:hAnsi="Time s New Roman"/>
            <w:sz w:val="28"/>
            <w:szCs w:val="28"/>
            <w:rPrChange w:id="2813" w:author="Tuan NV" w:date="2026-04-16T22:47:00Z" w16du:dateUtc="2026-04-16T15:47:00Z">
              <w:rPr>
                <w:rFonts w:ascii="Time s New Roman" w:hAnsi="Time s New Roman"/>
              </w:rPr>
            </w:rPrChange>
          </w:rPr>
          <w:delText>6</w:delText>
        </w:r>
      </w:del>
      <w:ins w:id="2814" w:author="Tuan NV" w:date="2026-04-16T23:46:00Z" w16du:dateUtc="2026-04-16T16:46:00Z">
        <w:r w:rsidR="00E07F26">
          <w:rPr>
            <w:rFonts w:ascii="Time s New Roman" w:hAnsi="Time s New Roman"/>
            <w:sz w:val="28"/>
            <w:szCs w:val="28"/>
          </w:rPr>
          <w:t>5</w:t>
        </w:r>
      </w:ins>
      <w:r w:rsidRPr="000F2D03">
        <w:rPr>
          <w:rFonts w:ascii="Time s New Roman" w:hAnsi="Time s New Roman"/>
          <w:sz w:val="28"/>
          <w:szCs w:val="28"/>
          <w:lang w:val="vi-VN"/>
          <w:rPrChange w:id="2815" w:author="Tuan NV" w:date="2026-04-16T22:47:00Z" w16du:dateUtc="2026-04-16T15:47:00Z">
            <w:rPr>
              <w:rFonts w:ascii="Time s New Roman" w:hAnsi="Time s New Roman"/>
              <w:lang w:val="vi-VN"/>
            </w:rPr>
          </w:rPrChange>
        </w:rPr>
        <w:t>.6</w:t>
      </w:r>
      <w:r w:rsidRPr="000F2D03">
        <w:rPr>
          <w:rFonts w:ascii="Time s New Roman" w:hAnsi="Time s New Roman"/>
          <w:sz w:val="28"/>
          <w:szCs w:val="28"/>
          <w:rPrChange w:id="2816" w:author="Tuan NV" w:date="2026-04-16T22:47:00Z" w16du:dateUtc="2026-04-16T15:47:00Z">
            <w:rPr>
              <w:rFonts w:ascii="Time s New Roman" w:hAnsi="Time s New Roman"/>
            </w:rPr>
          </w:rPrChange>
        </w:rPr>
        <w:t>. 02 c</w:t>
      </w:r>
      <w:r w:rsidRPr="000F2D03">
        <w:rPr>
          <w:rFonts w:ascii="Time s New Roman" w:hAnsi="Time s New Roman" w:hint="eastAsia"/>
          <w:sz w:val="28"/>
          <w:szCs w:val="28"/>
          <w:rPrChange w:id="2817" w:author="Tuan NV" w:date="2026-04-16T22:47:00Z" w16du:dateUtc="2026-04-16T15:47:00Z">
            <w:rPr>
              <w:rFonts w:ascii="Time s New Roman" w:hAnsi="Time s New Roman" w:hint="eastAsia"/>
            </w:rPr>
          </w:rPrChange>
        </w:rPr>
        <w:t>â</w:t>
      </w:r>
      <w:r w:rsidRPr="000F2D03">
        <w:rPr>
          <w:rFonts w:ascii="Time s New Roman" w:hAnsi="Time s New Roman"/>
          <w:sz w:val="28"/>
          <w:szCs w:val="28"/>
          <w:rPrChange w:id="2818" w:author="Tuan NV" w:date="2026-04-16T22:47:00Z" w16du:dateUtc="2026-04-16T15:47:00Z">
            <w:rPr>
              <w:rFonts w:ascii="Time s New Roman" w:hAnsi="Time s New Roman"/>
            </w:rPr>
          </w:rPrChange>
        </w:rPr>
        <w:t>u lệnh UPDATE c</w:t>
      </w:r>
      <w:r w:rsidRPr="000F2D03">
        <w:rPr>
          <w:rFonts w:ascii="Time s New Roman" w:hAnsi="Time s New Roman" w:hint="eastAsia"/>
          <w:sz w:val="28"/>
          <w:szCs w:val="28"/>
          <w:rPrChange w:id="2819" w:author="Tuan NV" w:date="2026-04-16T22:47:00Z" w16du:dateUtc="2026-04-16T15:47:00Z">
            <w:rPr>
              <w:rFonts w:ascii="Time s New Roman" w:hAnsi="Time s New Roman" w:hint="eastAsia"/>
            </w:rPr>
          </w:rPrChange>
        </w:rPr>
        <w:t>ó</w:t>
      </w:r>
      <w:r w:rsidRPr="000F2D03">
        <w:rPr>
          <w:rFonts w:ascii="Time s New Roman" w:hAnsi="Time s New Roman"/>
          <w:sz w:val="28"/>
          <w:szCs w:val="28"/>
          <w:rPrChange w:id="2820" w:author="Tuan NV" w:date="2026-04-16T22:47:00Z" w16du:dateUtc="2026-04-16T15:47:00Z">
            <w:rPr>
              <w:rFonts w:ascii="Time s New Roman" w:hAnsi="Time s New Roman"/>
            </w:rPr>
          </w:rPrChange>
        </w:rPr>
        <w:t xml:space="preserve"> </w:t>
      </w:r>
      <w:r w:rsidRPr="000F2D03">
        <w:rPr>
          <w:rFonts w:ascii="Time s New Roman" w:hAnsi="Time s New Roman" w:hint="eastAsia"/>
          <w:sz w:val="28"/>
          <w:szCs w:val="28"/>
          <w:rPrChange w:id="2821" w:author="Tuan NV" w:date="2026-04-16T22:47:00Z" w16du:dateUtc="2026-04-16T15:47:00Z">
            <w:rPr>
              <w:rFonts w:ascii="Time s New Roman" w:hAnsi="Time s New Roman" w:hint="eastAsia"/>
            </w:rPr>
          </w:rPrChange>
        </w:rPr>
        <w:t>đ</w:t>
      </w:r>
      <w:r w:rsidRPr="000F2D03">
        <w:rPr>
          <w:rFonts w:ascii="Time s New Roman" w:hAnsi="Time s New Roman"/>
          <w:sz w:val="28"/>
          <w:szCs w:val="28"/>
          <w:rPrChange w:id="2822" w:author="Tuan NV" w:date="2026-04-16T22:47:00Z" w16du:dateUtc="2026-04-16T15:47:00Z">
            <w:rPr>
              <w:rFonts w:ascii="Time s New Roman" w:hAnsi="Time s New Roman"/>
            </w:rPr>
          </w:rPrChange>
        </w:rPr>
        <w:t>iều kiện</w:t>
      </w:r>
      <w:bookmarkEnd w:id="2810"/>
      <w:bookmarkEnd w:id="2811"/>
    </w:p>
    <w:p w14:paraId="07110F10" w14:textId="4C251743" w:rsidR="00CA7A91" w:rsidRPr="000F2D03" w:rsidRDefault="00CA7A91" w:rsidP="00664455">
      <w:pPr>
        <w:pStyle w:val="Heading3"/>
        <w:spacing w:line="312" w:lineRule="auto"/>
        <w:ind w:left="0"/>
        <w:rPr>
          <w:rFonts w:ascii="Time s New Roman" w:hAnsi="Time s New Roman"/>
          <w:sz w:val="28"/>
          <w:szCs w:val="28"/>
          <w:rPrChange w:id="2823" w:author="Tuan NV" w:date="2026-04-16T22:47:00Z" w16du:dateUtc="2026-04-16T15:47:00Z">
            <w:rPr>
              <w:rFonts w:ascii="Time s New Roman" w:hAnsi="Time s New Roman"/>
              <w:szCs w:val="26"/>
            </w:rPr>
          </w:rPrChange>
        </w:rPr>
      </w:pPr>
      <w:bookmarkStart w:id="2824" w:name="_Toc227255655"/>
      <w:bookmarkStart w:id="2825" w:name="_Toc227272732"/>
      <w:del w:id="2826" w:author="Tuan NV" w:date="2026-04-16T23:46:00Z" w16du:dateUtc="2026-04-16T16:46:00Z">
        <w:r w:rsidRPr="000F2D03" w:rsidDel="00E07F26">
          <w:rPr>
            <w:rFonts w:ascii="Time s New Roman" w:hAnsi="Time s New Roman"/>
            <w:sz w:val="28"/>
            <w:szCs w:val="28"/>
            <w:rPrChange w:id="2827" w:author="Tuan NV" w:date="2026-04-16T22:47:00Z" w16du:dateUtc="2026-04-16T15:47:00Z">
              <w:rPr>
                <w:rFonts w:ascii="Time s New Roman" w:hAnsi="Time s New Roman"/>
                <w:szCs w:val="26"/>
              </w:rPr>
            </w:rPrChange>
          </w:rPr>
          <w:delText>6</w:delText>
        </w:r>
      </w:del>
      <w:ins w:id="2828" w:author="Tuan NV" w:date="2026-04-16T23:46:00Z" w16du:dateUtc="2026-04-16T16:46:00Z">
        <w:r w:rsidR="00E07F26">
          <w:rPr>
            <w:rFonts w:ascii="Time s New Roman" w:hAnsi="Time s New Roman"/>
            <w:sz w:val="28"/>
            <w:szCs w:val="28"/>
          </w:rPr>
          <w:t>5</w:t>
        </w:r>
      </w:ins>
      <w:r w:rsidRPr="000F2D03">
        <w:rPr>
          <w:rFonts w:ascii="Time s New Roman" w:hAnsi="Time s New Roman"/>
          <w:sz w:val="28"/>
          <w:szCs w:val="28"/>
          <w:lang w:val="vi-VN"/>
          <w:rPrChange w:id="2829" w:author="Tuan NV" w:date="2026-04-16T22:47:00Z" w16du:dateUtc="2026-04-16T15:47:00Z">
            <w:rPr>
              <w:rFonts w:ascii="Time s New Roman" w:hAnsi="Time s New Roman"/>
              <w:szCs w:val="26"/>
              <w:lang w:val="vi-VN"/>
            </w:rPr>
          </w:rPrChange>
        </w:rPr>
        <w:t xml:space="preserve">.6.1. </w:t>
      </w:r>
      <w:r w:rsidRPr="000F2D03">
        <w:rPr>
          <w:rFonts w:ascii="Time s New Roman" w:hAnsi="Time s New Roman"/>
          <w:sz w:val="28"/>
          <w:szCs w:val="28"/>
          <w:rPrChange w:id="2830" w:author="Tuan NV" w:date="2026-04-16T22:47:00Z" w16du:dateUtc="2026-04-16T15:47:00Z">
            <w:rPr>
              <w:rFonts w:ascii="Time s New Roman" w:hAnsi="Time s New Roman"/>
              <w:szCs w:val="26"/>
            </w:rPr>
          </w:rPrChange>
        </w:rPr>
        <w:t xml:space="preserve">Cập nhật </w:t>
      </w:r>
      <w:r w:rsidRPr="000F2D03">
        <w:rPr>
          <w:rFonts w:ascii="Time s New Roman" w:hAnsi="Time s New Roman" w:hint="eastAsia"/>
          <w:sz w:val="28"/>
          <w:szCs w:val="28"/>
          <w:rPrChange w:id="2831" w:author="Tuan NV" w:date="2026-04-16T22:47:00Z" w16du:dateUtc="2026-04-16T15:47:00Z">
            <w:rPr>
              <w:rFonts w:ascii="Time s New Roman" w:hAnsi="Time s New Roman" w:hint="eastAsia"/>
              <w:szCs w:val="26"/>
            </w:rPr>
          </w:rPrChange>
        </w:rPr>
        <w:t>đ</w:t>
      </w:r>
      <w:r w:rsidRPr="000F2D03">
        <w:rPr>
          <w:rFonts w:ascii="Time s New Roman" w:hAnsi="Time s New Roman"/>
          <w:sz w:val="28"/>
          <w:szCs w:val="28"/>
          <w:rPrChange w:id="2832" w:author="Tuan NV" w:date="2026-04-16T22:47:00Z" w16du:dateUtc="2026-04-16T15:47:00Z">
            <w:rPr>
              <w:rFonts w:ascii="Time s New Roman" w:hAnsi="Time s New Roman"/>
              <w:szCs w:val="26"/>
            </w:rPr>
          </w:rPrChange>
        </w:rPr>
        <w:t>ịa chỉ cho nh</w:t>
      </w:r>
      <w:r w:rsidRPr="000F2D03">
        <w:rPr>
          <w:rFonts w:ascii="Time s New Roman" w:hAnsi="Time s New Roman" w:hint="eastAsia"/>
          <w:sz w:val="28"/>
          <w:szCs w:val="28"/>
          <w:rPrChange w:id="2833" w:author="Tuan NV" w:date="2026-04-16T22:47:00Z" w16du:dateUtc="2026-04-16T15:47:00Z">
            <w:rPr>
              <w:rFonts w:ascii="Time s New Roman" w:hAnsi="Time s New Roman" w:hint="eastAsia"/>
              <w:szCs w:val="26"/>
            </w:rPr>
          </w:rPrChange>
        </w:rPr>
        <w:t>à</w:t>
      </w:r>
      <w:r w:rsidRPr="000F2D03">
        <w:rPr>
          <w:rFonts w:ascii="Time s New Roman" w:hAnsi="Time s New Roman"/>
          <w:sz w:val="28"/>
          <w:szCs w:val="28"/>
          <w:rPrChange w:id="2834" w:author="Tuan NV" w:date="2026-04-16T22:47:00Z" w16du:dateUtc="2026-04-16T15:47:00Z">
            <w:rPr>
              <w:rFonts w:ascii="Time s New Roman" w:hAnsi="Time s New Roman"/>
              <w:szCs w:val="26"/>
            </w:rPr>
          </w:rPrChange>
        </w:rPr>
        <w:t xml:space="preserve"> cung cấp 'Cong ty Thep Hoa Phat'</w:t>
      </w:r>
      <w:bookmarkEnd w:id="2824"/>
      <w:bookmarkEnd w:id="2825"/>
    </w:p>
    <w:p w14:paraId="347B9129" w14:textId="77777777" w:rsidR="00CA7A91" w:rsidRPr="001F04C9" w:rsidRDefault="00CA7A91" w:rsidP="00664455">
      <w:pPr>
        <w:pStyle w:val="ListParagraph"/>
        <w:autoSpaceDE w:val="0"/>
        <w:autoSpaceDN w:val="0"/>
        <w:adjustRightInd w:val="0"/>
        <w:spacing w:after="0" w:line="312" w:lineRule="auto"/>
        <w:ind w:left="1440"/>
        <w:rPr>
          <w:rFonts w:ascii="Time s New Roman" w:hAnsi="Time s New Roman" w:cs="Cascadia Mono"/>
          <w:color w:val="000000"/>
          <w:sz w:val="26"/>
          <w:szCs w:val="26"/>
          <w:highlight w:val="white"/>
        </w:rPr>
      </w:pPr>
      <w:r w:rsidRPr="001F04C9">
        <w:rPr>
          <w:rFonts w:ascii="Time s New Roman" w:hAnsi="Time s New Roman" w:cs="Cascadia Mono"/>
          <w:color w:val="FF00FF"/>
          <w:sz w:val="26"/>
          <w:szCs w:val="26"/>
          <w:highlight w:val="white"/>
        </w:rPr>
        <w:t>UPDATE</w:t>
      </w:r>
      <w:r w:rsidRPr="001F04C9">
        <w:rPr>
          <w:rFonts w:ascii="Time s New Roman" w:hAnsi="Time s New Roman" w:cs="Cascadia Mono"/>
          <w:color w:val="000000"/>
          <w:sz w:val="26"/>
          <w:szCs w:val="26"/>
          <w:highlight w:val="white"/>
        </w:rPr>
        <w:t xml:space="preserve"> NHA_CUNG_CAP </w:t>
      </w:r>
    </w:p>
    <w:p w14:paraId="037C9C27" w14:textId="77777777" w:rsidR="00CA7A91" w:rsidRPr="001F04C9" w:rsidRDefault="00CA7A91" w:rsidP="00664455">
      <w:pPr>
        <w:pStyle w:val="ListParagraph"/>
        <w:autoSpaceDE w:val="0"/>
        <w:autoSpaceDN w:val="0"/>
        <w:adjustRightInd w:val="0"/>
        <w:spacing w:after="0" w:line="312" w:lineRule="auto"/>
        <w:ind w:left="1440"/>
        <w:rPr>
          <w:rFonts w:ascii="Time s New Roman" w:hAnsi="Time s New Roman" w:cs="Cascadia Mono"/>
          <w:color w:val="000000"/>
          <w:sz w:val="26"/>
          <w:szCs w:val="26"/>
          <w:highlight w:val="white"/>
        </w:rPr>
      </w:pPr>
      <w:r w:rsidRPr="001F04C9">
        <w:rPr>
          <w:rFonts w:ascii="Time s New Roman" w:hAnsi="Time s New Roman" w:cs="Cascadia Mono"/>
          <w:color w:val="0000FF"/>
          <w:sz w:val="26"/>
          <w:szCs w:val="26"/>
          <w:highlight w:val="white"/>
        </w:rPr>
        <w:t>SET</w:t>
      </w:r>
      <w:r w:rsidRPr="001F04C9">
        <w:rPr>
          <w:rFonts w:ascii="Time s New Roman" w:hAnsi="Time s New Roman" w:cs="Cascadia Mono"/>
          <w:color w:val="000000"/>
          <w:sz w:val="26"/>
          <w:szCs w:val="26"/>
          <w:highlight w:val="white"/>
        </w:rPr>
        <w:t xml:space="preserve"> DiaChi </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w:t>
      </w:r>
      <w:r w:rsidRPr="001F04C9">
        <w:rPr>
          <w:rFonts w:ascii="Time s New Roman" w:hAnsi="Time s New Roman" w:cs="Cascadia Mono"/>
          <w:color w:val="FF0000"/>
          <w:sz w:val="26"/>
          <w:szCs w:val="26"/>
          <w:highlight w:val="white"/>
        </w:rPr>
        <w:t>'Ha Noi'</w:t>
      </w:r>
      <w:r w:rsidRPr="001F04C9">
        <w:rPr>
          <w:rFonts w:ascii="Time s New Roman" w:hAnsi="Time s New Roman" w:cs="Cascadia Mono"/>
          <w:color w:val="000000"/>
          <w:sz w:val="26"/>
          <w:szCs w:val="26"/>
          <w:highlight w:val="white"/>
        </w:rPr>
        <w:t xml:space="preserve"> </w:t>
      </w:r>
    </w:p>
    <w:p w14:paraId="518F2639" w14:textId="3269AC95" w:rsidR="00CA7A91" w:rsidRPr="001F04C9" w:rsidRDefault="00CA7A91" w:rsidP="005472F5">
      <w:pPr>
        <w:pStyle w:val="ListParagraph"/>
        <w:autoSpaceDE w:val="0"/>
        <w:autoSpaceDN w:val="0"/>
        <w:adjustRightInd w:val="0"/>
        <w:spacing w:after="0" w:line="312" w:lineRule="auto"/>
        <w:ind w:left="1440"/>
        <w:rPr>
          <w:rFonts w:ascii="Time s New Roman" w:hAnsi="Time s New Roman" w:cs="Cascadia Mono"/>
          <w:color w:val="808080"/>
          <w:sz w:val="26"/>
          <w:szCs w:val="26"/>
          <w:highlight w:val="white"/>
          <w:lang w:val="vi-VN"/>
        </w:rPr>
      </w:pPr>
      <w:r w:rsidRPr="001F04C9">
        <w:rPr>
          <w:rFonts w:ascii="Time s New Roman" w:hAnsi="Time s New Roman" w:cs="Cascadia Mono"/>
          <w:color w:val="0000FF"/>
          <w:sz w:val="26"/>
          <w:szCs w:val="26"/>
          <w:highlight w:val="white"/>
        </w:rPr>
        <w:t>WHERE</w:t>
      </w:r>
      <w:r w:rsidRPr="001F04C9">
        <w:rPr>
          <w:rFonts w:ascii="Time s New Roman" w:hAnsi="Time s New Roman" w:cs="Cascadia Mono"/>
          <w:color w:val="000000"/>
          <w:sz w:val="26"/>
          <w:szCs w:val="26"/>
          <w:highlight w:val="white"/>
        </w:rPr>
        <w:t xml:space="preserve"> TenNCC </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w:t>
      </w:r>
      <w:r w:rsidRPr="001F04C9">
        <w:rPr>
          <w:rFonts w:ascii="Time s New Roman" w:hAnsi="Time s New Roman" w:cs="Cascadia Mono"/>
          <w:color w:val="FF0000"/>
          <w:sz w:val="26"/>
          <w:szCs w:val="26"/>
          <w:highlight w:val="white"/>
        </w:rPr>
        <w:t>'Cong ty Thep Hoa Phat'</w:t>
      </w:r>
      <w:r w:rsidRPr="001F04C9">
        <w:rPr>
          <w:rFonts w:ascii="Time s New Roman" w:hAnsi="Time s New Roman" w:cs="Cascadia Mono"/>
          <w:color w:val="808080"/>
          <w:sz w:val="26"/>
          <w:szCs w:val="26"/>
          <w:highlight w:val="white"/>
        </w:rPr>
        <w:t>;</w:t>
      </w:r>
    </w:p>
    <w:p w14:paraId="7BBA4C18" w14:textId="5C28BDA5" w:rsidR="00CA7A91" w:rsidRPr="00BC7F90" w:rsidRDefault="00CA7A91" w:rsidP="00664455">
      <w:pPr>
        <w:pStyle w:val="Heading3"/>
        <w:spacing w:line="312" w:lineRule="auto"/>
        <w:ind w:left="0"/>
        <w:rPr>
          <w:rFonts w:ascii="Time s New Roman" w:hAnsi="Time s New Roman"/>
          <w:sz w:val="28"/>
          <w:szCs w:val="28"/>
          <w:rPrChange w:id="2835" w:author="Tuan NV" w:date="2026-04-16T22:47:00Z" w16du:dateUtc="2026-04-16T15:47:00Z">
            <w:rPr>
              <w:rFonts w:ascii="Time s New Roman" w:hAnsi="Time s New Roman"/>
              <w:szCs w:val="26"/>
            </w:rPr>
          </w:rPrChange>
        </w:rPr>
      </w:pPr>
      <w:bookmarkStart w:id="2836" w:name="_Toc227255656"/>
      <w:bookmarkStart w:id="2837" w:name="_Toc227272733"/>
      <w:del w:id="2838" w:author="Tuan NV" w:date="2026-04-16T23:46:00Z" w16du:dateUtc="2026-04-16T16:46:00Z">
        <w:r w:rsidRPr="00BC7F90" w:rsidDel="00E07F26">
          <w:rPr>
            <w:rFonts w:ascii="Time s New Roman" w:hAnsi="Time s New Roman"/>
            <w:sz w:val="28"/>
            <w:szCs w:val="28"/>
            <w:rPrChange w:id="2839" w:author="Tuan NV" w:date="2026-04-16T22:47:00Z" w16du:dateUtc="2026-04-16T15:47:00Z">
              <w:rPr>
                <w:rFonts w:ascii="Time s New Roman" w:hAnsi="Time s New Roman"/>
                <w:szCs w:val="26"/>
              </w:rPr>
            </w:rPrChange>
          </w:rPr>
          <w:delText>6</w:delText>
        </w:r>
      </w:del>
      <w:ins w:id="2840" w:author="Tuan NV" w:date="2026-04-16T23:46:00Z" w16du:dateUtc="2026-04-16T16:46:00Z">
        <w:r w:rsidR="00E07F26">
          <w:rPr>
            <w:rFonts w:ascii="Time s New Roman" w:hAnsi="Time s New Roman"/>
            <w:sz w:val="28"/>
            <w:szCs w:val="28"/>
          </w:rPr>
          <w:t>5</w:t>
        </w:r>
      </w:ins>
      <w:r w:rsidRPr="00BC7F90">
        <w:rPr>
          <w:rFonts w:ascii="Time s New Roman" w:hAnsi="Time s New Roman"/>
          <w:sz w:val="28"/>
          <w:szCs w:val="28"/>
          <w:lang w:val="vi-VN"/>
          <w:rPrChange w:id="2841" w:author="Tuan NV" w:date="2026-04-16T22:47:00Z" w16du:dateUtc="2026-04-16T15:47:00Z">
            <w:rPr>
              <w:rFonts w:ascii="Time s New Roman" w:hAnsi="Time s New Roman"/>
              <w:szCs w:val="26"/>
              <w:lang w:val="vi-VN"/>
            </w:rPr>
          </w:rPrChange>
        </w:rPr>
        <w:t xml:space="preserve">.6.2. </w:t>
      </w:r>
      <w:r w:rsidRPr="00BC7F90">
        <w:rPr>
          <w:rFonts w:ascii="Time s New Roman" w:hAnsi="Time s New Roman"/>
          <w:sz w:val="28"/>
          <w:szCs w:val="28"/>
          <w:rPrChange w:id="2842" w:author="Tuan NV" w:date="2026-04-16T22:47:00Z" w16du:dateUtc="2026-04-16T15:47:00Z">
            <w:rPr>
              <w:rFonts w:ascii="Time s New Roman" w:hAnsi="Time s New Roman"/>
              <w:szCs w:val="26"/>
            </w:rPr>
          </w:rPrChange>
        </w:rPr>
        <w:t>T</w:t>
      </w:r>
      <w:r w:rsidRPr="00BC7F90">
        <w:rPr>
          <w:rFonts w:ascii="Time s New Roman" w:hAnsi="Time s New Roman" w:hint="eastAsia"/>
          <w:sz w:val="28"/>
          <w:szCs w:val="28"/>
          <w:rPrChange w:id="2843" w:author="Tuan NV" w:date="2026-04-16T22:47:00Z" w16du:dateUtc="2026-04-16T15:47:00Z">
            <w:rPr>
              <w:rFonts w:ascii="Time s New Roman" w:hAnsi="Time s New Roman" w:hint="eastAsia"/>
              <w:szCs w:val="26"/>
            </w:rPr>
          </w:rPrChange>
        </w:rPr>
        <w:t>ă</w:t>
      </w:r>
      <w:r w:rsidRPr="00BC7F90">
        <w:rPr>
          <w:rFonts w:ascii="Time s New Roman" w:hAnsi="Time s New Roman"/>
          <w:sz w:val="28"/>
          <w:szCs w:val="28"/>
          <w:rPrChange w:id="2844" w:author="Tuan NV" w:date="2026-04-16T22:47:00Z" w16du:dateUtc="2026-04-16T15:47:00Z">
            <w:rPr>
              <w:rFonts w:ascii="Time s New Roman" w:hAnsi="Time s New Roman"/>
              <w:szCs w:val="26"/>
            </w:rPr>
          </w:rPrChange>
        </w:rPr>
        <w:t>ng gi</w:t>
      </w:r>
      <w:r w:rsidRPr="00BC7F90">
        <w:rPr>
          <w:rFonts w:ascii="Time s New Roman" w:hAnsi="Time s New Roman" w:hint="eastAsia"/>
          <w:sz w:val="28"/>
          <w:szCs w:val="28"/>
          <w:rPrChange w:id="2845" w:author="Tuan NV" w:date="2026-04-16T22:47:00Z" w16du:dateUtc="2026-04-16T15:47:00Z">
            <w:rPr>
              <w:rFonts w:ascii="Time s New Roman" w:hAnsi="Time s New Roman" w:hint="eastAsia"/>
              <w:szCs w:val="26"/>
            </w:rPr>
          </w:rPrChange>
        </w:rPr>
        <w:t>á</w:t>
      </w:r>
      <w:r w:rsidRPr="00BC7F90">
        <w:rPr>
          <w:rFonts w:ascii="Time s New Roman" w:hAnsi="Time s New Roman"/>
          <w:sz w:val="28"/>
          <w:szCs w:val="28"/>
          <w:rPrChange w:id="2846" w:author="Tuan NV" w:date="2026-04-16T22:47:00Z" w16du:dateUtc="2026-04-16T15:47:00Z">
            <w:rPr>
              <w:rFonts w:ascii="Time s New Roman" w:hAnsi="Time s New Roman"/>
              <w:szCs w:val="26"/>
            </w:rPr>
          </w:rPrChange>
        </w:rPr>
        <w:t xml:space="preserve"> mua th</w:t>
      </w:r>
      <w:r w:rsidRPr="00BC7F90">
        <w:rPr>
          <w:rFonts w:ascii="Time s New Roman" w:hAnsi="Time s New Roman" w:hint="eastAsia"/>
          <w:sz w:val="28"/>
          <w:szCs w:val="28"/>
          <w:rPrChange w:id="2847" w:author="Tuan NV" w:date="2026-04-16T22:47:00Z" w16du:dateUtc="2026-04-16T15:47:00Z">
            <w:rPr>
              <w:rFonts w:ascii="Time s New Roman" w:hAnsi="Time s New Roman" w:hint="eastAsia"/>
              <w:szCs w:val="26"/>
            </w:rPr>
          </w:rPrChange>
        </w:rPr>
        <w:t>ê</w:t>
      </w:r>
      <w:r w:rsidRPr="00BC7F90">
        <w:rPr>
          <w:rFonts w:ascii="Time s New Roman" w:hAnsi="Time s New Roman"/>
          <w:sz w:val="28"/>
          <w:szCs w:val="28"/>
          <w:rPrChange w:id="2848" w:author="Tuan NV" w:date="2026-04-16T22:47:00Z" w16du:dateUtc="2026-04-16T15:47:00Z">
            <w:rPr>
              <w:rFonts w:ascii="Time s New Roman" w:hAnsi="Time s New Roman"/>
              <w:szCs w:val="26"/>
            </w:rPr>
          </w:rPrChange>
        </w:rPr>
        <w:t>m 10% cho c</w:t>
      </w:r>
      <w:r w:rsidRPr="00BC7F90">
        <w:rPr>
          <w:rFonts w:ascii="Time s New Roman" w:hAnsi="Time s New Roman" w:hint="eastAsia"/>
          <w:sz w:val="28"/>
          <w:szCs w:val="28"/>
          <w:rPrChange w:id="2849" w:author="Tuan NV" w:date="2026-04-16T22:47:00Z" w16du:dateUtc="2026-04-16T15:47:00Z">
            <w:rPr>
              <w:rFonts w:ascii="Time s New Roman" w:hAnsi="Time s New Roman" w:hint="eastAsia"/>
              <w:szCs w:val="26"/>
            </w:rPr>
          </w:rPrChange>
        </w:rPr>
        <w:t>á</w:t>
      </w:r>
      <w:r w:rsidRPr="00BC7F90">
        <w:rPr>
          <w:rFonts w:ascii="Time s New Roman" w:hAnsi="Time s New Roman"/>
          <w:sz w:val="28"/>
          <w:szCs w:val="28"/>
          <w:rPrChange w:id="2850" w:author="Tuan NV" w:date="2026-04-16T22:47:00Z" w16du:dateUtc="2026-04-16T15:47:00Z">
            <w:rPr>
              <w:rFonts w:ascii="Time s New Roman" w:hAnsi="Time s New Roman"/>
              <w:szCs w:val="26"/>
            </w:rPr>
          </w:rPrChange>
        </w:rPr>
        <w:t>c nguy</w:t>
      </w:r>
      <w:r w:rsidRPr="00BC7F90">
        <w:rPr>
          <w:rFonts w:ascii="Time s New Roman" w:hAnsi="Time s New Roman" w:hint="eastAsia"/>
          <w:sz w:val="28"/>
          <w:szCs w:val="28"/>
          <w:rPrChange w:id="2851" w:author="Tuan NV" w:date="2026-04-16T22:47:00Z" w16du:dateUtc="2026-04-16T15:47:00Z">
            <w:rPr>
              <w:rFonts w:ascii="Time s New Roman" w:hAnsi="Time s New Roman" w:hint="eastAsia"/>
              <w:szCs w:val="26"/>
            </w:rPr>
          </w:rPrChange>
        </w:rPr>
        <w:t>ê</w:t>
      </w:r>
      <w:r w:rsidRPr="00BC7F90">
        <w:rPr>
          <w:rFonts w:ascii="Time s New Roman" w:hAnsi="Time s New Roman"/>
          <w:sz w:val="28"/>
          <w:szCs w:val="28"/>
          <w:rPrChange w:id="2852" w:author="Tuan NV" w:date="2026-04-16T22:47:00Z" w16du:dateUtc="2026-04-16T15:47:00Z">
            <w:rPr>
              <w:rFonts w:ascii="Time s New Roman" w:hAnsi="Time s New Roman"/>
              <w:szCs w:val="26"/>
            </w:rPr>
          </w:rPrChange>
        </w:rPr>
        <w:t>n vật liệu c</w:t>
      </w:r>
      <w:r w:rsidRPr="00BC7F90">
        <w:rPr>
          <w:rFonts w:ascii="Time s New Roman" w:hAnsi="Time s New Roman" w:hint="eastAsia"/>
          <w:sz w:val="28"/>
          <w:szCs w:val="28"/>
          <w:rPrChange w:id="2853" w:author="Tuan NV" w:date="2026-04-16T22:47:00Z" w16du:dateUtc="2026-04-16T15:47:00Z">
            <w:rPr>
              <w:rFonts w:ascii="Time s New Roman" w:hAnsi="Time s New Roman" w:hint="eastAsia"/>
              <w:szCs w:val="26"/>
            </w:rPr>
          </w:rPrChange>
        </w:rPr>
        <w:t>ó</w:t>
      </w:r>
      <w:r w:rsidRPr="00BC7F90">
        <w:rPr>
          <w:rFonts w:ascii="Time s New Roman" w:hAnsi="Time s New Roman"/>
          <w:sz w:val="28"/>
          <w:szCs w:val="28"/>
          <w:rPrChange w:id="2854" w:author="Tuan NV" w:date="2026-04-16T22:47:00Z" w16du:dateUtc="2026-04-16T15:47:00Z">
            <w:rPr>
              <w:rFonts w:ascii="Time s New Roman" w:hAnsi="Time s New Roman"/>
              <w:szCs w:val="26"/>
            </w:rPr>
          </w:rPrChange>
        </w:rPr>
        <w:t xml:space="preserve"> </w:t>
      </w:r>
      <w:r w:rsidRPr="00BC7F90">
        <w:rPr>
          <w:rFonts w:ascii="Time s New Roman" w:hAnsi="Time s New Roman" w:hint="eastAsia"/>
          <w:sz w:val="28"/>
          <w:szCs w:val="28"/>
          <w:rPrChange w:id="2855" w:author="Tuan NV" w:date="2026-04-16T22:47:00Z" w16du:dateUtc="2026-04-16T15:47:00Z">
            <w:rPr>
              <w:rFonts w:ascii="Time s New Roman" w:hAnsi="Time s New Roman" w:hint="eastAsia"/>
              <w:szCs w:val="26"/>
            </w:rPr>
          </w:rPrChange>
        </w:rPr>
        <w:t>đơ</w:t>
      </w:r>
      <w:r w:rsidRPr="00BC7F90">
        <w:rPr>
          <w:rFonts w:ascii="Time s New Roman" w:hAnsi="Time s New Roman"/>
          <w:sz w:val="28"/>
          <w:szCs w:val="28"/>
          <w:rPrChange w:id="2856" w:author="Tuan NV" w:date="2026-04-16T22:47:00Z" w16du:dateUtc="2026-04-16T15:47:00Z">
            <w:rPr>
              <w:rFonts w:ascii="Time s New Roman" w:hAnsi="Time s New Roman"/>
              <w:szCs w:val="26"/>
            </w:rPr>
          </w:rPrChange>
        </w:rPr>
        <w:t>n vị t</w:t>
      </w:r>
      <w:r w:rsidRPr="00BC7F90">
        <w:rPr>
          <w:rFonts w:ascii="Time s New Roman" w:hAnsi="Time s New Roman" w:hint="eastAsia"/>
          <w:sz w:val="28"/>
          <w:szCs w:val="28"/>
          <w:rPrChange w:id="2857" w:author="Tuan NV" w:date="2026-04-16T22:47:00Z" w16du:dateUtc="2026-04-16T15:47:00Z">
            <w:rPr>
              <w:rFonts w:ascii="Time s New Roman" w:hAnsi="Time s New Roman" w:hint="eastAsia"/>
              <w:szCs w:val="26"/>
            </w:rPr>
          </w:rPrChange>
        </w:rPr>
        <w:t>í</w:t>
      </w:r>
      <w:r w:rsidRPr="00BC7F90">
        <w:rPr>
          <w:rFonts w:ascii="Time s New Roman" w:hAnsi="Time s New Roman"/>
          <w:sz w:val="28"/>
          <w:szCs w:val="28"/>
          <w:rPrChange w:id="2858" w:author="Tuan NV" w:date="2026-04-16T22:47:00Z" w16du:dateUtc="2026-04-16T15:47:00Z">
            <w:rPr>
              <w:rFonts w:ascii="Time s New Roman" w:hAnsi="Time s New Roman"/>
              <w:szCs w:val="26"/>
            </w:rPr>
          </w:rPrChange>
        </w:rPr>
        <w:t>nh l</w:t>
      </w:r>
      <w:r w:rsidRPr="00BC7F90">
        <w:rPr>
          <w:rFonts w:ascii="Time s New Roman" w:hAnsi="Time s New Roman" w:hint="eastAsia"/>
          <w:sz w:val="28"/>
          <w:szCs w:val="28"/>
          <w:rPrChange w:id="2859" w:author="Tuan NV" w:date="2026-04-16T22:47:00Z" w16du:dateUtc="2026-04-16T15:47:00Z">
            <w:rPr>
              <w:rFonts w:ascii="Time s New Roman" w:hAnsi="Time s New Roman" w:hint="eastAsia"/>
              <w:szCs w:val="26"/>
            </w:rPr>
          </w:rPrChange>
        </w:rPr>
        <w:t>à</w:t>
      </w:r>
      <w:r w:rsidRPr="00BC7F90">
        <w:rPr>
          <w:rFonts w:ascii="Time s New Roman" w:hAnsi="Time s New Roman"/>
          <w:sz w:val="28"/>
          <w:szCs w:val="28"/>
          <w:rPrChange w:id="2860" w:author="Tuan NV" w:date="2026-04-16T22:47:00Z" w16du:dateUtc="2026-04-16T15:47:00Z">
            <w:rPr>
              <w:rFonts w:ascii="Time s New Roman" w:hAnsi="Time s New Roman"/>
              <w:szCs w:val="26"/>
            </w:rPr>
          </w:rPrChange>
        </w:rPr>
        <w:t xml:space="preserve"> 'Thung'</w:t>
      </w:r>
      <w:bookmarkEnd w:id="2836"/>
      <w:bookmarkEnd w:id="2837"/>
    </w:p>
    <w:p w14:paraId="35062A6F" w14:textId="77777777" w:rsidR="00CA7A91" w:rsidRPr="001F04C9" w:rsidRDefault="00CA7A91" w:rsidP="00664455">
      <w:pPr>
        <w:pStyle w:val="ListParagraph"/>
        <w:autoSpaceDE w:val="0"/>
        <w:autoSpaceDN w:val="0"/>
        <w:adjustRightInd w:val="0"/>
        <w:spacing w:after="0" w:line="312" w:lineRule="auto"/>
        <w:ind w:left="1440"/>
        <w:rPr>
          <w:rFonts w:ascii="Time s New Roman" w:hAnsi="Time s New Roman" w:cs="Cascadia Mono"/>
          <w:color w:val="000000"/>
          <w:sz w:val="26"/>
          <w:szCs w:val="26"/>
          <w:highlight w:val="white"/>
        </w:rPr>
      </w:pPr>
      <w:r w:rsidRPr="001F04C9">
        <w:rPr>
          <w:rFonts w:ascii="Time s New Roman" w:hAnsi="Time s New Roman" w:cs="Cascadia Mono"/>
          <w:color w:val="FF00FF"/>
          <w:sz w:val="26"/>
          <w:szCs w:val="26"/>
          <w:highlight w:val="white"/>
        </w:rPr>
        <w:t>UPDATE</w:t>
      </w:r>
      <w:r w:rsidRPr="001F04C9">
        <w:rPr>
          <w:rFonts w:ascii="Time s New Roman" w:hAnsi="Time s New Roman" w:cs="Cascadia Mono"/>
          <w:color w:val="000000"/>
          <w:sz w:val="26"/>
          <w:szCs w:val="26"/>
          <w:highlight w:val="white"/>
        </w:rPr>
        <w:t xml:space="preserve"> NGUYEN_VAT_LIEU </w:t>
      </w:r>
    </w:p>
    <w:p w14:paraId="4896A596" w14:textId="77777777" w:rsidR="00CA7A91" w:rsidRPr="001F04C9" w:rsidRDefault="00CA7A91" w:rsidP="00664455">
      <w:pPr>
        <w:pStyle w:val="ListParagraph"/>
        <w:autoSpaceDE w:val="0"/>
        <w:autoSpaceDN w:val="0"/>
        <w:adjustRightInd w:val="0"/>
        <w:spacing w:after="0" w:line="312" w:lineRule="auto"/>
        <w:ind w:left="1440"/>
        <w:rPr>
          <w:rFonts w:ascii="Time s New Roman" w:hAnsi="Time s New Roman" w:cs="Cascadia Mono"/>
          <w:color w:val="000000"/>
          <w:sz w:val="26"/>
          <w:szCs w:val="26"/>
          <w:highlight w:val="white"/>
        </w:rPr>
      </w:pPr>
      <w:r w:rsidRPr="001F04C9">
        <w:rPr>
          <w:rFonts w:ascii="Time s New Roman" w:hAnsi="Time s New Roman" w:cs="Cascadia Mono"/>
          <w:color w:val="0000FF"/>
          <w:sz w:val="26"/>
          <w:szCs w:val="26"/>
          <w:highlight w:val="white"/>
        </w:rPr>
        <w:t>SET</w:t>
      </w:r>
      <w:r w:rsidRPr="001F04C9">
        <w:rPr>
          <w:rFonts w:ascii="Time s New Roman" w:hAnsi="Time s New Roman" w:cs="Cascadia Mono"/>
          <w:color w:val="000000"/>
          <w:sz w:val="26"/>
          <w:szCs w:val="26"/>
          <w:highlight w:val="white"/>
        </w:rPr>
        <w:t xml:space="preserve"> GiaMua </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GiaMua </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1.1 </w:t>
      </w:r>
    </w:p>
    <w:p w14:paraId="0086FFEB" w14:textId="249D8E99" w:rsidR="00CA7A91" w:rsidRPr="001F04C9" w:rsidRDefault="00CA7A91" w:rsidP="005472F5">
      <w:pPr>
        <w:pStyle w:val="ListParagraph"/>
        <w:autoSpaceDE w:val="0"/>
        <w:autoSpaceDN w:val="0"/>
        <w:adjustRightInd w:val="0"/>
        <w:spacing w:after="0" w:line="312" w:lineRule="auto"/>
        <w:ind w:left="1440"/>
        <w:rPr>
          <w:rFonts w:ascii="Time s New Roman" w:hAnsi="Time s New Roman" w:cs="Cascadia Mono"/>
          <w:color w:val="808080"/>
          <w:sz w:val="26"/>
          <w:szCs w:val="26"/>
          <w:highlight w:val="white"/>
          <w:lang w:val="vi-VN"/>
        </w:rPr>
      </w:pPr>
      <w:r w:rsidRPr="001F04C9">
        <w:rPr>
          <w:rFonts w:ascii="Time s New Roman" w:hAnsi="Time s New Roman" w:cs="Cascadia Mono"/>
          <w:color w:val="0000FF"/>
          <w:sz w:val="26"/>
          <w:szCs w:val="26"/>
          <w:highlight w:val="white"/>
        </w:rPr>
        <w:t>WHERE</w:t>
      </w:r>
      <w:r w:rsidRPr="001F04C9">
        <w:rPr>
          <w:rFonts w:ascii="Time s New Roman" w:hAnsi="Time s New Roman" w:cs="Cascadia Mono"/>
          <w:color w:val="000000"/>
          <w:sz w:val="26"/>
          <w:szCs w:val="26"/>
          <w:highlight w:val="white"/>
        </w:rPr>
        <w:t xml:space="preserve"> DonViTinh </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w:t>
      </w:r>
      <w:r w:rsidRPr="001F04C9">
        <w:rPr>
          <w:rFonts w:ascii="Time s New Roman" w:hAnsi="Time s New Roman" w:cs="Cascadia Mono"/>
          <w:color w:val="FF0000"/>
          <w:sz w:val="26"/>
          <w:szCs w:val="26"/>
          <w:highlight w:val="white"/>
        </w:rPr>
        <w:t>'Thung'</w:t>
      </w:r>
      <w:r w:rsidRPr="001F04C9">
        <w:rPr>
          <w:rFonts w:ascii="Time s New Roman" w:hAnsi="Time s New Roman" w:cs="Cascadia Mono"/>
          <w:color w:val="808080"/>
          <w:sz w:val="26"/>
          <w:szCs w:val="26"/>
          <w:highlight w:val="white"/>
        </w:rPr>
        <w:t>;</w:t>
      </w:r>
    </w:p>
    <w:p w14:paraId="561483F5" w14:textId="34C4D217" w:rsidR="00CA7A91" w:rsidRPr="00BC7F90" w:rsidRDefault="00CA7A91" w:rsidP="00664455">
      <w:pPr>
        <w:pStyle w:val="Heading2"/>
        <w:spacing w:line="312" w:lineRule="auto"/>
        <w:rPr>
          <w:rFonts w:ascii="Time s New Roman" w:hAnsi="Time s New Roman"/>
          <w:sz w:val="28"/>
          <w:szCs w:val="28"/>
          <w:rPrChange w:id="2861" w:author="Tuan NV" w:date="2026-04-16T22:47:00Z" w16du:dateUtc="2026-04-16T15:47:00Z">
            <w:rPr>
              <w:rFonts w:ascii="Time s New Roman" w:hAnsi="Time s New Roman"/>
            </w:rPr>
          </w:rPrChange>
        </w:rPr>
      </w:pPr>
      <w:bookmarkStart w:id="2862" w:name="_Toc227255657"/>
      <w:bookmarkStart w:id="2863" w:name="_Toc227272734"/>
      <w:del w:id="2864" w:author="Tuan NV" w:date="2026-04-16T23:46:00Z" w16du:dateUtc="2026-04-16T16:46:00Z">
        <w:r w:rsidRPr="00BC7F90" w:rsidDel="00E07F26">
          <w:rPr>
            <w:rFonts w:ascii="Time s New Roman" w:hAnsi="Time s New Roman"/>
            <w:sz w:val="28"/>
            <w:szCs w:val="28"/>
            <w:rPrChange w:id="2865" w:author="Tuan NV" w:date="2026-04-16T22:47:00Z" w16du:dateUtc="2026-04-16T15:47:00Z">
              <w:rPr>
                <w:rFonts w:ascii="Time s New Roman" w:hAnsi="Time s New Roman"/>
              </w:rPr>
            </w:rPrChange>
          </w:rPr>
          <w:delText>6</w:delText>
        </w:r>
      </w:del>
      <w:ins w:id="2866" w:author="Tuan NV" w:date="2026-04-16T23:46:00Z" w16du:dateUtc="2026-04-16T16:46:00Z">
        <w:r w:rsidR="00E07F26">
          <w:rPr>
            <w:rFonts w:ascii="Time s New Roman" w:hAnsi="Time s New Roman"/>
            <w:sz w:val="28"/>
            <w:szCs w:val="28"/>
          </w:rPr>
          <w:t>5</w:t>
        </w:r>
      </w:ins>
      <w:r w:rsidRPr="00BC7F90">
        <w:rPr>
          <w:rFonts w:ascii="Time s New Roman" w:hAnsi="Time s New Roman"/>
          <w:sz w:val="28"/>
          <w:szCs w:val="28"/>
          <w:lang w:val="vi-VN"/>
          <w:rPrChange w:id="2867" w:author="Tuan NV" w:date="2026-04-16T22:47:00Z" w16du:dateUtc="2026-04-16T15:47:00Z">
            <w:rPr>
              <w:rFonts w:ascii="Time s New Roman" w:hAnsi="Time s New Roman"/>
              <w:lang w:val="vi-VN"/>
            </w:rPr>
          </w:rPrChange>
        </w:rPr>
        <w:t>.7</w:t>
      </w:r>
      <w:r w:rsidRPr="00BC7F90">
        <w:rPr>
          <w:rFonts w:ascii="Time s New Roman" w:hAnsi="Time s New Roman"/>
          <w:sz w:val="28"/>
          <w:szCs w:val="28"/>
          <w:rPrChange w:id="2868" w:author="Tuan NV" w:date="2026-04-16T22:47:00Z" w16du:dateUtc="2026-04-16T15:47:00Z">
            <w:rPr>
              <w:rFonts w:ascii="Time s New Roman" w:hAnsi="Time s New Roman"/>
            </w:rPr>
          </w:rPrChange>
        </w:rPr>
        <w:t>. 02 c</w:t>
      </w:r>
      <w:r w:rsidRPr="00BC7F90">
        <w:rPr>
          <w:rFonts w:ascii="Time s New Roman" w:hAnsi="Time s New Roman" w:hint="eastAsia"/>
          <w:sz w:val="28"/>
          <w:szCs w:val="28"/>
          <w:rPrChange w:id="2869" w:author="Tuan NV" w:date="2026-04-16T22:47:00Z" w16du:dateUtc="2026-04-16T15:47:00Z">
            <w:rPr>
              <w:rFonts w:ascii="Time s New Roman" w:hAnsi="Time s New Roman" w:hint="eastAsia"/>
            </w:rPr>
          </w:rPrChange>
        </w:rPr>
        <w:t>â</w:t>
      </w:r>
      <w:r w:rsidRPr="00BC7F90">
        <w:rPr>
          <w:rFonts w:ascii="Time s New Roman" w:hAnsi="Time s New Roman"/>
          <w:sz w:val="28"/>
          <w:szCs w:val="28"/>
          <w:rPrChange w:id="2870" w:author="Tuan NV" w:date="2026-04-16T22:47:00Z" w16du:dateUtc="2026-04-16T15:47:00Z">
            <w:rPr>
              <w:rFonts w:ascii="Time s New Roman" w:hAnsi="Time s New Roman"/>
            </w:rPr>
          </w:rPrChange>
        </w:rPr>
        <w:t>u lệnh DELETE c</w:t>
      </w:r>
      <w:r w:rsidRPr="00BC7F90">
        <w:rPr>
          <w:rFonts w:ascii="Time s New Roman" w:hAnsi="Time s New Roman" w:hint="eastAsia"/>
          <w:sz w:val="28"/>
          <w:szCs w:val="28"/>
          <w:rPrChange w:id="2871" w:author="Tuan NV" w:date="2026-04-16T22:47:00Z" w16du:dateUtc="2026-04-16T15:47:00Z">
            <w:rPr>
              <w:rFonts w:ascii="Time s New Roman" w:hAnsi="Time s New Roman" w:hint="eastAsia"/>
            </w:rPr>
          </w:rPrChange>
        </w:rPr>
        <w:t>ó</w:t>
      </w:r>
      <w:r w:rsidRPr="00BC7F90">
        <w:rPr>
          <w:rFonts w:ascii="Time s New Roman" w:hAnsi="Time s New Roman"/>
          <w:sz w:val="28"/>
          <w:szCs w:val="28"/>
          <w:rPrChange w:id="2872" w:author="Tuan NV" w:date="2026-04-16T22:47:00Z" w16du:dateUtc="2026-04-16T15:47:00Z">
            <w:rPr>
              <w:rFonts w:ascii="Time s New Roman" w:hAnsi="Time s New Roman"/>
            </w:rPr>
          </w:rPrChange>
        </w:rPr>
        <w:t xml:space="preserve"> </w:t>
      </w:r>
      <w:r w:rsidRPr="00BC7F90">
        <w:rPr>
          <w:rFonts w:ascii="Time s New Roman" w:hAnsi="Time s New Roman" w:hint="eastAsia"/>
          <w:sz w:val="28"/>
          <w:szCs w:val="28"/>
          <w:rPrChange w:id="2873" w:author="Tuan NV" w:date="2026-04-16T22:47:00Z" w16du:dateUtc="2026-04-16T15:47:00Z">
            <w:rPr>
              <w:rFonts w:ascii="Time s New Roman" w:hAnsi="Time s New Roman" w:hint="eastAsia"/>
            </w:rPr>
          </w:rPrChange>
        </w:rPr>
        <w:t>đ</w:t>
      </w:r>
      <w:r w:rsidRPr="00BC7F90">
        <w:rPr>
          <w:rFonts w:ascii="Time s New Roman" w:hAnsi="Time s New Roman"/>
          <w:sz w:val="28"/>
          <w:szCs w:val="28"/>
          <w:rPrChange w:id="2874" w:author="Tuan NV" w:date="2026-04-16T22:47:00Z" w16du:dateUtc="2026-04-16T15:47:00Z">
            <w:rPr>
              <w:rFonts w:ascii="Time s New Roman" w:hAnsi="Time s New Roman"/>
            </w:rPr>
          </w:rPrChange>
        </w:rPr>
        <w:t>iều kiện</w:t>
      </w:r>
      <w:bookmarkEnd w:id="2862"/>
      <w:bookmarkEnd w:id="2863"/>
    </w:p>
    <w:p w14:paraId="6C172093" w14:textId="3D35995F" w:rsidR="00CA7A91" w:rsidRPr="001F04C9" w:rsidRDefault="00CA7A91" w:rsidP="00664455">
      <w:pPr>
        <w:pStyle w:val="Heading3"/>
        <w:spacing w:line="312" w:lineRule="auto"/>
        <w:ind w:left="0"/>
        <w:rPr>
          <w:rFonts w:ascii="Time s New Roman" w:hAnsi="Time s New Roman"/>
          <w:szCs w:val="26"/>
        </w:rPr>
      </w:pPr>
      <w:bookmarkStart w:id="2875" w:name="_Toc227255658"/>
      <w:bookmarkStart w:id="2876" w:name="_Toc227272735"/>
      <w:del w:id="2877" w:author="Tuan NV" w:date="2026-04-16T23:46:00Z" w16du:dateUtc="2026-04-16T16:46:00Z">
        <w:r w:rsidRPr="00BC7F90" w:rsidDel="00E07F26">
          <w:rPr>
            <w:rFonts w:ascii="Time s New Roman" w:hAnsi="Time s New Roman"/>
            <w:sz w:val="28"/>
            <w:szCs w:val="28"/>
            <w:rPrChange w:id="2878" w:author="Tuan NV" w:date="2026-04-16T22:47:00Z" w16du:dateUtc="2026-04-16T15:47:00Z">
              <w:rPr>
                <w:rFonts w:ascii="Time s New Roman" w:hAnsi="Time s New Roman"/>
                <w:szCs w:val="26"/>
              </w:rPr>
            </w:rPrChange>
          </w:rPr>
          <w:delText>6</w:delText>
        </w:r>
      </w:del>
      <w:ins w:id="2879" w:author="Tuan NV" w:date="2026-04-16T23:46:00Z" w16du:dateUtc="2026-04-16T16:46:00Z">
        <w:r w:rsidR="00E07F26">
          <w:rPr>
            <w:rFonts w:ascii="Time s New Roman" w:hAnsi="Time s New Roman"/>
            <w:sz w:val="28"/>
            <w:szCs w:val="28"/>
          </w:rPr>
          <w:t>5</w:t>
        </w:r>
      </w:ins>
      <w:r w:rsidRPr="00BC7F90">
        <w:rPr>
          <w:rFonts w:ascii="Time s New Roman" w:hAnsi="Time s New Roman"/>
          <w:sz w:val="28"/>
          <w:szCs w:val="28"/>
          <w:lang w:val="vi-VN"/>
          <w:rPrChange w:id="2880" w:author="Tuan NV" w:date="2026-04-16T22:47:00Z" w16du:dateUtc="2026-04-16T15:47:00Z">
            <w:rPr>
              <w:rFonts w:ascii="Time s New Roman" w:hAnsi="Time s New Roman"/>
              <w:szCs w:val="26"/>
              <w:lang w:val="vi-VN"/>
            </w:rPr>
          </w:rPrChange>
        </w:rPr>
        <w:t xml:space="preserve">.7.1. </w:t>
      </w:r>
      <w:r w:rsidRPr="00BC7F90">
        <w:rPr>
          <w:rFonts w:ascii="Time s New Roman" w:hAnsi="Time s New Roman"/>
          <w:sz w:val="28"/>
          <w:szCs w:val="28"/>
          <w:rPrChange w:id="2881" w:author="Tuan NV" w:date="2026-04-16T22:47:00Z" w16du:dateUtc="2026-04-16T15:47:00Z">
            <w:rPr>
              <w:rFonts w:ascii="Time s New Roman" w:hAnsi="Time s New Roman"/>
              <w:szCs w:val="26"/>
            </w:rPr>
          </w:rPrChange>
        </w:rPr>
        <w:t>X</w:t>
      </w:r>
      <w:r w:rsidRPr="00BC7F90">
        <w:rPr>
          <w:rFonts w:ascii="Time s New Roman" w:hAnsi="Time s New Roman" w:hint="eastAsia"/>
          <w:sz w:val="28"/>
          <w:szCs w:val="28"/>
          <w:rPrChange w:id="2882" w:author="Tuan NV" w:date="2026-04-16T22:47:00Z" w16du:dateUtc="2026-04-16T15:47:00Z">
            <w:rPr>
              <w:rFonts w:ascii="Time s New Roman" w:hAnsi="Time s New Roman" w:hint="eastAsia"/>
              <w:szCs w:val="26"/>
            </w:rPr>
          </w:rPrChange>
        </w:rPr>
        <w:t>ó</w:t>
      </w:r>
      <w:r w:rsidRPr="00BC7F90">
        <w:rPr>
          <w:rFonts w:ascii="Time s New Roman" w:hAnsi="Time s New Roman"/>
          <w:sz w:val="28"/>
          <w:szCs w:val="28"/>
          <w:rPrChange w:id="2883" w:author="Tuan NV" w:date="2026-04-16T22:47:00Z" w16du:dateUtc="2026-04-16T15:47:00Z">
            <w:rPr>
              <w:rFonts w:ascii="Time s New Roman" w:hAnsi="Time s New Roman"/>
              <w:szCs w:val="26"/>
            </w:rPr>
          </w:rPrChange>
        </w:rPr>
        <w:t>a c</w:t>
      </w:r>
      <w:r w:rsidRPr="00BC7F90">
        <w:rPr>
          <w:rFonts w:ascii="Time s New Roman" w:hAnsi="Time s New Roman" w:hint="eastAsia"/>
          <w:sz w:val="28"/>
          <w:szCs w:val="28"/>
          <w:rPrChange w:id="2884" w:author="Tuan NV" w:date="2026-04-16T22:47:00Z" w16du:dateUtc="2026-04-16T15:47:00Z">
            <w:rPr>
              <w:rFonts w:ascii="Time s New Roman" w:hAnsi="Time s New Roman" w:hint="eastAsia"/>
              <w:szCs w:val="26"/>
            </w:rPr>
          </w:rPrChange>
        </w:rPr>
        <w:t>á</w:t>
      </w:r>
      <w:r w:rsidRPr="00BC7F90">
        <w:rPr>
          <w:rFonts w:ascii="Time s New Roman" w:hAnsi="Time s New Roman"/>
          <w:sz w:val="28"/>
          <w:szCs w:val="28"/>
          <w:rPrChange w:id="2885" w:author="Tuan NV" w:date="2026-04-16T22:47:00Z" w16du:dateUtc="2026-04-16T15:47:00Z">
            <w:rPr>
              <w:rFonts w:ascii="Time s New Roman" w:hAnsi="Time s New Roman"/>
              <w:szCs w:val="26"/>
            </w:rPr>
          </w:rPrChange>
        </w:rPr>
        <w:t xml:space="preserve">c </w:t>
      </w:r>
      <w:r w:rsidRPr="00BC7F90">
        <w:rPr>
          <w:rFonts w:ascii="Time s New Roman" w:hAnsi="Time s New Roman" w:hint="eastAsia"/>
          <w:sz w:val="28"/>
          <w:szCs w:val="28"/>
          <w:rPrChange w:id="2886" w:author="Tuan NV" w:date="2026-04-16T22:47:00Z" w16du:dateUtc="2026-04-16T15:47:00Z">
            <w:rPr>
              <w:rFonts w:ascii="Time s New Roman" w:hAnsi="Time s New Roman" w:hint="eastAsia"/>
              <w:szCs w:val="26"/>
            </w:rPr>
          </w:rPrChange>
        </w:rPr>
        <w:t>đơ</w:t>
      </w:r>
      <w:r w:rsidRPr="00BC7F90">
        <w:rPr>
          <w:rFonts w:ascii="Time s New Roman" w:hAnsi="Time s New Roman"/>
          <w:sz w:val="28"/>
          <w:szCs w:val="28"/>
          <w:rPrChange w:id="2887" w:author="Tuan NV" w:date="2026-04-16T22:47:00Z" w16du:dateUtc="2026-04-16T15:47:00Z">
            <w:rPr>
              <w:rFonts w:ascii="Time s New Roman" w:hAnsi="Time s New Roman"/>
              <w:szCs w:val="26"/>
            </w:rPr>
          </w:rPrChange>
        </w:rPr>
        <w:t>n vận chuyển c</w:t>
      </w:r>
      <w:r w:rsidRPr="00BC7F90">
        <w:rPr>
          <w:rFonts w:ascii="Time s New Roman" w:hAnsi="Time s New Roman" w:hint="eastAsia"/>
          <w:sz w:val="28"/>
          <w:szCs w:val="28"/>
          <w:rPrChange w:id="2888" w:author="Tuan NV" w:date="2026-04-16T22:47:00Z" w16du:dateUtc="2026-04-16T15:47:00Z">
            <w:rPr>
              <w:rFonts w:ascii="Time s New Roman" w:hAnsi="Time s New Roman" w:hint="eastAsia"/>
              <w:szCs w:val="26"/>
            </w:rPr>
          </w:rPrChange>
        </w:rPr>
        <w:t>ó</w:t>
      </w:r>
      <w:r w:rsidRPr="00BC7F90">
        <w:rPr>
          <w:rFonts w:ascii="Time s New Roman" w:hAnsi="Time s New Roman"/>
          <w:sz w:val="28"/>
          <w:szCs w:val="28"/>
          <w:rPrChange w:id="2889" w:author="Tuan NV" w:date="2026-04-16T22:47:00Z" w16du:dateUtc="2026-04-16T15:47:00Z">
            <w:rPr>
              <w:rFonts w:ascii="Time s New Roman" w:hAnsi="Time s New Roman"/>
              <w:szCs w:val="26"/>
            </w:rPr>
          </w:rPrChange>
        </w:rPr>
        <w:t xml:space="preserve"> trạng th</w:t>
      </w:r>
      <w:r w:rsidRPr="00BC7F90">
        <w:rPr>
          <w:rFonts w:ascii="Time s New Roman" w:hAnsi="Time s New Roman" w:hint="eastAsia"/>
          <w:sz w:val="28"/>
          <w:szCs w:val="28"/>
          <w:rPrChange w:id="2890" w:author="Tuan NV" w:date="2026-04-16T22:47:00Z" w16du:dateUtc="2026-04-16T15:47:00Z">
            <w:rPr>
              <w:rFonts w:ascii="Time s New Roman" w:hAnsi="Time s New Roman" w:hint="eastAsia"/>
              <w:szCs w:val="26"/>
            </w:rPr>
          </w:rPrChange>
        </w:rPr>
        <w:t>á</w:t>
      </w:r>
      <w:r w:rsidRPr="00BC7F90">
        <w:rPr>
          <w:rFonts w:ascii="Time s New Roman" w:hAnsi="Time s New Roman"/>
          <w:sz w:val="28"/>
          <w:szCs w:val="28"/>
          <w:rPrChange w:id="2891" w:author="Tuan NV" w:date="2026-04-16T22:47:00Z" w16du:dateUtc="2026-04-16T15:47:00Z">
            <w:rPr>
              <w:rFonts w:ascii="Time s New Roman" w:hAnsi="Time s New Roman"/>
              <w:szCs w:val="26"/>
            </w:rPr>
          </w:rPrChange>
        </w:rPr>
        <w:t>i 'Dang cho'</w:t>
      </w:r>
      <w:bookmarkEnd w:id="2875"/>
      <w:bookmarkEnd w:id="2876"/>
    </w:p>
    <w:p w14:paraId="4E499326" w14:textId="77777777" w:rsidR="00CA7A91" w:rsidRPr="001F04C9" w:rsidRDefault="00CA7A91" w:rsidP="00664455">
      <w:pPr>
        <w:pStyle w:val="ListParagraph"/>
        <w:autoSpaceDE w:val="0"/>
        <w:autoSpaceDN w:val="0"/>
        <w:adjustRightInd w:val="0"/>
        <w:spacing w:after="0" w:line="312" w:lineRule="auto"/>
        <w:ind w:left="1440"/>
        <w:rPr>
          <w:rFonts w:ascii="Time s New Roman" w:hAnsi="Time s New Roman" w:cs="Cascadia Mono"/>
          <w:color w:val="000000"/>
          <w:sz w:val="26"/>
          <w:szCs w:val="26"/>
          <w:highlight w:val="white"/>
        </w:rPr>
      </w:pPr>
      <w:r w:rsidRPr="001F04C9">
        <w:rPr>
          <w:rFonts w:ascii="Time s New Roman" w:hAnsi="Time s New Roman" w:cs="Cascadia Mono"/>
          <w:color w:val="0000FF"/>
          <w:sz w:val="26"/>
          <w:szCs w:val="26"/>
          <w:highlight w:val="white"/>
        </w:rPr>
        <w:t>DELETE</w:t>
      </w:r>
      <w:r w:rsidRPr="001F04C9">
        <w:rPr>
          <w:rFonts w:ascii="Time s New Roman" w:hAnsi="Time s New Roman" w:cs="Cascadia Mono"/>
          <w:color w:val="000000"/>
          <w:sz w:val="26"/>
          <w:szCs w:val="26"/>
          <w:highlight w:val="white"/>
        </w:rPr>
        <w:t xml:space="preserve"> </w:t>
      </w:r>
      <w:r w:rsidRPr="001F04C9">
        <w:rPr>
          <w:rFonts w:ascii="Time s New Roman" w:hAnsi="Time s New Roman" w:cs="Cascadia Mono"/>
          <w:color w:val="0000FF"/>
          <w:sz w:val="26"/>
          <w:szCs w:val="26"/>
          <w:highlight w:val="white"/>
        </w:rPr>
        <w:t>FROM</w:t>
      </w:r>
      <w:r w:rsidRPr="001F04C9">
        <w:rPr>
          <w:rFonts w:ascii="Time s New Roman" w:hAnsi="Time s New Roman" w:cs="Cascadia Mono"/>
          <w:color w:val="000000"/>
          <w:sz w:val="26"/>
          <w:szCs w:val="26"/>
          <w:highlight w:val="white"/>
        </w:rPr>
        <w:t xml:space="preserve"> VAN_CHUYEN </w:t>
      </w:r>
    </w:p>
    <w:p w14:paraId="297AE635" w14:textId="0EB14EDF" w:rsidR="00CA7A91" w:rsidRPr="001F04C9" w:rsidRDefault="00CA7A91" w:rsidP="005472F5">
      <w:pPr>
        <w:pStyle w:val="ListParagraph"/>
        <w:autoSpaceDE w:val="0"/>
        <w:autoSpaceDN w:val="0"/>
        <w:adjustRightInd w:val="0"/>
        <w:spacing w:after="0" w:line="312" w:lineRule="auto"/>
        <w:ind w:left="1440"/>
        <w:rPr>
          <w:rFonts w:ascii="Time s New Roman" w:hAnsi="Time s New Roman" w:cs="Cascadia Mono"/>
          <w:color w:val="808080"/>
          <w:sz w:val="26"/>
          <w:szCs w:val="26"/>
          <w:highlight w:val="white"/>
          <w:lang w:val="vi-VN"/>
        </w:rPr>
      </w:pPr>
      <w:r w:rsidRPr="001F04C9">
        <w:rPr>
          <w:rFonts w:ascii="Time s New Roman" w:hAnsi="Time s New Roman" w:cs="Cascadia Mono"/>
          <w:color w:val="0000FF"/>
          <w:sz w:val="26"/>
          <w:szCs w:val="26"/>
          <w:highlight w:val="white"/>
        </w:rPr>
        <w:t>WHERE</w:t>
      </w:r>
      <w:r w:rsidRPr="001F04C9">
        <w:rPr>
          <w:rFonts w:ascii="Time s New Roman" w:hAnsi="Time s New Roman" w:cs="Cascadia Mono"/>
          <w:color w:val="000000"/>
          <w:sz w:val="26"/>
          <w:szCs w:val="26"/>
          <w:highlight w:val="white"/>
        </w:rPr>
        <w:t xml:space="preserve"> TrangThai </w:t>
      </w:r>
      <w:r w:rsidRPr="001F04C9">
        <w:rPr>
          <w:rFonts w:ascii="Time s New Roman" w:hAnsi="Time s New Roman" w:cs="Cascadia Mono"/>
          <w:color w:val="808080"/>
          <w:sz w:val="26"/>
          <w:szCs w:val="26"/>
          <w:highlight w:val="white"/>
        </w:rPr>
        <w:t>=</w:t>
      </w:r>
      <w:r w:rsidRPr="001F04C9">
        <w:rPr>
          <w:rFonts w:ascii="Time s New Roman" w:hAnsi="Time s New Roman" w:cs="Cascadia Mono"/>
          <w:color w:val="000000"/>
          <w:sz w:val="26"/>
          <w:szCs w:val="26"/>
          <w:highlight w:val="white"/>
        </w:rPr>
        <w:t xml:space="preserve"> </w:t>
      </w:r>
      <w:r w:rsidRPr="001F04C9">
        <w:rPr>
          <w:rFonts w:ascii="Time s New Roman" w:hAnsi="Time s New Roman" w:cs="Cascadia Mono"/>
          <w:color w:val="FF0000"/>
          <w:sz w:val="26"/>
          <w:szCs w:val="26"/>
          <w:highlight w:val="white"/>
        </w:rPr>
        <w:t>'Dang cho'</w:t>
      </w:r>
      <w:r w:rsidRPr="001F04C9">
        <w:rPr>
          <w:rFonts w:ascii="Time s New Roman" w:hAnsi="Time s New Roman" w:cs="Cascadia Mono"/>
          <w:color w:val="808080"/>
          <w:sz w:val="26"/>
          <w:szCs w:val="26"/>
          <w:highlight w:val="white"/>
        </w:rPr>
        <w:t>;</w:t>
      </w:r>
    </w:p>
    <w:p w14:paraId="6ADE35A6" w14:textId="72BC0F74" w:rsidR="00CA7A91" w:rsidRPr="00BC7F90" w:rsidRDefault="00CA7A91" w:rsidP="00664455">
      <w:pPr>
        <w:pStyle w:val="Heading3"/>
        <w:spacing w:line="312" w:lineRule="auto"/>
        <w:ind w:left="0"/>
        <w:rPr>
          <w:rFonts w:ascii="Time s New Roman" w:hAnsi="Time s New Roman"/>
          <w:sz w:val="28"/>
          <w:szCs w:val="28"/>
          <w:rPrChange w:id="2892" w:author="Tuan NV" w:date="2026-04-16T22:47:00Z" w16du:dateUtc="2026-04-16T15:47:00Z">
            <w:rPr>
              <w:rFonts w:ascii="Time s New Roman" w:hAnsi="Time s New Roman"/>
              <w:szCs w:val="26"/>
            </w:rPr>
          </w:rPrChange>
        </w:rPr>
      </w:pPr>
      <w:bookmarkStart w:id="2893" w:name="_Toc227255659"/>
      <w:bookmarkStart w:id="2894" w:name="_Toc227272736"/>
      <w:del w:id="2895" w:author="Tuan NV" w:date="2026-04-16T23:46:00Z" w16du:dateUtc="2026-04-16T16:46:00Z">
        <w:r w:rsidRPr="001F04C9" w:rsidDel="00E07F26">
          <w:rPr>
            <w:rFonts w:ascii="Time s New Roman" w:hAnsi="Time s New Roman"/>
            <w:szCs w:val="26"/>
          </w:rPr>
          <w:delText>6</w:delText>
        </w:r>
      </w:del>
      <w:ins w:id="2896" w:author="Tuan NV" w:date="2026-04-16T23:46:00Z" w16du:dateUtc="2026-04-16T16:46:00Z">
        <w:r w:rsidR="00E07F26">
          <w:rPr>
            <w:rFonts w:ascii="Time s New Roman" w:hAnsi="Time s New Roman"/>
            <w:szCs w:val="26"/>
          </w:rPr>
          <w:t>5</w:t>
        </w:r>
      </w:ins>
      <w:r w:rsidRPr="00BC7F90">
        <w:rPr>
          <w:rFonts w:ascii="Time s New Roman" w:hAnsi="Time s New Roman"/>
          <w:sz w:val="28"/>
          <w:szCs w:val="28"/>
          <w:lang w:val="vi-VN"/>
          <w:rPrChange w:id="2897" w:author="Tuan NV" w:date="2026-04-16T22:47:00Z" w16du:dateUtc="2026-04-16T15:47:00Z">
            <w:rPr>
              <w:rFonts w:ascii="Time s New Roman" w:hAnsi="Time s New Roman"/>
              <w:szCs w:val="26"/>
              <w:lang w:val="vi-VN"/>
            </w:rPr>
          </w:rPrChange>
        </w:rPr>
        <w:t xml:space="preserve">.7.2. </w:t>
      </w:r>
      <w:r w:rsidRPr="00BC7F90">
        <w:rPr>
          <w:rFonts w:ascii="Time s New Roman" w:hAnsi="Time s New Roman"/>
          <w:sz w:val="28"/>
          <w:szCs w:val="28"/>
          <w:rPrChange w:id="2898" w:author="Tuan NV" w:date="2026-04-16T22:47:00Z" w16du:dateUtc="2026-04-16T15:47:00Z">
            <w:rPr>
              <w:rFonts w:ascii="Time s New Roman" w:hAnsi="Time s New Roman"/>
              <w:szCs w:val="26"/>
            </w:rPr>
          </w:rPrChange>
        </w:rPr>
        <w:t>X</w:t>
      </w:r>
      <w:r w:rsidRPr="00BC7F90">
        <w:rPr>
          <w:rFonts w:ascii="Time s New Roman" w:hAnsi="Time s New Roman" w:hint="eastAsia"/>
          <w:sz w:val="28"/>
          <w:szCs w:val="28"/>
          <w:rPrChange w:id="2899" w:author="Tuan NV" w:date="2026-04-16T22:47:00Z" w16du:dateUtc="2026-04-16T15:47:00Z">
            <w:rPr>
              <w:rFonts w:ascii="Time s New Roman" w:hAnsi="Time s New Roman" w:hint="eastAsia"/>
              <w:szCs w:val="26"/>
            </w:rPr>
          </w:rPrChange>
        </w:rPr>
        <w:t>ó</w:t>
      </w:r>
      <w:r w:rsidRPr="00BC7F90">
        <w:rPr>
          <w:rFonts w:ascii="Time s New Roman" w:hAnsi="Time s New Roman"/>
          <w:sz w:val="28"/>
          <w:szCs w:val="28"/>
          <w:rPrChange w:id="2900" w:author="Tuan NV" w:date="2026-04-16T22:47:00Z" w16du:dateUtc="2026-04-16T15:47:00Z">
            <w:rPr>
              <w:rFonts w:ascii="Time s New Roman" w:hAnsi="Time s New Roman"/>
              <w:szCs w:val="26"/>
            </w:rPr>
          </w:rPrChange>
        </w:rPr>
        <w:t>a c</w:t>
      </w:r>
      <w:r w:rsidRPr="00BC7F90">
        <w:rPr>
          <w:rFonts w:ascii="Time s New Roman" w:hAnsi="Time s New Roman" w:hint="eastAsia"/>
          <w:sz w:val="28"/>
          <w:szCs w:val="28"/>
          <w:rPrChange w:id="2901" w:author="Tuan NV" w:date="2026-04-16T22:47:00Z" w16du:dateUtc="2026-04-16T15:47:00Z">
            <w:rPr>
              <w:rFonts w:ascii="Time s New Roman" w:hAnsi="Time s New Roman" w:hint="eastAsia"/>
              <w:szCs w:val="26"/>
            </w:rPr>
          </w:rPrChange>
        </w:rPr>
        <w:t>á</w:t>
      </w:r>
      <w:r w:rsidRPr="00BC7F90">
        <w:rPr>
          <w:rFonts w:ascii="Time s New Roman" w:hAnsi="Time s New Roman"/>
          <w:sz w:val="28"/>
          <w:szCs w:val="28"/>
          <w:rPrChange w:id="2902" w:author="Tuan NV" w:date="2026-04-16T22:47:00Z" w16du:dateUtc="2026-04-16T15:47:00Z">
            <w:rPr>
              <w:rFonts w:ascii="Time s New Roman" w:hAnsi="Time s New Roman"/>
              <w:szCs w:val="26"/>
            </w:rPr>
          </w:rPrChange>
        </w:rPr>
        <w:t xml:space="preserve">c chi tiết </w:t>
      </w:r>
      <w:r w:rsidRPr="00BC7F90">
        <w:rPr>
          <w:rFonts w:ascii="Time s New Roman" w:hAnsi="Time s New Roman" w:hint="eastAsia"/>
          <w:sz w:val="28"/>
          <w:szCs w:val="28"/>
          <w:rPrChange w:id="2903" w:author="Tuan NV" w:date="2026-04-16T22:47:00Z" w16du:dateUtc="2026-04-16T15:47:00Z">
            <w:rPr>
              <w:rFonts w:ascii="Time s New Roman" w:hAnsi="Time s New Roman" w:hint="eastAsia"/>
              <w:szCs w:val="26"/>
            </w:rPr>
          </w:rPrChange>
        </w:rPr>
        <w:t>đơ</w:t>
      </w:r>
      <w:r w:rsidRPr="00BC7F90">
        <w:rPr>
          <w:rFonts w:ascii="Time s New Roman" w:hAnsi="Time s New Roman"/>
          <w:sz w:val="28"/>
          <w:szCs w:val="28"/>
          <w:rPrChange w:id="2904" w:author="Tuan NV" w:date="2026-04-16T22:47:00Z" w16du:dateUtc="2026-04-16T15:47:00Z">
            <w:rPr>
              <w:rFonts w:ascii="Time s New Roman" w:hAnsi="Time s New Roman"/>
              <w:szCs w:val="26"/>
            </w:rPr>
          </w:rPrChange>
        </w:rPr>
        <w:t>n xuất c</w:t>
      </w:r>
      <w:r w:rsidRPr="00BC7F90">
        <w:rPr>
          <w:rFonts w:ascii="Time s New Roman" w:hAnsi="Time s New Roman" w:hint="eastAsia"/>
          <w:sz w:val="28"/>
          <w:szCs w:val="28"/>
          <w:rPrChange w:id="2905" w:author="Tuan NV" w:date="2026-04-16T22:47:00Z" w16du:dateUtc="2026-04-16T15:47:00Z">
            <w:rPr>
              <w:rFonts w:ascii="Time s New Roman" w:hAnsi="Time s New Roman" w:hint="eastAsia"/>
              <w:szCs w:val="26"/>
            </w:rPr>
          </w:rPrChange>
        </w:rPr>
        <w:t>ó</w:t>
      </w:r>
      <w:r w:rsidRPr="00BC7F90">
        <w:rPr>
          <w:rFonts w:ascii="Time s New Roman" w:hAnsi="Time s New Roman"/>
          <w:sz w:val="28"/>
          <w:szCs w:val="28"/>
          <w:rPrChange w:id="2906" w:author="Tuan NV" w:date="2026-04-16T22:47:00Z" w16du:dateUtc="2026-04-16T15:47:00Z">
            <w:rPr>
              <w:rFonts w:ascii="Time s New Roman" w:hAnsi="Time s New Roman"/>
              <w:szCs w:val="26"/>
            </w:rPr>
          </w:rPrChange>
        </w:rPr>
        <w:t xml:space="preserve"> số l</w:t>
      </w:r>
      <w:r w:rsidRPr="00BC7F90">
        <w:rPr>
          <w:rFonts w:ascii="Time s New Roman" w:hAnsi="Time s New Roman" w:hint="eastAsia"/>
          <w:sz w:val="28"/>
          <w:szCs w:val="28"/>
          <w:rPrChange w:id="2907" w:author="Tuan NV" w:date="2026-04-16T22:47:00Z" w16du:dateUtc="2026-04-16T15:47:00Z">
            <w:rPr>
              <w:rFonts w:ascii="Time s New Roman" w:hAnsi="Time s New Roman" w:hint="eastAsia"/>
              <w:szCs w:val="26"/>
            </w:rPr>
          </w:rPrChange>
        </w:rPr>
        <w:t>ư</w:t>
      </w:r>
      <w:r w:rsidRPr="00BC7F90">
        <w:rPr>
          <w:rFonts w:ascii="Time s New Roman" w:hAnsi="Time s New Roman"/>
          <w:sz w:val="28"/>
          <w:szCs w:val="28"/>
          <w:rPrChange w:id="2908" w:author="Tuan NV" w:date="2026-04-16T22:47:00Z" w16du:dateUtc="2026-04-16T15:47:00Z">
            <w:rPr>
              <w:rFonts w:ascii="Time s New Roman" w:hAnsi="Time s New Roman"/>
              <w:szCs w:val="26"/>
            </w:rPr>
          </w:rPrChange>
        </w:rPr>
        <w:t>ợng nhỏ h</w:t>
      </w:r>
      <w:r w:rsidRPr="00BC7F90">
        <w:rPr>
          <w:rFonts w:ascii="Time s New Roman" w:hAnsi="Time s New Roman" w:hint="eastAsia"/>
          <w:sz w:val="28"/>
          <w:szCs w:val="28"/>
          <w:rPrChange w:id="2909" w:author="Tuan NV" w:date="2026-04-16T22:47:00Z" w16du:dateUtc="2026-04-16T15:47:00Z">
            <w:rPr>
              <w:rFonts w:ascii="Time s New Roman" w:hAnsi="Time s New Roman" w:hint="eastAsia"/>
              <w:szCs w:val="26"/>
            </w:rPr>
          </w:rPrChange>
        </w:rPr>
        <w:t>ơ</w:t>
      </w:r>
      <w:r w:rsidRPr="00BC7F90">
        <w:rPr>
          <w:rFonts w:ascii="Time s New Roman" w:hAnsi="Time s New Roman"/>
          <w:sz w:val="28"/>
          <w:szCs w:val="28"/>
          <w:rPrChange w:id="2910" w:author="Tuan NV" w:date="2026-04-16T22:47:00Z" w16du:dateUtc="2026-04-16T15:47:00Z">
            <w:rPr>
              <w:rFonts w:ascii="Time s New Roman" w:hAnsi="Time s New Roman"/>
              <w:szCs w:val="26"/>
            </w:rPr>
          </w:rPrChange>
        </w:rPr>
        <w:t>n 2</w:t>
      </w:r>
      <w:bookmarkEnd w:id="2893"/>
      <w:bookmarkEnd w:id="2894"/>
    </w:p>
    <w:p w14:paraId="69BD1C8F" w14:textId="77777777" w:rsidR="00CA7A91" w:rsidRPr="001F04C9" w:rsidRDefault="00CA7A91" w:rsidP="00664455">
      <w:pPr>
        <w:pStyle w:val="ListParagraph"/>
        <w:autoSpaceDE w:val="0"/>
        <w:autoSpaceDN w:val="0"/>
        <w:adjustRightInd w:val="0"/>
        <w:spacing w:after="0" w:line="312" w:lineRule="auto"/>
        <w:ind w:left="1440"/>
        <w:rPr>
          <w:rFonts w:ascii="Time s New Roman" w:hAnsi="Time s New Roman" w:cs="Cascadia Mono"/>
          <w:color w:val="000000"/>
          <w:sz w:val="26"/>
          <w:szCs w:val="26"/>
          <w:highlight w:val="white"/>
        </w:rPr>
      </w:pPr>
      <w:r w:rsidRPr="001F04C9">
        <w:rPr>
          <w:rFonts w:ascii="Time s New Roman" w:hAnsi="Time s New Roman" w:cs="Cascadia Mono"/>
          <w:color w:val="0000FF"/>
          <w:sz w:val="26"/>
          <w:szCs w:val="26"/>
          <w:highlight w:val="white"/>
        </w:rPr>
        <w:t>DELETE</w:t>
      </w:r>
      <w:r w:rsidRPr="001F04C9">
        <w:rPr>
          <w:rFonts w:ascii="Time s New Roman" w:hAnsi="Time s New Roman" w:cs="Cascadia Mono"/>
          <w:color w:val="000000"/>
          <w:sz w:val="26"/>
          <w:szCs w:val="26"/>
          <w:highlight w:val="white"/>
        </w:rPr>
        <w:t xml:space="preserve"> </w:t>
      </w:r>
      <w:r w:rsidRPr="001F04C9">
        <w:rPr>
          <w:rFonts w:ascii="Time s New Roman" w:hAnsi="Time s New Roman" w:cs="Cascadia Mono"/>
          <w:color w:val="0000FF"/>
          <w:sz w:val="26"/>
          <w:szCs w:val="26"/>
          <w:highlight w:val="white"/>
        </w:rPr>
        <w:t>FROM</w:t>
      </w:r>
      <w:r w:rsidRPr="001F04C9">
        <w:rPr>
          <w:rFonts w:ascii="Time s New Roman" w:hAnsi="Time s New Roman" w:cs="Cascadia Mono"/>
          <w:color w:val="000000"/>
          <w:sz w:val="26"/>
          <w:szCs w:val="26"/>
          <w:highlight w:val="white"/>
        </w:rPr>
        <w:t xml:space="preserve"> CHI_TIET_DON_XUAT </w:t>
      </w:r>
    </w:p>
    <w:p w14:paraId="1E96BB28" w14:textId="2053C3D1" w:rsidR="00282CF4" w:rsidRPr="001F04C9" w:rsidRDefault="00CA7A91" w:rsidP="00330E45">
      <w:pPr>
        <w:pStyle w:val="ListParagraph"/>
        <w:spacing w:line="312" w:lineRule="auto"/>
        <w:ind w:left="1440"/>
        <w:jc w:val="both"/>
        <w:rPr>
          <w:rFonts w:ascii="Time s New Roman" w:hAnsi="Time s New Roman" w:cs="Cascadia Mono"/>
          <w:color w:val="808080"/>
          <w:sz w:val="26"/>
          <w:szCs w:val="26"/>
          <w:lang w:val="vi-VN"/>
        </w:rPr>
      </w:pPr>
      <w:r w:rsidRPr="001F04C9">
        <w:rPr>
          <w:rFonts w:ascii="Time s New Roman" w:hAnsi="Time s New Roman" w:cs="Cascadia Mono"/>
          <w:color w:val="0000FF"/>
          <w:sz w:val="26"/>
          <w:szCs w:val="26"/>
          <w:highlight w:val="white"/>
        </w:rPr>
        <w:t>WHERE</w:t>
      </w:r>
      <w:r w:rsidRPr="001F04C9">
        <w:rPr>
          <w:rFonts w:ascii="Time s New Roman" w:hAnsi="Time s New Roman" w:cs="Cascadia Mono"/>
          <w:color w:val="000000"/>
          <w:sz w:val="26"/>
          <w:szCs w:val="26"/>
          <w:highlight w:val="white"/>
        </w:rPr>
        <w:t xml:space="preserve"> SoLuong </w:t>
      </w:r>
      <w:r w:rsidRPr="001F04C9">
        <w:rPr>
          <w:rFonts w:ascii="Time s New Roman" w:hAnsi="Time s New Roman" w:cs="Cascadia Mono"/>
          <w:color w:val="808080"/>
          <w:sz w:val="26"/>
          <w:szCs w:val="26"/>
          <w:highlight w:val="white"/>
        </w:rPr>
        <w:t>&lt;</w:t>
      </w:r>
      <w:r w:rsidRPr="001F04C9">
        <w:rPr>
          <w:rFonts w:ascii="Time s New Roman" w:hAnsi="Time s New Roman" w:cs="Cascadia Mono"/>
          <w:color w:val="000000"/>
          <w:sz w:val="26"/>
          <w:szCs w:val="26"/>
          <w:highlight w:val="white"/>
        </w:rPr>
        <w:t xml:space="preserve"> 2</w:t>
      </w:r>
      <w:r w:rsidRPr="001F04C9">
        <w:rPr>
          <w:rFonts w:ascii="Time s New Roman" w:hAnsi="Time s New Roman" w:cs="Cascadia Mono"/>
          <w:color w:val="808080"/>
          <w:sz w:val="26"/>
          <w:szCs w:val="26"/>
          <w:highlight w:val="white"/>
        </w:rPr>
        <w:t>;</w:t>
      </w:r>
    </w:p>
    <w:p w14:paraId="5CAA9273" w14:textId="77777777" w:rsidR="00CD5C90" w:rsidRPr="001F04C9" w:rsidRDefault="00CD5C90" w:rsidP="00330E45">
      <w:pPr>
        <w:pStyle w:val="ListParagraph"/>
        <w:spacing w:line="312" w:lineRule="auto"/>
        <w:ind w:left="1440"/>
        <w:jc w:val="both"/>
        <w:rPr>
          <w:rFonts w:ascii="Time s New Roman" w:hAnsi="Time s New Roman" w:cs="Times New Roman"/>
          <w:sz w:val="26"/>
          <w:szCs w:val="26"/>
          <w:lang w:val="vi-VN"/>
        </w:rPr>
      </w:pPr>
    </w:p>
    <w:p w14:paraId="0BAA0DC5" w14:textId="77777777" w:rsidR="00CD5C90" w:rsidRPr="001F04C9" w:rsidRDefault="00CD5C90" w:rsidP="00330E45">
      <w:pPr>
        <w:pStyle w:val="ListParagraph"/>
        <w:spacing w:line="312" w:lineRule="auto"/>
        <w:ind w:left="1440"/>
        <w:jc w:val="both"/>
        <w:rPr>
          <w:rFonts w:ascii="Time s New Roman" w:hAnsi="Time s New Roman" w:cs="Times New Roman"/>
          <w:sz w:val="26"/>
          <w:szCs w:val="26"/>
          <w:lang w:val="vi-VN"/>
        </w:rPr>
      </w:pPr>
    </w:p>
    <w:p w14:paraId="25AD7986" w14:textId="77777777" w:rsidR="00CD5C90" w:rsidRPr="001F04C9" w:rsidRDefault="00CD5C90" w:rsidP="00330E45">
      <w:pPr>
        <w:pStyle w:val="ListParagraph"/>
        <w:spacing w:line="312" w:lineRule="auto"/>
        <w:ind w:left="1440"/>
        <w:jc w:val="both"/>
        <w:rPr>
          <w:rFonts w:ascii="Time s New Roman" w:hAnsi="Time s New Roman" w:cs="Times New Roman"/>
          <w:sz w:val="26"/>
          <w:szCs w:val="26"/>
          <w:lang w:val="vi-VN"/>
        </w:rPr>
      </w:pPr>
    </w:p>
    <w:p w14:paraId="43794A97" w14:textId="77777777" w:rsidR="00CD5C90" w:rsidRPr="001F04C9" w:rsidDel="001F04C9" w:rsidRDefault="00CD5C90" w:rsidP="00330E45">
      <w:pPr>
        <w:pStyle w:val="ListParagraph"/>
        <w:spacing w:line="312" w:lineRule="auto"/>
        <w:ind w:left="1440"/>
        <w:jc w:val="both"/>
        <w:rPr>
          <w:del w:id="2911" w:author="Tuan NV" w:date="2026-04-16T22:28:00Z" w16du:dateUtc="2026-04-16T15:28:00Z"/>
          <w:rFonts w:ascii="Time s New Roman" w:hAnsi="Time s New Roman" w:cs="Times New Roman"/>
          <w:sz w:val="26"/>
          <w:szCs w:val="26"/>
          <w:lang w:val="vi-VN"/>
        </w:rPr>
      </w:pPr>
    </w:p>
    <w:p w14:paraId="7626944A" w14:textId="77777777" w:rsidR="00CD5C90" w:rsidRPr="001F04C9" w:rsidDel="001F04C9" w:rsidRDefault="00CD5C90" w:rsidP="00330E45">
      <w:pPr>
        <w:pStyle w:val="ListParagraph"/>
        <w:spacing w:line="312" w:lineRule="auto"/>
        <w:ind w:left="1440"/>
        <w:jc w:val="both"/>
        <w:rPr>
          <w:del w:id="2912" w:author="Tuan NV" w:date="2026-04-16T22:28:00Z" w16du:dateUtc="2026-04-16T15:28:00Z"/>
          <w:rFonts w:ascii="Time s New Roman" w:hAnsi="Time s New Roman" w:cs="Times New Roman"/>
          <w:sz w:val="26"/>
          <w:szCs w:val="26"/>
          <w:lang w:val="vi-VN"/>
        </w:rPr>
      </w:pPr>
    </w:p>
    <w:p w14:paraId="3346FB77" w14:textId="77777777" w:rsidR="00CD5C90" w:rsidRPr="001F04C9" w:rsidDel="001F04C9" w:rsidRDefault="00CD5C90" w:rsidP="00330E45">
      <w:pPr>
        <w:pStyle w:val="ListParagraph"/>
        <w:spacing w:line="312" w:lineRule="auto"/>
        <w:ind w:left="1440"/>
        <w:jc w:val="both"/>
        <w:rPr>
          <w:del w:id="2913" w:author="Tuan NV" w:date="2026-04-16T22:28:00Z" w16du:dateUtc="2026-04-16T15:28:00Z"/>
          <w:rFonts w:ascii="Time s New Roman" w:hAnsi="Time s New Roman" w:cs="Times New Roman"/>
          <w:sz w:val="26"/>
          <w:szCs w:val="26"/>
          <w:lang w:val="vi-VN"/>
        </w:rPr>
      </w:pPr>
    </w:p>
    <w:p w14:paraId="70815DFF" w14:textId="77777777" w:rsidR="00CD5C90" w:rsidRPr="001F04C9" w:rsidDel="001F04C9" w:rsidRDefault="00CD5C90" w:rsidP="00330E45">
      <w:pPr>
        <w:pStyle w:val="ListParagraph"/>
        <w:spacing w:line="312" w:lineRule="auto"/>
        <w:ind w:left="1440"/>
        <w:jc w:val="both"/>
        <w:rPr>
          <w:del w:id="2914" w:author="Tuan NV" w:date="2026-04-16T22:28:00Z" w16du:dateUtc="2026-04-16T15:28:00Z"/>
          <w:rFonts w:ascii="Time s New Roman" w:hAnsi="Time s New Roman" w:cs="Times New Roman"/>
          <w:sz w:val="26"/>
          <w:szCs w:val="26"/>
          <w:lang w:val="vi-VN"/>
        </w:rPr>
      </w:pPr>
    </w:p>
    <w:p w14:paraId="4DB6B2EE" w14:textId="77777777" w:rsidR="00CD5C90" w:rsidRPr="001F04C9" w:rsidDel="001F04C9" w:rsidRDefault="00CD5C90" w:rsidP="00330E45">
      <w:pPr>
        <w:pStyle w:val="ListParagraph"/>
        <w:spacing w:line="312" w:lineRule="auto"/>
        <w:ind w:left="1440"/>
        <w:jc w:val="both"/>
        <w:rPr>
          <w:del w:id="2915" w:author="Tuan NV" w:date="2026-04-16T22:28:00Z" w16du:dateUtc="2026-04-16T15:28:00Z"/>
          <w:rFonts w:ascii="Time s New Roman" w:hAnsi="Time s New Roman" w:cs="Times New Roman"/>
          <w:sz w:val="26"/>
          <w:szCs w:val="26"/>
          <w:lang w:val="vi-VN"/>
        </w:rPr>
      </w:pPr>
    </w:p>
    <w:p w14:paraId="6151C6FB" w14:textId="77777777" w:rsidR="00CD5C90" w:rsidRPr="001F04C9" w:rsidDel="001F04C9" w:rsidRDefault="00CD5C90" w:rsidP="00330E45">
      <w:pPr>
        <w:pStyle w:val="ListParagraph"/>
        <w:spacing w:line="312" w:lineRule="auto"/>
        <w:ind w:left="1440"/>
        <w:jc w:val="both"/>
        <w:rPr>
          <w:del w:id="2916" w:author="Tuan NV" w:date="2026-04-16T22:28:00Z" w16du:dateUtc="2026-04-16T15:28:00Z"/>
          <w:rFonts w:ascii="Time s New Roman" w:hAnsi="Time s New Roman" w:cs="Times New Roman"/>
          <w:sz w:val="26"/>
          <w:szCs w:val="26"/>
          <w:lang w:val="vi-VN"/>
        </w:rPr>
      </w:pPr>
    </w:p>
    <w:p w14:paraId="008B7986" w14:textId="77777777" w:rsidR="00CD5C90" w:rsidRPr="001F04C9" w:rsidDel="001F04C9" w:rsidRDefault="00CD5C90" w:rsidP="00330E45">
      <w:pPr>
        <w:pStyle w:val="ListParagraph"/>
        <w:spacing w:line="312" w:lineRule="auto"/>
        <w:ind w:left="1440"/>
        <w:jc w:val="both"/>
        <w:rPr>
          <w:del w:id="2917" w:author="Tuan NV" w:date="2026-04-16T22:28:00Z" w16du:dateUtc="2026-04-16T15:28:00Z"/>
          <w:rFonts w:ascii="Time s New Roman" w:hAnsi="Time s New Roman" w:cs="Times New Roman"/>
          <w:sz w:val="26"/>
          <w:szCs w:val="26"/>
          <w:lang w:val="vi-VN"/>
        </w:rPr>
      </w:pPr>
    </w:p>
    <w:p w14:paraId="7E9F8EED" w14:textId="77777777" w:rsidR="00CD5C90" w:rsidRPr="001F04C9" w:rsidDel="001F04C9" w:rsidRDefault="00CD5C90" w:rsidP="00330E45">
      <w:pPr>
        <w:pStyle w:val="ListParagraph"/>
        <w:spacing w:line="312" w:lineRule="auto"/>
        <w:ind w:left="1440"/>
        <w:jc w:val="both"/>
        <w:rPr>
          <w:del w:id="2918" w:author="Tuan NV" w:date="2026-04-16T22:28:00Z" w16du:dateUtc="2026-04-16T15:28:00Z"/>
          <w:rFonts w:ascii="Time s New Roman" w:hAnsi="Time s New Roman" w:cs="Times New Roman"/>
          <w:sz w:val="26"/>
          <w:szCs w:val="26"/>
          <w:lang w:val="vi-VN"/>
        </w:rPr>
      </w:pPr>
    </w:p>
    <w:p w14:paraId="5A59B080" w14:textId="77777777" w:rsidR="00CD5C90" w:rsidRPr="001F04C9" w:rsidDel="001F04C9" w:rsidRDefault="00CD5C90" w:rsidP="00330E45">
      <w:pPr>
        <w:pStyle w:val="ListParagraph"/>
        <w:spacing w:line="312" w:lineRule="auto"/>
        <w:ind w:left="1440"/>
        <w:jc w:val="both"/>
        <w:rPr>
          <w:del w:id="2919" w:author="Tuan NV" w:date="2026-04-16T22:28:00Z" w16du:dateUtc="2026-04-16T15:28:00Z"/>
          <w:rFonts w:ascii="Time s New Roman" w:hAnsi="Time s New Roman" w:cs="Times New Roman"/>
          <w:sz w:val="26"/>
          <w:szCs w:val="26"/>
          <w:lang w:val="vi-VN"/>
        </w:rPr>
      </w:pPr>
    </w:p>
    <w:p w14:paraId="2DA9DA64" w14:textId="77777777" w:rsidR="00CD5C90" w:rsidRPr="001F04C9" w:rsidDel="001F04C9" w:rsidRDefault="00CD5C90" w:rsidP="00330E45">
      <w:pPr>
        <w:pStyle w:val="ListParagraph"/>
        <w:spacing w:line="312" w:lineRule="auto"/>
        <w:ind w:left="1440"/>
        <w:jc w:val="both"/>
        <w:rPr>
          <w:del w:id="2920" w:author="Tuan NV" w:date="2026-04-16T22:28:00Z" w16du:dateUtc="2026-04-16T15:28:00Z"/>
          <w:rFonts w:ascii="Time s New Roman" w:hAnsi="Time s New Roman" w:cs="Times New Roman"/>
          <w:sz w:val="26"/>
          <w:szCs w:val="26"/>
          <w:lang w:val="vi-VN"/>
        </w:rPr>
      </w:pPr>
    </w:p>
    <w:p w14:paraId="7BA9D225" w14:textId="77777777" w:rsidR="00CD5C90" w:rsidRPr="001F04C9" w:rsidRDefault="00CD5C90" w:rsidP="00330E45">
      <w:pPr>
        <w:pStyle w:val="ListParagraph"/>
        <w:spacing w:line="312" w:lineRule="auto"/>
        <w:ind w:left="1440"/>
        <w:jc w:val="both"/>
        <w:rPr>
          <w:rFonts w:ascii="Time s New Roman" w:hAnsi="Time s New Roman" w:cs="Times New Roman"/>
          <w:sz w:val="26"/>
          <w:szCs w:val="26"/>
          <w:lang w:val="vi-VN"/>
        </w:rPr>
      </w:pPr>
    </w:p>
    <w:p w14:paraId="440181B6" w14:textId="77777777" w:rsidR="00CD5C90" w:rsidRPr="001F04C9" w:rsidRDefault="00CD5C90" w:rsidP="00330E45">
      <w:pPr>
        <w:pStyle w:val="ListParagraph"/>
        <w:spacing w:line="312" w:lineRule="auto"/>
        <w:ind w:left="1440"/>
        <w:jc w:val="both"/>
        <w:rPr>
          <w:rFonts w:ascii="Time s New Roman" w:hAnsi="Time s New Roman" w:cs="Times New Roman"/>
          <w:sz w:val="26"/>
          <w:szCs w:val="26"/>
          <w:lang w:val="vi-VN"/>
        </w:rPr>
      </w:pPr>
    </w:p>
    <w:p w14:paraId="2B4BF163" w14:textId="61F8DA2C" w:rsidR="00CD5C90" w:rsidRPr="001F04C9" w:rsidRDefault="00CD5C90">
      <w:pPr>
        <w:pStyle w:val="Heading1"/>
        <w:spacing w:line="312" w:lineRule="auto"/>
        <w:rPr>
          <w:sz w:val="26"/>
          <w:szCs w:val="26"/>
          <w:lang w:val="vi-VN"/>
          <w:rPrChange w:id="2921" w:author="Tuan NV" w:date="2026-04-16T22:33:00Z" w16du:dateUtc="2026-04-16T15:33:00Z">
            <w:rPr>
              <w:lang w:val="vi-VN"/>
            </w:rPr>
          </w:rPrChange>
        </w:rPr>
        <w:pPrChange w:id="2922" w:author="Tuan NV" w:date="2026-04-16T22:55:00Z" w16du:dateUtc="2026-04-16T15:55:00Z">
          <w:pPr>
            <w:pStyle w:val="Heading1"/>
          </w:pPr>
        </w:pPrChange>
      </w:pPr>
      <w:bookmarkStart w:id="2923" w:name="_Toc227272737"/>
      <w:r w:rsidRPr="001F04C9">
        <w:rPr>
          <w:sz w:val="26"/>
          <w:szCs w:val="26"/>
          <w:lang w:val="vi-VN"/>
          <w:rPrChange w:id="2924" w:author="Tuan NV" w:date="2026-04-16T22:33:00Z" w16du:dateUtc="2026-04-16T15:33:00Z">
            <w:rPr>
              <w:lang w:val="vi-VN"/>
            </w:rPr>
          </w:rPrChange>
        </w:rPr>
        <w:lastRenderedPageBreak/>
        <w:t>KẾT LUẬN</w:t>
      </w:r>
      <w:bookmarkEnd w:id="2923"/>
    </w:p>
    <w:p w14:paraId="7BDB3E09" w14:textId="77777777" w:rsidR="001F04C9" w:rsidRPr="001F04C9" w:rsidRDefault="001F04C9">
      <w:pPr>
        <w:spacing w:line="312" w:lineRule="auto"/>
        <w:rPr>
          <w:ins w:id="2925" w:author="Tuan NV" w:date="2026-04-16T22:30:00Z" w16du:dateUtc="2026-04-16T15:30:00Z"/>
          <w:sz w:val="26"/>
          <w:szCs w:val="26"/>
          <w:lang w:val="vi-VN"/>
          <w:rPrChange w:id="2926" w:author="Tuan NV" w:date="2026-04-16T22:33:00Z" w16du:dateUtc="2026-04-16T15:33:00Z">
            <w:rPr>
              <w:ins w:id="2927" w:author="Tuan NV" w:date="2026-04-16T22:30:00Z" w16du:dateUtc="2026-04-16T15:30:00Z"/>
              <w:lang w:val="vi-VN"/>
            </w:rPr>
          </w:rPrChange>
        </w:rPr>
        <w:pPrChange w:id="2928" w:author="Tuan NV" w:date="2026-04-16T22:55:00Z" w16du:dateUtc="2026-04-16T15:55:00Z">
          <w:pPr/>
        </w:pPrChange>
      </w:pPr>
      <w:ins w:id="2929" w:author="Tuan NV" w:date="2026-04-16T22:28:00Z">
        <w:r w:rsidRPr="001F04C9">
          <w:rPr>
            <w:sz w:val="26"/>
            <w:szCs w:val="26"/>
            <w:rPrChange w:id="2930" w:author="Tuan NV" w:date="2026-04-16T22:33:00Z" w16du:dateUtc="2026-04-16T15:33:00Z">
              <w:rPr/>
            </w:rPrChange>
          </w:rPr>
          <w:t xml:space="preserve">Sau một thời gian nghiên cứu và triển khai đề tài </w:t>
        </w:r>
        <w:r w:rsidRPr="001F04C9">
          <w:rPr>
            <w:b/>
            <w:bCs/>
            <w:sz w:val="26"/>
            <w:szCs w:val="26"/>
            <w:rPrChange w:id="2931" w:author="Tuan NV" w:date="2026-04-16T22:33:00Z" w16du:dateUtc="2026-04-16T15:33:00Z">
              <w:rPr>
                <w:b/>
                <w:bCs/>
              </w:rPr>
            </w:rPrChange>
          </w:rPr>
          <w:t>“Quản lý chuỗi cung ứng”</w:t>
        </w:r>
        <w:r w:rsidRPr="001F04C9">
          <w:rPr>
            <w:sz w:val="26"/>
            <w:szCs w:val="26"/>
            <w:rPrChange w:id="2932" w:author="Tuan NV" w:date="2026-04-16T22:33:00Z" w16du:dateUtc="2026-04-16T15:33:00Z">
              <w:rPr/>
            </w:rPrChange>
          </w:rPr>
          <w:t>, nhóm đã hoàn thành các mục tiêu đề ra ban đầu của bài tập lớn môn Cơ sở dữ liệu. Quá trình thực hiện đề tài đã giúp nhóm củng cố vững chắc các kiến thức lý thuyết và rèn luyện kỹ năng thực hành chuyên sâu. Cụ thể, nhóm đã đạt được các kết quả sau:</w:t>
        </w:r>
      </w:ins>
    </w:p>
    <w:p w14:paraId="12F0C4F7" w14:textId="1EE8BC94" w:rsidR="001F04C9" w:rsidRPr="001F04C9" w:rsidRDefault="001F04C9">
      <w:pPr>
        <w:pStyle w:val="ListParagraph"/>
        <w:numPr>
          <w:ilvl w:val="0"/>
          <w:numId w:val="59"/>
        </w:numPr>
        <w:spacing w:line="312" w:lineRule="auto"/>
        <w:rPr>
          <w:ins w:id="2933" w:author="Tuan NV" w:date="2026-04-16T22:28:00Z"/>
          <w:sz w:val="26"/>
          <w:szCs w:val="26"/>
          <w:lang w:val="vi-VN"/>
          <w:rPrChange w:id="2934" w:author="Tuan NV" w:date="2026-04-16T22:33:00Z" w16du:dateUtc="2026-04-16T15:33:00Z">
            <w:rPr>
              <w:ins w:id="2935" w:author="Tuan NV" w:date="2026-04-16T22:28:00Z"/>
            </w:rPr>
          </w:rPrChange>
        </w:rPr>
        <w:pPrChange w:id="2936" w:author="Tuan NV" w:date="2026-04-16T22:55:00Z" w16du:dateUtc="2026-04-16T15:55:00Z">
          <w:pPr/>
        </w:pPrChange>
      </w:pPr>
      <w:ins w:id="2937" w:author="Tuan NV" w:date="2026-04-16T22:30:00Z" w16du:dateUtc="2026-04-16T15:30:00Z">
        <w:r w:rsidRPr="001F04C9">
          <w:rPr>
            <w:sz w:val="26"/>
            <w:szCs w:val="26"/>
            <w:lang w:val="vi-VN"/>
            <w:rPrChange w:id="2938" w:author="Tuan NV" w:date="2026-04-16T22:33:00Z" w16du:dateUtc="2026-04-16T15:33:00Z">
              <w:rPr>
                <w:lang w:val="vi-VN"/>
              </w:rPr>
            </w:rPrChange>
          </w:rPr>
          <w:t xml:space="preserve">Kết quả </w:t>
        </w:r>
      </w:ins>
      <w:ins w:id="2939" w:author="Tuan NV" w:date="2026-04-16T22:31:00Z" w16du:dateUtc="2026-04-16T15:31:00Z">
        <w:r w:rsidRPr="001F04C9">
          <w:rPr>
            <w:sz w:val="26"/>
            <w:szCs w:val="26"/>
            <w:lang w:val="vi-VN"/>
            <w:rPrChange w:id="2940" w:author="Tuan NV" w:date="2026-04-16T22:33:00Z" w16du:dateUtc="2026-04-16T15:33:00Z">
              <w:rPr>
                <w:lang w:val="vi-VN"/>
              </w:rPr>
            </w:rPrChange>
          </w:rPr>
          <w:t>đạt được:</w:t>
        </w:r>
      </w:ins>
    </w:p>
    <w:p w14:paraId="6FFEC4E9" w14:textId="77777777" w:rsidR="001F04C9" w:rsidRPr="001F04C9" w:rsidRDefault="001F04C9">
      <w:pPr>
        <w:numPr>
          <w:ilvl w:val="0"/>
          <w:numId w:val="59"/>
        </w:numPr>
        <w:tabs>
          <w:tab w:val="clear" w:pos="720"/>
        </w:tabs>
        <w:spacing w:line="312" w:lineRule="auto"/>
        <w:ind w:hanging="153"/>
        <w:rPr>
          <w:ins w:id="2941" w:author="Tuan NV" w:date="2026-04-16T22:28:00Z"/>
          <w:sz w:val="26"/>
          <w:szCs w:val="26"/>
          <w:rPrChange w:id="2942" w:author="Tuan NV" w:date="2026-04-16T22:33:00Z" w16du:dateUtc="2026-04-16T15:33:00Z">
            <w:rPr>
              <w:ins w:id="2943" w:author="Tuan NV" w:date="2026-04-16T22:28:00Z"/>
            </w:rPr>
          </w:rPrChange>
        </w:rPr>
        <w:pPrChange w:id="2944" w:author="Tuan NV" w:date="2026-04-16T22:55:00Z" w16du:dateUtc="2026-04-16T15:55:00Z">
          <w:pPr>
            <w:numPr>
              <w:numId w:val="59"/>
            </w:numPr>
            <w:tabs>
              <w:tab w:val="num" w:pos="720"/>
            </w:tabs>
            <w:ind w:left="720" w:hanging="360"/>
          </w:pPr>
        </w:pPrChange>
      </w:pPr>
      <w:ins w:id="2945" w:author="Tuan NV" w:date="2026-04-16T22:28:00Z">
        <w:r w:rsidRPr="001F04C9">
          <w:rPr>
            <w:sz w:val="26"/>
            <w:szCs w:val="26"/>
            <w:rPrChange w:id="2946" w:author="Tuan NV" w:date="2026-04-16T22:33:00Z" w16du:dateUtc="2026-04-16T15:33:00Z">
              <w:rPr>
                <w:b/>
                <w:bCs/>
              </w:rPr>
            </w:rPrChange>
          </w:rPr>
          <w:t>Về mặt thiết kế:</w:t>
        </w:r>
        <w:r w:rsidRPr="001F04C9">
          <w:rPr>
            <w:sz w:val="26"/>
            <w:szCs w:val="26"/>
            <w:rPrChange w:id="2947" w:author="Tuan NV" w:date="2026-04-16T22:33:00Z" w16du:dateUtc="2026-04-16T15:33:00Z">
              <w:rPr/>
            </w:rPrChange>
          </w:rPr>
          <w:t xml:space="preserve"> Xây dựng thành công mô hình thực thể mối quan hệ (E-R) phản ánh đầy đủ các thực thể quan trọng trong chuỗi cung ứng như Nhà cung cấp, Nguyên vật liệu, Kho hàng, Khách hàng và các giao dịch nhập/xuất.</w:t>
        </w:r>
      </w:ins>
    </w:p>
    <w:p w14:paraId="1BD502E7" w14:textId="77777777" w:rsidR="001F04C9" w:rsidRPr="001F04C9" w:rsidRDefault="001F04C9">
      <w:pPr>
        <w:numPr>
          <w:ilvl w:val="0"/>
          <w:numId w:val="59"/>
        </w:numPr>
        <w:tabs>
          <w:tab w:val="clear" w:pos="720"/>
        </w:tabs>
        <w:spacing w:line="312" w:lineRule="auto"/>
        <w:ind w:hanging="153"/>
        <w:rPr>
          <w:ins w:id="2948" w:author="Tuan NV" w:date="2026-04-16T22:28:00Z"/>
          <w:sz w:val="26"/>
          <w:szCs w:val="26"/>
          <w:rPrChange w:id="2949" w:author="Tuan NV" w:date="2026-04-16T22:33:00Z" w16du:dateUtc="2026-04-16T15:33:00Z">
            <w:rPr>
              <w:ins w:id="2950" w:author="Tuan NV" w:date="2026-04-16T22:28:00Z"/>
            </w:rPr>
          </w:rPrChange>
        </w:rPr>
        <w:pPrChange w:id="2951" w:author="Tuan NV" w:date="2026-04-16T22:55:00Z" w16du:dateUtc="2026-04-16T15:55:00Z">
          <w:pPr>
            <w:numPr>
              <w:numId w:val="59"/>
            </w:numPr>
            <w:tabs>
              <w:tab w:val="num" w:pos="720"/>
            </w:tabs>
            <w:ind w:left="720" w:hanging="360"/>
          </w:pPr>
        </w:pPrChange>
      </w:pPr>
      <w:ins w:id="2952" w:author="Tuan NV" w:date="2026-04-16T22:28:00Z">
        <w:r w:rsidRPr="001F04C9">
          <w:rPr>
            <w:sz w:val="26"/>
            <w:szCs w:val="26"/>
            <w:rPrChange w:id="2953" w:author="Tuan NV" w:date="2026-04-16T22:33:00Z" w16du:dateUtc="2026-04-16T15:33:00Z">
              <w:rPr>
                <w:b/>
                <w:bCs/>
              </w:rPr>
            </w:rPrChange>
          </w:rPr>
          <w:t>Về mặt logic:</w:t>
        </w:r>
        <w:r w:rsidRPr="001F04C9">
          <w:rPr>
            <w:sz w:val="26"/>
            <w:szCs w:val="26"/>
            <w:rPrChange w:id="2954" w:author="Tuan NV" w:date="2026-04-16T22:33:00Z" w16du:dateUtc="2026-04-16T15:33:00Z">
              <w:rPr/>
            </w:rPrChange>
          </w:rPr>
          <w:t xml:space="preserve"> Chuyển đổi thành công từ mô hình E-R sang lược đồ quan hệ và thực hiện chuẩn hóa dữ liệu (đạt chuẩn 3NF), giúp hệ thống tránh được các tình trạng dư thừa dữ liệu và đảm bảo tính toàn vẹn thông tin.</w:t>
        </w:r>
      </w:ins>
    </w:p>
    <w:p w14:paraId="55DD0CE4" w14:textId="77777777" w:rsidR="001F04C9" w:rsidRPr="001F04C9" w:rsidRDefault="001F04C9">
      <w:pPr>
        <w:numPr>
          <w:ilvl w:val="0"/>
          <w:numId w:val="59"/>
        </w:numPr>
        <w:tabs>
          <w:tab w:val="clear" w:pos="720"/>
        </w:tabs>
        <w:spacing w:line="312" w:lineRule="auto"/>
        <w:ind w:hanging="153"/>
        <w:rPr>
          <w:ins w:id="2955" w:author="Tuan NV" w:date="2026-04-16T22:30:00Z" w16du:dateUtc="2026-04-16T15:30:00Z"/>
          <w:sz w:val="26"/>
          <w:szCs w:val="26"/>
          <w:rPrChange w:id="2956" w:author="Tuan NV" w:date="2026-04-16T22:33:00Z" w16du:dateUtc="2026-04-16T15:33:00Z">
            <w:rPr>
              <w:ins w:id="2957" w:author="Tuan NV" w:date="2026-04-16T22:30:00Z" w16du:dateUtc="2026-04-16T15:30:00Z"/>
              <w:lang w:val="vi-VN"/>
            </w:rPr>
          </w:rPrChange>
        </w:rPr>
        <w:pPrChange w:id="2958" w:author="Tuan NV" w:date="2026-04-16T22:55:00Z" w16du:dateUtc="2026-04-16T15:55:00Z">
          <w:pPr>
            <w:numPr>
              <w:numId w:val="59"/>
            </w:numPr>
            <w:tabs>
              <w:tab w:val="num" w:pos="720"/>
            </w:tabs>
            <w:ind w:left="720" w:hanging="360"/>
          </w:pPr>
        </w:pPrChange>
      </w:pPr>
      <w:ins w:id="2959" w:author="Tuan NV" w:date="2026-04-16T22:28:00Z">
        <w:r w:rsidRPr="001F04C9">
          <w:rPr>
            <w:sz w:val="26"/>
            <w:szCs w:val="26"/>
            <w:rPrChange w:id="2960" w:author="Tuan NV" w:date="2026-04-16T22:33:00Z" w16du:dateUtc="2026-04-16T15:33:00Z">
              <w:rPr>
                <w:b/>
                <w:bCs/>
              </w:rPr>
            </w:rPrChange>
          </w:rPr>
          <w:t>Về mặt kỹ thuật:</w:t>
        </w:r>
        <w:r w:rsidRPr="001F04C9">
          <w:rPr>
            <w:sz w:val="26"/>
            <w:szCs w:val="26"/>
            <w:rPrChange w:id="2961" w:author="Tuan NV" w:date="2026-04-16T22:33:00Z" w16du:dateUtc="2026-04-16T15:33:00Z">
              <w:rPr/>
            </w:rPrChange>
          </w:rPr>
          <w:t xml:space="preserve"> Triển khai thành công cơ sở dữ liệu trên hệ quản trị SQL Server. Xây dựng được bộ thư viện truy vấn đa dạng, từ các câu lệnh truy vấn cơ bản đến các câu lệnh phức tạp (JOIN, GROUP BY, HAVING, truy vấn con), cho phép trích xuất các báo cáo quan trọng về doanh thu, tồn kho và hiệu suất cung ứng.</w:t>
        </w:r>
      </w:ins>
    </w:p>
    <w:p w14:paraId="45111289" w14:textId="4BB84151" w:rsidR="001F04C9" w:rsidRPr="001F04C9" w:rsidRDefault="001F04C9">
      <w:pPr>
        <w:pStyle w:val="ListParagraph"/>
        <w:numPr>
          <w:ilvl w:val="0"/>
          <w:numId w:val="59"/>
        </w:numPr>
        <w:spacing w:line="312" w:lineRule="auto"/>
        <w:rPr>
          <w:ins w:id="2962" w:author="Tuan NV" w:date="2026-04-16T22:28:00Z"/>
          <w:sz w:val="26"/>
          <w:szCs w:val="26"/>
          <w:rPrChange w:id="2963" w:author="Tuan NV" w:date="2026-04-16T22:33:00Z" w16du:dateUtc="2026-04-16T15:33:00Z">
            <w:rPr>
              <w:ins w:id="2964" w:author="Tuan NV" w:date="2026-04-16T22:28:00Z"/>
            </w:rPr>
          </w:rPrChange>
        </w:rPr>
        <w:pPrChange w:id="2965" w:author="Tuan NV" w:date="2026-04-16T22:55:00Z" w16du:dateUtc="2026-04-16T15:55:00Z">
          <w:pPr/>
        </w:pPrChange>
      </w:pPr>
      <w:ins w:id="2966" w:author="Tuan NV" w:date="2026-04-16T22:28:00Z">
        <w:r w:rsidRPr="001F04C9">
          <w:rPr>
            <w:sz w:val="26"/>
            <w:szCs w:val="26"/>
            <w:rPrChange w:id="2967" w:author="Tuan NV" w:date="2026-04-16T22:33:00Z" w16du:dateUtc="2026-04-16T15:33:00Z">
              <w:rPr/>
            </w:rPrChange>
          </w:rPr>
          <w:t>Hướng phát triển:</w:t>
        </w:r>
      </w:ins>
    </w:p>
    <w:p w14:paraId="3B00E7A3" w14:textId="77777777" w:rsidR="001F04C9" w:rsidRPr="001F04C9" w:rsidRDefault="001F04C9">
      <w:pPr>
        <w:numPr>
          <w:ilvl w:val="0"/>
          <w:numId w:val="61"/>
        </w:numPr>
        <w:spacing w:line="312" w:lineRule="auto"/>
        <w:ind w:hanging="153"/>
        <w:rPr>
          <w:ins w:id="2968" w:author="Tuan NV" w:date="2026-04-16T22:28:00Z"/>
          <w:sz w:val="26"/>
          <w:szCs w:val="26"/>
          <w:rPrChange w:id="2969" w:author="Tuan NV" w:date="2026-04-16T22:33:00Z" w16du:dateUtc="2026-04-16T15:33:00Z">
            <w:rPr>
              <w:ins w:id="2970" w:author="Tuan NV" w:date="2026-04-16T22:28:00Z"/>
            </w:rPr>
          </w:rPrChange>
        </w:rPr>
        <w:pPrChange w:id="2971" w:author="Tuan NV" w:date="2026-04-16T22:55:00Z" w16du:dateUtc="2026-04-16T15:55:00Z">
          <w:pPr>
            <w:numPr>
              <w:numId w:val="61"/>
            </w:numPr>
            <w:tabs>
              <w:tab w:val="num" w:pos="720"/>
            </w:tabs>
            <w:ind w:left="720" w:hanging="360"/>
          </w:pPr>
        </w:pPrChange>
      </w:pPr>
      <w:ins w:id="2972" w:author="Tuan NV" w:date="2026-04-16T22:28:00Z">
        <w:r w:rsidRPr="001F04C9">
          <w:rPr>
            <w:sz w:val="26"/>
            <w:szCs w:val="26"/>
            <w:rPrChange w:id="2973" w:author="Tuan NV" w:date="2026-04-16T22:33:00Z" w16du:dateUtc="2026-04-16T15:33:00Z">
              <w:rPr/>
            </w:rPrChange>
          </w:rPr>
          <w:t>Nghiên cứu tích hợp thêm các module về quản lý vận tải (Logistics) và tối ưu hóa lộ trình giao hàng.</w:t>
        </w:r>
      </w:ins>
    </w:p>
    <w:p w14:paraId="2CC33833" w14:textId="77777777" w:rsidR="001F04C9" w:rsidRPr="001F04C9" w:rsidRDefault="001F04C9">
      <w:pPr>
        <w:numPr>
          <w:ilvl w:val="0"/>
          <w:numId w:val="61"/>
        </w:numPr>
        <w:spacing w:line="312" w:lineRule="auto"/>
        <w:ind w:hanging="153"/>
        <w:rPr>
          <w:ins w:id="2974" w:author="Tuan NV" w:date="2026-04-16T22:28:00Z"/>
          <w:sz w:val="26"/>
          <w:szCs w:val="26"/>
          <w:rPrChange w:id="2975" w:author="Tuan NV" w:date="2026-04-16T22:33:00Z" w16du:dateUtc="2026-04-16T15:33:00Z">
            <w:rPr>
              <w:ins w:id="2976" w:author="Tuan NV" w:date="2026-04-16T22:28:00Z"/>
            </w:rPr>
          </w:rPrChange>
        </w:rPr>
        <w:pPrChange w:id="2977" w:author="Tuan NV" w:date="2026-04-16T22:55:00Z" w16du:dateUtc="2026-04-16T15:55:00Z">
          <w:pPr>
            <w:numPr>
              <w:numId w:val="61"/>
            </w:numPr>
            <w:tabs>
              <w:tab w:val="num" w:pos="720"/>
            </w:tabs>
            <w:ind w:left="720" w:hanging="360"/>
          </w:pPr>
        </w:pPrChange>
      </w:pPr>
      <w:ins w:id="2978" w:author="Tuan NV" w:date="2026-04-16T22:28:00Z">
        <w:r w:rsidRPr="001F04C9">
          <w:rPr>
            <w:sz w:val="26"/>
            <w:szCs w:val="26"/>
            <w:rPrChange w:id="2979" w:author="Tuan NV" w:date="2026-04-16T22:33:00Z" w16du:dateUtc="2026-04-16T15:33:00Z">
              <w:rPr/>
            </w:rPrChange>
          </w:rPr>
          <w:t>Phát triển ứng dụng web hoặc phần mềm quản lý hoàn chỉnh kết nối với cơ sở dữ liệu này để tăng tính ứng dụng thực tiễn.</w:t>
        </w:r>
      </w:ins>
    </w:p>
    <w:p w14:paraId="584FCA27" w14:textId="77777777" w:rsidR="001F04C9" w:rsidRPr="001F04C9" w:rsidRDefault="001F04C9">
      <w:pPr>
        <w:numPr>
          <w:ilvl w:val="0"/>
          <w:numId w:val="61"/>
        </w:numPr>
        <w:spacing w:line="312" w:lineRule="auto"/>
        <w:ind w:hanging="153"/>
        <w:rPr>
          <w:ins w:id="2980" w:author="Tuan NV" w:date="2026-04-16T22:28:00Z"/>
          <w:sz w:val="26"/>
          <w:szCs w:val="26"/>
          <w:rPrChange w:id="2981" w:author="Tuan NV" w:date="2026-04-16T22:33:00Z" w16du:dateUtc="2026-04-16T15:33:00Z">
            <w:rPr>
              <w:ins w:id="2982" w:author="Tuan NV" w:date="2026-04-16T22:28:00Z"/>
            </w:rPr>
          </w:rPrChange>
        </w:rPr>
        <w:pPrChange w:id="2983" w:author="Tuan NV" w:date="2026-04-16T22:55:00Z" w16du:dateUtc="2026-04-16T15:55:00Z">
          <w:pPr>
            <w:numPr>
              <w:numId w:val="61"/>
            </w:numPr>
            <w:tabs>
              <w:tab w:val="num" w:pos="720"/>
            </w:tabs>
            <w:ind w:left="720" w:hanging="360"/>
          </w:pPr>
        </w:pPrChange>
      </w:pPr>
      <w:ins w:id="2984" w:author="Tuan NV" w:date="2026-04-16T22:28:00Z">
        <w:r w:rsidRPr="001F04C9">
          <w:rPr>
            <w:sz w:val="26"/>
            <w:szCs w:val="26"/>
            <w:rPrChange w:id="2985" w:author="Tuan NV" w:date="2026-04-16T22:33:00Z" w16du:dateUtc="2026-04-16T15:33:00Z">
              <w:rPr/>
            </w:rPrChange>
          </w:rPr>
          <w:t>Ứng dụng các thuật toán phân tích dữ liệu để hỗ trợ ra quyết định trong việc lựa chọn nhà cung cấp và quản lý mức tồn kho tối ưu.</w:t>
        </w:r>
      </w:ins>
    </w:p>
    <w:p w14:paraId="080B1AE7" w14:textId="0936D17E" w:rsidR="001F04C9" w:rsidRPr="001F04C9" w:rsidRDefault="001F04C9">
      <w:pPr>
        <w:spacing w:line="312" w:lineRule="auto"/>
        <w:rPr>
          <w:ins w:id="2986" w:author="Tuan NV" w:date="2026-04-16T22:28:00Z"/>
          <w:sz w:val="26"/>
          <w:szCs w:val="26"/>
          <w:lang w:val="vi-VN"/>
          <w:rPrChange w:id="2987" w:author="Tuan NV" w:date="2026-04-16T22:33:00Z" w16du:dateUtc="2026-04-16T15:33:00Z">
            <w:rPr>
              <w:ins w:id="2988" w:author="Tuan NV" w:date="2026-04-16T22:28:00Z"/>
            </w:rPr>
          </w:rPrChange>
        </w:rPr>
        <w:pPrChange w:id="2989" w:author="Tuan NV" w:date="2026-04-16T22:55:00Z" w16du:dateUtc="2026-04-16T15:55:00Z">
          <w:pPr/>
        </w:pPrChange>
      </w:pPr>
      <w:ins w:id="2990" w:author="Tuan NV" w:date="2026-04-16T22:28:00Z">
        <w:r w:rsidRPr="001F04C9">
          <w:rPr>
            <w:sz w:val="26"/>
            <w:szCs w:val="26"/>
            <w:rPrChange w:id="2991" w:author="Tuan NV" w:date="2026-04-16T22:33:00Z" w16du:dateUtc="2026-04-16T15:33:00Z">
              <w:rPr/>
            </w:rPrChange>
          </w:rPr>
          <w:t xml:space="preserve">Thông qua bài tập lớn này, nhóm xin chân thành cảm ơn thầy </w:t>
        </w:r>
        <w:r w:rsidRPr="001F04C9">
          <w:rPr>
            <w:b/>
            <w:bCs/>
            <w:sz w:val="26"/>
            <w:szCs w:val="26"/>
            <w:rPrChange w:id="2992" w:author="Tuan NV" w:date="2026-04-16T22:33:00Z" w16du:dateUtc="2026-04-16T15:33:00Z">
              <w:rPr>
                <w:b/>
                <w:bCs/>
              </w:rPr>
            </w:rPrChange>
          </w:rPr>
          <w:t>Lại Mạnh Dũng</w:t>
        </w:r>
        <w:r w:rsidRPr="001F04C9">
          <w:rPr>
            <w:sz w:val="26"/>
            <w:szCs w:val="26"/>
            <w:rPrChange w:id="2993" w:author="Tuan NV" w:date="2026-04-16T22:33:00Z" w16du:dateUtc="2026-04-16T15:33:00Z">
              <w:rPr/>
            </w:rPrChange>
          </w:rPr>
          <w:t xml:space="preserve"> đã tận tình hướng dẫn và chỉ bảo, giúp nhóm hoàn thiện tư duy về thiết kế và quản trị cơ sở dữ </w:t>
        </w:r>
      </w:ins>
      <w:ins w:id="2994" w:author="Tuan NV" w:date="2026-04-16T22:32:00Z" w16du:dateUtc="2026-04-16T15:32:00Z">
        <w:r w:rsidRPr="001F04C9">
          <w:rPr>
            <w:sz w:val="26"/>
            <w:szCs w:val="26"/>
            <w:rPrChange w:id="2995" w:author="Tuan NV" w:date="2026-04-16T22:33:00Z" w16du:dateUtc="2026-04-16T15:33:00Z">
              <w:rPr/>
            </w:rPrChange>
          </w:rPr>
          <w:t>liệu</w:t>
        </w:r>
        <w:r w:rsidRPr="001F04C9">
          <w:rPr>
            <w:sz w:val="26"/>
            <w:szCs w:val="26"/>
            <w:lang w:val="vi-VN"/>
            <w:rPrChange w:id="2996" w:author="Tuan NV" w:date="2026-04-16T22:33:00Z" w16du:dateUtc="2026-04-16T15:33:00Z">
              <w:rPr>
                <w:lang w:val="vi-VN"/>
              </w:rPr>
            </w:rPrChange>
          </w:rPr>
          <w:t>.</w:t>
        </w:r>
      </w:ins>
    </w:p>
    <w:p w14:paraId="236558A4" w14:textId="77777777" w:rsidR="00CD5C90" w:rsidRPr="001F04C9" w:rsidRDefault="00CD5C90" w:rsidP="00CD5C90">
      <w:pPr>
        <w:rPr>
          <w:sz w:val="26"/>
          <w:szCs w:val="26"/>
          <w:lang w:val="vi-VN"/>
          <w:rPrChange w:id="2997" w:author="Tuan NV" w:date="2026-04-16T22:33:00Z" w16du:dateUtc="2026-04-16T15:33:00Z">
            <w:rPr>
              <w:lang w:val="vi-VN"/>
            </w:rPr>
          </w:rPrChange>
        </w:rPr>
      </w:pPr>
    </w:p>
    <w:p w14:paraId="45E15FEB" w14:textId="77777777" w:rsidR="00CD5C90" w:rsidRPr="001F04C9" w:rsidRDefault="00CD5C90" w:rsidP="00CD5C90">
      <w:pPr>
        <w:rPr>
          <w:sz w:val="26"/>
          <w:szCs w:val="26"/>
          <w:lang w:val="vi-VN"/>
          <w:rPrChange w:id="2998" w:author="Tuan NV" w:date="2026-04-16T22:33:00Z" w16du:dateUtc="2026-04-16T15:33:00Z">
            <w:rPr>
              <w:lang w:val="vi-VN"/>
            </w:rPr>
          </w:rPrChange>
        </w:rPr>
      </w:pPr>
    </w:p>
    <w:p w14:paraId="42FF0393" w14:textId="77777777" w:rsidR="00CD5C90" w:rsidRPr="001F04C9" w:rsidRDefault="00CD5C90" w:rsidP="00CD5C90">
      <w:pPr>
        <w:rPr>
          <w:sz w:val="26"/>
          <w:szCs w:val="26"/>
          <w:lang w:val="vi-VN"/>
          <w:rPrChange w:id="2999" w:author="Tuan NV" w:date="2026-04-16T22:33:00Z" w16du:dateUtc="2026-04-16T15:33:00Z">
            <w:rPr>
              <w:lang w:val="vi-VN"/>
            </w:rPr>
          </w:rPrChange>
        </w:rPr>
      </w:pPr>
    </w:p>
    <w:p w14:paraId="3E2B5021" w14:textId="77777777" w:rsidR="00CD5C90" w:rsidRPr="001F04C9" w:rsidDel="00E07F26" w:rsidRDefault="00CD5C90" w:rsidP="00CD5C90">
      <w:pPr>
        <w:rPr>
          <w:del w:id="3000" w:author="Tuan NV" w:date="2026-04-16T23:46:00Z" w16du:dateUtc="2026-04-16T16:46:00Z"/>
          <w:sz w:val="26"/>
          <w:szCs w:val="26"/>
          <w:lang w:val="vi-VN"/>
          <w:rPrChange w:id="3001" w:author="Tuan NV" w:date="2026-04-16T22:33:00Z" w16du:dateUtc="2026-04-16T15:33:00Z">
            <w:rPr>
              <w:del w:id="3002" w:author="Tuan NV" w:date="2026-04-16T23:46:00Z" w16du:dateUtc="2026-04-16T16:46:00Z"/>
              <w:lang w:val="vi-VN"/>
            </w:rPr>
          </w:rPrChange>
        </w:rPr>
      </w:pPr>
    </w:p>
    <w:p w14:paraId="0FF0D904" w14:textId="77777777" w:rsidR="00CD5C90" w:rsidRPr="001F04C9" w:rsidDel="00E07F26" w:rsidRDefault="00CD5C90" w:rsidP="00CD5C90">
      <w:pPr>
        <w:rPr>
          <w:del w:id="3003" w:author="Tuan NV" w:date="2026-04-16T23:46:00Z" w16du:dateUtc="2026-04-16T16:46:00Z"/>
          <w:sz w:val="26"/>
          <w:szCs w:val="26"/>
          <w:lang w:val="vi-VN"/>
          <w:rPrChange w:id="3004" w:author="Tuan NV" w:date="2026-04-16T22:33:00Z" w16du:dateUtc="2026-04-16T15:33:00Z">
            <w:rPr>
              <w:del w:id="3005" w:author="Tuan NV" w:date="2026-04-16T23:46:00Z" w16du:dateUtc="2026-04-16T16:46:00Z"/>
              <w:lang w:val="vi-VN"/>
            </w:rPr>
          </w:rPrChange>
        </w:rPr>
      </w:pPr>
    </w:p>
    <w:p w14:paraId="2642DA9D" w14:textId="77777777" w:rsidR="00CD5C90" w:rsidRPr="001F04C9" w:rsidDel="00E07F26" w:rsidRDefault="00CD5C90" w:rsidP="00CD5C90">
      <w:pPr>
        <w:rPr>
          <w:del w:id="3006" w:author="Tuan NV" w:date="2026-04-16T23:46:00Z" w16du:dateUtc="2026-04-16T16:46:00Z"/>
          <w:sz w:val="26"/>
          <w:szCs w:val="26"/>
          <w:lang w:val="vi-VN"/>
          <w:rPrChange w:id="3007" w:author="Tuan NV" w:date="2026-04-16T22:33:00Z" w16du:dateUtc="2026-04-16T15:33:00Z">
            <w:rPr>
              <w:del w:id="3008" w:author="Tuan NV" w:date="2026-04-16T23:46:00Z" w16du:dateUtc="2026-04-16T16:46:00Z"/>
              <w:lang w:val="vi-VN"/>
            </w:rPr>
          </w:rPrChange>
        </w:rPr>
      </w:pPr>
    </w:p>
    <w:p w14:paraId="66FDC519" w14:textId="77777777" w:rsidR="00CD5C90" w:rsidRPr="001F04C9" w:rsidRDefault="00CD5C90" w:rsidP="00CD5C90">
      <w:pPr>
        <w:rPr>
          <w:sz w:val="26"/>
          <w:szCs w:val="26"/>
          <w:lang w:val="vi-VN"/>
          <w:rPrChange w:id="3009" w:author="Tuan NV" w:date="2026-04-16T22:33:00Z" w16du:dateUtc="2026-04-16T15:33:00Z">
            <w:rPr>
              <w:lang w:val="vi-VN"/>
            </w:rPr>
          </w:rPrChange>
        </w:rPr>
      </w:pPr>
    </w:p>
    <w:p w14:paraId="1F09D443" w14:textId="77777777" w:rsidR="00CD5C90" w:rsidRPr="001F04C9" w:rsidDel="00BC7F90" w:rsidRDefault="00CD5C90" w:rsidP="00CD5C90">
      <w:pPr>
        <w:rPr>
          <w:del w:id="3010" w:author="Tuan NV" w:date="2026-04-16T22:47:00Z" w16du:dateUtc="2026-04-16T15:47:00Z"/>
          <w:sz w:val="26"/>
          <w:szCs w:val="26"/>
          <w:lang w:val="vi-VN"/>
          <w:rPrChange w:id="3011" w:author="Tuan NV" w:date="2026-04-16T22:33:00Z" w16du:dateUtc="2026-04-16T15:33:00Z">
            <w:rPr>
              <w:del w:id="3012" w:author="Tuan NV" w:date="2026-04-16T22:47:00Z" w16du:dateUtc="2026-04-16T15:47:00Z"/>
              <w:lang w:val="vi-VN"/>
            </w:rPr>
          </w:rPrChange>
        </w:rPr>
      </w:pPr>
    </w:p>
    <w:p w14:paraId="22C8D1C9" w14:textId="77777777" w:rsidR="00CD5C90" w:rsidRPr="001F04C9" w:rsidDel="00BC7F90" w:rsidRDefault="00CD5C90" w:rsidP="00CD5C90">
      <w:pPr>
        <w:rPr>
          <w:del w:id="3013" w:author="Tuan NV" w:date="2026-04-16T22:47:00Z" w16du:dateUtc="2026-04-16T15:47:00Z"/>
          <w:sz w:val="26"/>
          <w:szCs w:val="26"/>
          <w:lang w:val="vi-VN"/>
          <w:rPrChange w:id="3014" w:author="Tuan NV" w:date="2026-04-16T22:33:00Z" w16du:dateUtc="2026-04-16T15:33:00Z">
            <w:rPr>
              <w:del w:id="3015" w:author="Tuan NV" w:date="2026-04-16T22:47:00Z" w16du:dateUtc="2026-04-16T15:47:00Z"/>
              <w:lang w:val="vi-VN"/>
            </w:rPr>
          </w:rPrChange>
        </w:rPr>
      </w:pPr>
    </w:p>
    <w:p w14:paraId="5668B615" w14:textId="77777777" w:rsidR="00CD5C90" w:rsidRPr="001F04C9" w:rsidDel="00BC7F90" w:rsidRDefault="00CD5C90" w:rsidP="00CD5C90">
      <w:pPr>
        <w:rPr>
          <w:del w:id="3016" w:author="Tuan NV" w:date="2026-04-16T22:47:00Z" w16du:dateUtc="2026-04-16T15:47:00Z"/>
          <w:sz w:val="26"/>
          <w:szCs w:val="26"/>
          <w:lang w:val="vi-VN"/>
          <w:rPrChange w:id="3017" w:author="Tuan NV" w:date="2026-04-16T22:33:00Z" w16du:dateUtc="2026-04-16T15:33:00Z">
            <w:rPr>
              <w:del w:id="3018" w:author="Tuan NV" w:date="2026-04-16T22:47:00Z" w16du:dateUtc="2026-04-16T15:47:00Z"/>
              <w:lang w:val="vi-VN"/>
            </w:rPr>
          </w:rPrChange>
        </w:rPr>
      </w:pPr>
    </w:p>
    <w:p w14:paraId="42AD7BA0" w14:textId="77777777" w:rsidR="00CD5C90" w:rsidRPr="001F04C9" w:rsidDel="00BC7F90" w:rsidRDefault="00CD5C90" w:rsidP="00CD5C90">
      <w:pPr>
        <w:rPr>
          <w:del w:id="3019" w:author="Tuan NV" w:date="2026-04-16T22:47:00Z" w16du:dateUtc="2026-04-16T15:47:00Z"/>
          <w:sz w:val="26"/>
          <w:szCs w:val="26"/>
          <w:lang w:val="vi-VN"/>
          <w:rPrChange w:id="3020" w:author="Tuan NV" w:date="2026-04-16T22:33:00Z" w16du:dateUtc="2026-04-16T15:33:00Z">
            <w:rPr>
              <w:del w:id="3021" w:author="Tuan NV" w:date="2026-04-16T22:47:00Z" w16du:dateUtc="2026-04-16T15:47:00Z"/>
              <w:lang w:val="vi-VN"/>
            </w:rPr>
          </w:rPrChange>
        </w:rPr>
      </w:pPr>
    </w:p>
    <w:p w14:paraId="211A18B7" w14:textId="77777777" w:rsidR="00CD5C90" w:rsidRPr="001F04C9" w:rsidDel="00BC7F90" w:rsidRDefault="00CD5C90" w:rsidP="00CD5C90">
      <w:pPr>
        <w:rPr>
          <w:del w:id="3022" w:author="Tuan NV" w:date="2026-04-16T22:47:00Z" w16du:dateUtc="2026-04-16T15:47:00Z"/>
          <w:sz w:val="26"/>
          <w:szCs w:val="26"/>
          <w:lang w:val="vi-VN"/>
          <w:rPrChange w:id="3023" w:author="Tuan NV" w:date="2026-04-16T22:33:00Z" w16du:dateUtc="2026-04-16T15:33:00Z">
            <w:rPr>
              <w:del w:id="3024" w:author="Tuan NV" w:date="2026-04-16T22:47:00Z" w16du:dateUtc="2026-04-16T15:47:00Z"/>
              <w:lang w:val="vi-VN"/>
            </w:rPr>
          </w:rPrChange>
        </w:rPr>
      </w:pPr>
    </w:p>
    <w:p w14:paraId="1ABB33D4" w14:textId="77777777" w:rsidR="00CD5C90" w:rsidRPr="001F04C9" w:rsidDel="00BC7F90" w:rsidRDefault="00CD5C90" w:rsidP="00CD5C90">
      <w:pPr>
        <w:rPr>
          <w:del w:id="3025" w:author="Tuan NV" w:date="2026-04-16T22:47:00Z" w16du:dateUtc="2026-04-16T15:47:00Z"/>
          <w:sz w:val="26"/>
          <w:szCs w:val="26"/>
          <w:lang w:val="vi-VN"/>
          <w:rPrChange w:id="3026" w:author="Tuan NV" w:date="2026-04-16T22:33:00Z" w16du:dateUtc="2026-04-16T15:33:00Z">
            <w:rPr>
              <w:del w:id="3027" w:author="Tuan NV" w:date="2026-04-16T22:47:00Z" w16du:dateUtc="2026-04-16T15:47:00Z"/>
              <w:lang w:val="vi-VN"/>
            </w:rPr>
          </w:rPrChange>
        </w:rPr>
      </w:pPr>
    </w:p>
    <w:p w14:paraId="541DD1E9" w14:textId="77777777" w:rsidR="00CD5C90" w:rsidRPr="001F04C9" w:rsidDel="00BC7F90" w:rsidRDefault="00CD5C90" w:rsidP="00CD5C90">
      <w:pPr>
        <w:rPr>
          <w:del w:id="3028" w:author="Tuan NV" w:date="2026-04-16T22:47:00Z" w16du:dateUtc="2026-04-16T15:47:00Z"/>
          <w:sz w:val="26"/>
          <w:szCs w:val="26"/>
          <w:lang w:val="vi-VN"/>
          <w:rPrChange w:id="3029" w:author="Tuan NV" w:date="2026-04-16T22:33:00Z" w16du:dateUtc="2026-04-16T15:33:00Z">
            <w:rPr>
              <w:del w:id="3030" w:author="Tuan NV" w:date="2026-04-16T22:47:00Z" w16du:dateUtc="2026-04-16T15:47:00Z"/>
              <w:lang w:val="vi-VN"/>
            </w:rPr>
          </w:rPrChange>
        </w:rPr>
      </w:pPr>
    </w:p>
    <w:p w14:paraId="10910076" w14:textId="77777777" w:rsidR="00CD5C90" w:rsidRPr="001F04C9" w:rsidDel="00BC7F90" w:rsidRDefault="00CD5C90" w:rsidP="00CD5C90">
      <w:pPr>
        <w:rPr>
          <w:del w:id="3031" w:author="Tuan NV" w:date="2026-04-16T22:47:00Z" w16du:dateUtc="2026-04-16T15:47:00Z"/>
          <w:sz w:val="26"/>
          <w:szCs w:val="26"/>
          <w:lang w:val="vi-VN"/>
          <w:rPrChange w:id="3032" w:author="Tuan NV" w:date="2026-04-16T22:33:00Z" w16du:dateUtc="2026-04-16T15:33:00Z">
            <w:rPr>
              <w:del w:id="3033" w:author="Tuan NV" w:date="2026-04-16T22:47:00Z" w16du:dateUtc="2026-04-16T15:47:00Z"/>
              <w:lang w:val="vi-VN"/>
            </w:rPr>
          </w:rPrChange>
        </w:rPr>
      </w:pPr>
    </w:p>
    <w:p w14:paraId="087CC524" w14:textId="77777777" w:rsidR="00CD5C90" w:rsidRPr="001F04C9" w:rsidDel="00BC7F90" w:rsidRDefault="00CD5C90" w:rsidP="00CD5C90">
      <w:pPr>
        <w:rPr>
          <w:del w:id="3034" w:author="Tuan NV" w:date="2026-04-16T22:47:00Z" w16du:dateUtc="2026-04-16T15:47:00Z"/>
          <w:sz w:val="26"/>
          <w:szCs w:val="26"/>
          <w:lang w:val="vi-VN"/>
          <w:rPrChange w:id="3035" w:author="Tuan NV" w:date="2026-04-16T22:33:00Z" w16du:dateUtc="2026-04-16T15:33:00Z">
            <w:rPr>
              <w:del w:id="3036" w:author="Tuan NV" w:date="2026-04-16T22:47:00Z" w16du:dateUtc="2026-04-16T15:47:00Z"/>
              <w:lang w:val="vi-VN"/>
            </w:rPr>
          </w:rPrChange>
        </w:rPr>
      </w:pPr>
    </w:p>
    <w:p w14:paraId="64616A99" w14:textId="77777777" w:rsidR="00CD5C90" w:rsidRPr="001F04C9" w:rsidDel="00BC7F90" w:rsidRDefault="00CD5C90" w:rsidP="00CD5C90">
      <w:pPr>
        <w:rPr>
          <w:del w:id="3037" w:author="Tuan NV" w:date="2026-04-16T22:47:00Z" w16du:dateUtc="2026-04-16T15:47:00Z"/>
          <w:sz w:val="26"/>
          <w:szCs w:val="26"/>
          <w:lang w:val="vi-VN"/>
          <w:rPrChange w:id="3038" w:author="Tuan NV" w:date="2026-04-16T22:33:00Z" w16du:dateUtc="2026-04-16T15:33:00Z">
            <w:rPr>
              <w:del w:id="3039" w:author="Tuan NV" w:date="2026-04-16T22:47:00Z" w16du:dateUtc="2026-04-16T15:47:00Z"/>
              <w:lang w:val="vi-VN"/>
            </w:rPr>
          </w:rPrChange>
        </w:rPr>
      </w:pPr>
    </w:p>
    <w:p w14:paraId="1C301A32" w14:textId="77777777" w:rsidR="00CD5C90" w:rsidRPr="001F04C9" w:rsidDel="00BC7F90" w:rsidRDefault="00CD5C90" w:rsidP="00CD5C90">
      <w:pPr>
        <w:rPr>
          <w:del w:id="3040" w:author="Tuan NV" w:date="2026-04-16T22:47:00Z" w16du:dateUtc="2026-04-16T15:47:00Z"/>
          <w:sz w:val="26"/>
          <w:szCs w:val="26"/>
          <w:lang w:val="vi-VN"/>
          <w:rPrChange w:id="3041" w:author="Tuan NV" w:date="2026-04-16T22:33:00Z" w16du:dateUtc="2026-04-16T15:33:00Z">
            <w:rPr>
              <w:del w:id="3042" w:author="Tuan NV" w:date="2026-04-16T22:47:00Z" w16du:dateUtc="2026-04-16T15:47:00Z"/>
              <w:lang w:val="vi-VN"/>
            </w:rPr>
          </w:rPrChange>
        </w:rPr>
      </w:pPr>
    </w:p>
    <w:p w14:paraId="7F9FEF3E" w14:textId="77777777" w:rsidR="00CD5C90" w:rsidRPr="001F04C9" w:rsidDel="00BC7F90" w:rsidRDefault="00CD5C90" w:rsidP="00CD5C90">
      <w:pPr>
        <w:rPr>
          <w:del w:id="3043" w:author="Tuan NV" w:date="2026-04-16T22:47:00Z" w16du:dateUtc="2026-04-16T15:47:00Z"/>
          <w:sz w:val="26"/>
          <w:szCs w:val="26"/>
          <w:lang w:val="vi-VN"/>
          <w:rPrChange w:id="3044" w:author="Tuan NV" w:date="2026-04-16T22:33:00Z" w16du:dateUtc="2026-04-16T15:33:00Z">
            <w:rPr>
              <w:del w:id="3045" w:author="Tuan NV" w:date="2026-04-16T22:47:00Z" w16du:dateUtc="2026-04-16T15:47:00Z"/>
              <w:lang w:val="vi-VN"/>
            </w:rPr>
          </w:rPrChange>
        </w:rPr>
      </w:pPr>
    </w:p>
    <w:p w14:paraId="5804542E" w14:textId="77777777" w:rsidR="00CD5C90" w:rsidRPr="001F04C9" w:rsidDel="00BC7F90" w:rsidRDefault="00CD5C90" w:rsidP="00CD5C90">
      <w:pPr>
        <w:rPr>
          <w:del w:id="3046" w:author="Tuan NV" w:date="2026-04-16T22:47:00Z" w16du:dateUtc="2026-04-16T15:47:00Z"/>
          <w:sz w:val="26"/>
          <w:szCs w:val="26"/>
          <w:lang w:val="vi-VN"/>
          <w:rPrChange w:id="3047" w:author="Tuan NV" w:date="2026-04-16T22:33:00Z" w16du:dateUtc="2026-04-16T15:33:00Z">
            <w:rPr>
              <w:del w:id="3048" w:author="Tuan NV" w:date="2026-04-16T22:47:00Z" w16du:dateUtc="2026-04-16T15:47:00Z"/>
              <w:lang w:val="vi-VN"/>
            </w:rPr>
          </w:rPrChange>
        </w:rPr>
      </w:pPr>
    </w:p>
    <w:p w14:paraId="5CAEE192" w14:textId="77777777" w:rsidR="00CD5C90" w:rsidRPr="001F04C9" w:rsidDel="00BC7F90" w:rsidRDefault="00CD5C90" w:rsidP="00CD5C90">
      <w:pPr>
        <w:rPr>
          <w:del w:id="3049" w:author="Tuan NV" w:date="2026-04-16T22:47:00Z" w16du:dateUtc="2026-04-16T15:47:00Z"/>
          <w:sz w:val="26"/>
          <w:szCs w:val="26"/>
          <w:lang w:val="vi-VN"/>
          <w:rPrChange w:id="3050" w:author="Tuan NV" w:date="2026-04-16T22:33:00Z" w16du:dateUtc="2026-04-16T15:33:00Z">
            <w:rPr>
              <w:del w:id="3051" w:author="Tuan NV" w:date="2026-04-16T22:47:00Z" w16du:dateUtc="2026-04-16T15:47:00Z"/>
              <w:lang w:val="vi-VN"/>
            </w:rPr>
          </w:rPrChange>
        </w:rPr>
      </w:pPr>
    </w:p>
    <w:p w14:paraId="5ED6A447" w14:textId="77777777" w:rsidR="00CD5C90" w:rsidRPr="001F04C9" w:rsidDel="00BC7F90" w:rsidRDefault="00CD5C90" w:rsidP="00CD5C90">
      <w:pPr>
        <w:rPr>
          <w:del w:id="3052" w:author="Tuan NV" w:date="2026-04-16T22:47:00Z" w16du:dateUtc="2026-04-16T15:47:00Z"/>
          <w:sz w:val="26"/>
          <w:szCs w:val="26"/>
          <w:lang w:val="vi-VN"/>
          <w:rPrChange w:id="3053" w:author="Tuan NV" w:date="2026-04-16T22:33:00Z" w16du:dateUtc="2026-04-16T15:33:00Z">
            <w:rPr>
              <w:del w:id="3054" w:author="Tuan NV" w:date="2026-04-16T22:47:00Z" w16du:dateUtc="2026-04-16T15:47:00Z"/>
              <w:lang w:val="vi-VN"/>
            </w:rPr>
          </w:rPrChange>
        </w:rPr>
      </w:pPr>
    </w:p>
    <w:p w14:paraId="3DE6AB33" w14:textId="77777777" w:rsidR="00CD5C90" w:rsidRPr="001F04C9" w:rsidDel="00BC7F90" w:rsidRDefault="00CD5C90" w:rsidP="00CD5C90">
      <w:pPr>
        <w:rPr>
          <w:del w:id="3055" w:author="Tuan NV" w:date="2026-04-16T22:47:00Z" w16du:dateUtc="2026-04-16T15:47:00Z"/>
          <w:sz w:val="26"/>
          <w:szCs w:val="26"/>
          <w:lang w:val="vi-VN"/>
          <w:rPrChange w:id="3056" w:author="Tuan NV" w:date="2026-04-16T22:33:00Z" w16du:dateUtc="2026-04-16T15:33:00Z">
            <w:rPr>
              <w:del w:id="3057" w:author="Tuan NV" w:date="2026-04-16T22:47:00Z" w16du:dateUtc="2026-04-16T15:47:00Z"/>
              <w:lang w:val="vi-VN"/>
            </w:rPr>
          </w:rPrChange>
        </w:rPr>
      </w:pPr>
    </w:p>
    <w:p w14:paraId="74FB4F14" w14:textId="77777777" w:rsidR="00CD5C90" w:rsidRPr="001F04C9" w:rsidDel="00BC7F90" w:rsidRDefault="00CD5C90" w:rsidP="00CD5C90">
      <w:pPr>
        <w:rPr>
          <w:del w:id="3058" w:author="Tuan NV" w:date="2026-04-16T22:47:00Z" w16du:dateUtc="2026-04-16T15:47:00Z"/>
          <w:sz w:val="26"/>
          <w:szCs w:val="26"/>
          <w:lang w:val="vi-VN"/>
          <w:rPrChange w:id="3059" w:author="Tuan NV" w:date="2026-04-16T22:33:00Z" w16du:dateUtc="2026-04-16T15:33:00Z">
            <w:rPr>
              <w:del w:id="3060" w:author="Tuan NV" w:date="2026-04-16T22:47:00Z" w16du:dateUtc="2026-04-16T15:47:00Z"/>
              <w:lang w:val="vi-VN"/>
            </w:rPr>
          </w:rPrChange>
        </w:rPr>
      </w:pPr>
    </w:p>
    <w:p w14:paraId="24246F11" w14:textId="77777777" w:rsidR="00CD5C90" w:rsidRPr="001F04C9" w:rsidDel="00BC7F90" w:rsidRDefault="00CD5C90" w:rsidP="00CD5C90">
      <w:pPr>
        <w:rPr>
          <w:del w:id="3061" w:author="Tuan NV" w:date="2026-04-16T22:47:00Z" w16du:dateUtc="2026-04-16T15:47:00Z"/>
          <w:sz w:val="26"/>
          <w:szCs w:val="26"/>
          <w:lang w:val="vi-VN"/>
          <w:rPrChange w:id="3062" w:author="Tuan NV" w:date="2026-04-16T22:33:00Z" w16du:dateUtc="2026-04-16T15:33:00Z">
            <w:rPr>
              <w:del w:id="3063" w:author="Tuan NV" w:date="2026-04-16T22:47:00Z" w16du:dateUtc="2026-04-16T15:47:00Z"/>
              <w:lang w:val="vi-VN"/>
            </w:rPr>
          </w:rPrChange>
        </w:rPr>
      </w:pPr>
    </w:p>
    <w:p w14:paraId="4C49EED0" w14:textId="77777777" w:rsidR="00CD5C90" w:rsidRPr="001F04C9" w:rsidDel="00BC7F90" w:rsidRDefault="00CD5C90" w:rsidP="00CD5C90">
      <w:pPr>
        <w:rPr>
          <w:del w:id="3064" w:author="Tuan NV" w:date="2026-04-16T22:47:00Z" w16du:dateUtc="2026-04-16T15:47:00Z"/>
          <w:sz w:val="26"/>
          <w:szCs w:val="26"/>
          <w:lang w:val="vi-VN"/>
          <w:rPrChange w:id="3065" w:author="Tuan NV" w:date="2026-04-16T22:33:00Z" w16du:dateUtc="2026-04-16T15:33:00Z">
            <w:rPr>
              <w:del w:id="3066" w:author="Tuan NV" w:date="2026-04-16T22:47:00Z" w16du:dateUtc="2026-04-16T15:47:00Z"/>
              <w:lang w:val="vi-VN"/>
            </w:rPr>
          </w:rPrChange>
        </w:rPr>
      </w:pPr>
    </w:p>
    <w:p w14:paraId="11BCB402" w14:textId="77777777" w:rsidR="00CD5C90" w:rsidRPr="001F04C9" w:rsidDel="00BC7F90" w:rsidRDefault="00CD5C90" w:rsidP="00CD5C90">
      <w:pPr>
        <w:rPr>
          <w:del w:id="3067" w:author="Tuan NV" w:date="2026-04-16T22:47:00Z" w16du:dateUtc="2026-04-16T15:47:00Z"/>
          <w:sz w:val="26"/>
          <w:szCs w:val="26"/>
          <w:lang w:val="vi-VN"/>
          <w:rPrChange w:id="3068" w:author="Tuan NV" w:date="2026-04-16T22:33:00Z" w16du:dateUtc="2026-04-16T15:33:00Z">
            <w:rPr>
              <w:del w:id="3069" w:author="Tuan NV" w:date="2026-04-16T22:47:00Z" w16du:dateUtc="2026-04-16T15:47:00Z"/>
              <w:lang w:val="vi-VN"/>
            </w:rPr>
          </w:rPrChange>
        </w:rPr>
      </w:pPr>
    </w:p>
    <w:p w14:paraId="68E18ACE" w14:textId="77777777" w:rsidR="00907443" w:rsidRPr="001F04C9" w:rsidDel="00BC7F90" w:rsidRDefault="00907443" w:rsidP="00CD5C90">
      <w:pPr>
        <w:rPr>
          <w:del w:id="3070" w:author="Tuan NV" w:date="2026-04-16T22:47:00Z" w16du:dateUtc="2026-04-16T15:47:00Z"/>
          <w:sz w:val="26"/>
          <w:szCs w:val="26"/>
          <w:lang w:val="vi-VN"/>
          <w:rPrChange w:id="3071" w:author="Tuan NV" w:date="2026-04-16T22:33:00Z" w16du:dateUtc="2026-04-16T15:33:00Z">
            <w:rPr>
              <w:del w:id="3072" w:author="Tuan NV" w:date="2026-04-16T22:47:00Z" w16du:dateUtc="2026-04-16T15:47:00Z"/>
              <w:lang w:val="vi-VN"/>
            </w:rPr>
          </w:rPrChange>
        </w:rPr>
      </w:pPr>
    </w:p>
    <w:p w14:paraId="4EF2EF99" w14:textId="77777777" w:rsidR="00907443" w:rsidRPr="001F04C9" w:rsidDel="00BC7F90" w:rsidRDefault="00907443" w:rsidP="00CD5C90">
      <w:pPr>
        <w:rPr>
          <w:del w:id="3073" w:author="Tuan NV" w:date="2026-04-16T22:47:00Z" w16du:dateUtc="2026-04-16T15:47:00Z"/>
          <w:sz w:val="26"/>
          <w:szCs w:val="26"/>
          <w:lang w:val="vi-VN"/>
          <w:rPrChange w:id="3074" w:author="Tuan NV" w:date="2026-04-16T22:33:00Z" w16du:dateUtc="2026-04-16T15:33:00Z">
            <w:rPr>
              <w:del w:id="3075" w:author="Tuan NV" w:date="2026-04-16T22:47:00Z" w16du:dateUtc="2026-04-16T15:47:00Z"/>
              <w:lang w:val="vi-VN"/>
            </w:rPr>
          </w:rPrChange>
        </w:rPr>
      </w:pPr>
    </w:p>
    <w:p w14:paraId="6F32EEC4" w14:textId="77777777" w:rsidR="00907443" w:rsidRPr="001F04C9" w:rsidDel="00BC7F90" w:rsidRDefault="00907443" w:rsidP="00CD5C90">
      <w:pPr>
        <w:rPr>
          <w:del w:id="3076" w:author="Tuan NV" w:date="2026-04-16T22:47:00Z" w16du:dateUtc="2026-04-16T15:47:00Z"/>
          <w:sz w:val="26"/>
          <w:szCs w:val="26"/>
          <w:lang w:val="vi-VN"/>
          <w:rPrChange w:id="3077" w:author="Tuan NV" w:date="2026-04-16T22:33:00Z" w16du:dateUtc="2026-04-16T15:33:00Z">
            <w:rPr>
              <w:del w:id="3078" w:author="Tuan NV" w:date="2026-04-16T22:47:00Z" w16du:dateUtc="2026-04-16T15:47:00Z"/>
              <w:lang w:val="vi-VN"/>
            </w:rPr>
          </w:rPrChange>
        </w:rPr>
      </w:pPr>
    </w:p>
    <w:p w14:paraId="3BB8A646" w14:textId="77777777" w:rsidR="00907443" w:rsidRPr="001F04C9" w:rsidDel="00BC7F90" w:rsidRDefault="00907443" w:rsidP="00CD5C90">
      <w:pPr>
        <w:rPr>
          <w:del w:id="3079" w:author="Tuan NV" w:date="2026-04-16T22:47:00Z" w16du:dateUtc="2026-04-16T15:47:00Z"/>
          <w:sz w:val="26"/>
          <w:szCs w:val="26"/>
          <w:lang w:val="vi-VN"/>
          <w:rPrChange w:id="3080" w:author="Tuan NV" w:date="2026-04-16T22:33:00Z" w16du:dateUtc="2026-04-16T15:33:00Z">
            <w:rPr>
              <w:del w:id="3081" w:author="Tuan NV" w:date="2026-04-16T22:47:00Z" w16du:dateUtc="2026-04-16T15:47:00Z"/>
              <w:lang w:val="vi-VN"/>
            </w:rPr>
          </w:rPrChange>
        </w:rPr>
      </w:pPr>
    </w:p>
    <w:p w14:paraId="794F01E2" w14:textId="4070A153" w:rsidR="00907443" w:rsidRPr="001F04C9" w:rsidDel="00BC7F90" w:rsidRDefault="00907443" w:rsidP="00CD5C90">
      <w:pPr>
        <w:rPr>
          <w:del w:id="3082" w:author="Tuan NV" w:date="2026-04-16T22:47:00Z" w16du:dateUtc="2026-04-16T15:47:00Z"/>
          <w:sz w:val="26"/>
          <w:szCs w:val="26"/>
          <w:lang w:val="vi-VN"/>
          <w:rPrChange w:id="3083" w:author="Tuan NV" w:date="2026-04-16T22:33:00Z" w16du:dateUtc="2026-04-16T15:33:00Z">
            <w:rPr>
              <w:del w:id="3084" w:author="Tuan NV" w:date="2026-04-16T22:47:00Z" w16du:dateUtc="2026-04-16T15:47:00Z"/>
              <w:lang w:val="vi-VN"/>
            </w:rPr>
          </w:rPrChange>
        </w:rPr>
      </w:pPr>
    </w:p>
    <w:p w14:paraId="1A8AA56D" w14:textId="77777777" w:rsidR="00BC7F90" w:rsidRPr="001F04C9" w:rsidRDefault="00BC7F90" w:rsidP="00CD5C90">
      <w:pPr>
        <w:rPr>
          <w:sz w:val="26"/>
          <w:szCs w:val="26"/>
          <w:lang w:val="vi-VN"/>
          <w:rPrChange w:id="3085" w:author="Tuan NV" w:date="2026-04-16T22:33:00Z" w16du:dateUtc="2026-04-16T15:33:00Z">
            <w:rPr>
              <w:lang w:val="vi-VN"/>
            </w:rPr>
          </w:rPrChange>
        </w:rPr>
      </w:pPr>
    </w:p>
    <w:p w14:paraId="698FB165" w14:textId="64306B79" w:rsidR="00CD5C90" w:rsidRDefault="00CD5C90" w:rsidP="00CD5C90">
      <w:pPr>
        <w:pStyle w:val="Heading1"/>
        <w:rPr>
          <w:ins w:id="3086" w:author="Tuan NV" w:date="2026-04-16T23:46:00Z" w16du:dateUtc="2026-04-16T16:46:00Z"/>
          <w:lang w:val="vi-VN"/>
        </w:rPr>
      </w:pPr>
      <w:bookmarkStart w:id="3087" w:name="_Toc227272738"/>
      <w:r w:rsidRPr="00BC7F90">
        <w:rPr>
          <w:lang w:val="vi-VN"/>
        </w:rPr>
        <w:lastRenderedPageBreak/>
        <w:t>BẢNG PHÂN CÔNG NHIỆM VỤ</w:t>
      </w:r>
      <w:bookmarkEnd w:id="3087"/>
      <w:r w:rsidRPr="00BC7F90">
        <w:rPr>
          <w:lang w:val="vi-VN"/>
        </w:rPr>
        <w:t xml:space="preserve"> </w:t>
      </w:r>
    </w:p>
    <w:p w14:paraId="25AD91C8" w14:textId="77777777" w:rsidR="00E07F26" w:rsidRPr="00E07F26" w:rsidRDefault="00E07F26" w:rsidP="00E07F26">
      <w:pPr>
        <w:rPr>
          <w:ins w:id="3088" w:author="Tuan NV" w:date="2026-04-16T22:47:00Z" w16du:dateUtc="2026-04-16T15:47:00Z"/>
          <w:lang w:val="vi-VN"/>
        </w:rPr>
        <w:pPrChange w:id="3089" w:author="Tuan NV" w:date="2026-04-16T23:46:00Z" w16du:dateUtc="2026-04-16T16:46:00Z">
          <w:pPr>
            <w:pStyle w:val="Heading1"/>
          </w:pPr>
        </w:pPrChange>
      </w:pPr>
    </w:p>
    <w:tbl>
      <w:tblPr>
        <w:tblStyle w:val="TableGrid"/>
        <w:tblW w:w="0" w:type="auto"/>
        <w:jc w:val="center"/>
        <w:tblLook w:val="04A0" w:firstRow="1" w:lastRow="0" w:firstColumn="1" w:lastColumn="0" w:noHBand="0" w:noVBand="1"/>
      </w:tblPr>
      <w:tblGrid>
        <w:gridCol w:w="704"/>
        <w:gridCol w:w="2552"/>
        <w:gridCol w:w="1659"/>
        <w:gridCol w:w="2760"/>
        <w:gridCol w:w="960"/>
      </w:tblGrid>
      <w:tr w:rsidR="00BC7F90" w:rsidRPr="00E31DC2" w14:paraId="1174E55E" w14:textId="77777777" w:rsidTr="004703BB">
        <w:trPr>
          <w:jc w:val="center"/>
          <w:ins w:id="3090" w:author="Tuan NV" w:date="2026-04-16T22:48:00Z"/>
        </w:trPr>
        <w:tc>
          <w:tcPr>
            <w:tcW w:w="704" w:type="dxa"/>
            <w:vAlign w:val="center"/>
          </w:tcPr>
          <w:p w14:paraId="10329BFA" w14:textId="77777777" w:rsidR="00BC7F90" w:rsidRPr="00E31DC2" w:rsidRDefault="00BC7F90" w:rsidP="004703BB">
            <w:pPr>
              <w:jc w:val="center"/>
              <w:rPr>
                <w:ins w:id="3091" w:author="Tuan NV" w:date="2026-04-16T22:48:00Z" w16du:dateUtc="2026-04-16T15:48:00Z"/>
                <w:rFonts w:eastAsia="Times New Roman" w:cs="Times New Roman"/>
                <w:color w:val="auto"/>
                <w:sz w:val="26"/>
                <w:szCs w:val="26"/>
              </w:rPr>
            </w:pPr>
            <w:ins w:id="3092" w:author="Tuan NV" w:date="2026-04-16T22:48:00Z" w16du:dateUtc="2026-04-16T15:48:00Z">
              <w:r w:rsidRPr="00E31DC2">
                <w:rPr>
                  <w:rFonts w:eastAsia="Times New Roman" w:cs="Times New Roman"/>
                  <w:color w:val="auto"/>
                  <w:sz w:val="26"/>
                  <w:szCs w:val="26"/>
                </w:rPr>
                <w:t>STT</w:t>
              </w:r>
            </w:ins>
          </w:p>
        </w:tc>
        <w:tc>
          <w:tcPr>
            <w:tcW w:w="2552" w:type="dxa"/>
            <w:vAlign w:val="center"/>
          </w:tcPr>
          <w:p w14:paraId="009681EB" w14:textId="77777777" w:rsidR="00BC7F90" w:rsidRPr="00E31DC2" w:rsidRDefault="00BC7F90" w:rsidP="004703BB">
            <w:pPr>
              <w:jc w:val="center"/>
              <w:rPr>
                <w:ins w:id="3093" w:author="Tuan NV" w:date="2026-04-16T22:48:00Z" w16du:dateUtc="2026-04-16T15:48:00Z"/>
                <w:rFonts w:eastAsia="Times New Roman" w:cs="Times New Roman"/>
                <w:color w:val="auto"/>
                <w:sz w:val="26"/>
                <w:szCs w:val="26"/>
              </w:rPr>
            </w:pPr>
            <w:ins w:id="3094" w:author="Tuan NV" w:date="2026-04-16T22:48:00Z" w16du:dateUtc="2026-04-16T15:48:00Z">
              <w:r>
                <w:rPr>
                  <w:rFonts w:eastAsia="Times New Roman" w:cs="Times New Roman"/>
                  <w:color w:val="auto"/>
                  <w:sz w:val="26"/>
                  <w:szCs w:val="26"/>
                </w:rPr>
                <w:t>Họ và tên</w:t>
              </w:r>
            </w:ins>
          </w:p>
        </w:tc>
        <w:tc>
          <w:tcPr>
            <w:tcW w:w="1659" w:type="dxa"/>
            <w:vAlign w:val="center"/>
          </w:tcPr>
          <w:p w14:paraId="2902BB69" w14:textId="77777777" w:rsidR="00BC7F90" w:rsidRPr="00E31DC2" w:rsidRDefault="00BC7F90" w:rsidP="004703BB">
            <w:pPr>
              <w:jc w:val="center"/>
              <w:rPr>
                <w:ins w:id="3095" w:author="Tuan NV" w:date="2026-04-16T22:48:00Z" w16du:dateUtc="2026-04-16T15:48:00Z"/>
                <w:rFonts w:eastAsia="Times New Roman" w:cs="Times New Roman"/>
                <w:color w:val="auto"/>
                <w:sz w:val="26"/>
                <w:szCs w:val="26"/>
              </w:rPr>
            </w:pPr>
            <w:ins w:id="3096" w:author="Tuan NV" w:date="2026-04-16T22:48:00Z" w16du:dateUtc="2026-04-16T15:48:00Z">
              <w:r>
                <w:rPr>
                  <w:rFonts w:eastAsia="Times New Roman" w:cs="Times New Roman"/>
                  <w:color w:val="auto"/>
                  <w:sz w:val="26"/>
                  <w:szCs w:val="26"/>
                </w:rPr>
                <w:t>Mã sinh viên</w:t>
              </w:r>
            </w:ins>
          </w:p>
        </w:tc>
        <w:tc>
          <w:tcPr>
            <w:tcW w:w="2760" w:type="dxa"/>
            <w:vAlign w:val="center"/>
          </w:tcPr>
          <w:p w14:paraId="68DC76F9" w14:textId="77777777" w:rsidR="00BC7F90" w:rsidRPr="00E31DC2" w:rsidRDefault="00BC7F90" w:rsidP="004703BB">
            <w:pPr>
              <w:jc w:val="center"/>
              <w:rPr>
                <w:ins w:id="3097" w:author="Tuan NV" w:date="2026-04-16T22:48:00Z" w16du:dateUtc="2026-04-16T15:48:00Z"/>
                <w:rFonts w:eastAsia="Times New Roman" w:cs="Times New Roman"/>
                <w:color w:val="auto"/>
                <w:sz w:val="26"/>
                <w:szCs w:val="26"/>
              </w:rPr>
            </w:pPr>
            <w:ins w:id="3098" w:author="Tuan NV" w:date="2026-04-16T22:48:00Z" w16du:dateUtc="2026-04-16T15:48:00Z">
              <w:r>
                <w:rPr>
                  <w:rFonts w:eastAsia="Times New Roman" w:cs="Times New Roman"/>
                  <w:color w:val="auto"/>
                  <w:sz w:val="26"/>
                  <w:szCs w:val="26"/>
                </w:rPr>
                <w:t>Nhiệm vụ</w:t>
              </w:r>
            </w:ins>
          </w:p>
        </w:tc>
        <w:tc>
          <w:tcPr>
            <w:tcW w:w="960" w:type="dxa"/>
            <w:vAlign w:val="center"/>
          </w:tcPr>
          <w:p w14:paraId="6CCD0CE7" w14:textId="77777777" w:rsidR="00BC7F90" w:rsidRPr="00E31DC2" w:rsidRDefault="00BC7F90" w:rsidP="004703BB">
            <w:pPr>
              <w:jc w:val="center"/>
              <w:rPr>
                <w:ins w:id="3099" w:author="Tuan NV" w:date="2026-04-16T22:48:00Z" w16du:dateUtc="2026-04-16T15:48:00Z"/>
                <w:rFonts w:eastAsia="Times New Roman" w:cs="Times New Roman"/>
                <w:color w:val="auto"/>
                <w:sz w:val="26"/>
                <w:szCs w:val="26"/>
              </w:rPr>
            </w:pPr>
            <w:ins w:id="3100" w:author="Tuan NV" w:date="2026-04-16T22:48:00Z" w16du:dateUtc="2026-04-16T15:48:00Z">
              <w:r>
                <w:rPr>
                  <w:rFonts w:eastAsia="Times New Roman" w:cs="Times New Roman"/>
                  <w:color w:val="auto"/>
                  <w:sz w:val="26"/>
                  <w:szCs w:val="26"/>
                </w:rPr>
                <w:t>Ghi chú</w:t>
              </w:r>
            </w:ins>
          </w:p>
        </w:tc>
      </w:tr>
      <w:tr w:rsidR="00BC7F90" w:rsidRPr="00E31DC2" w14:paraId="266BA78F" w14:textId="77777777" w:rsidTr="004703BB">
        <w:trPr>
          <w:jc w:val="center"/>
          <w:ins w:id="3101" w:author="Tuan NV" w:date="2026-04-16T22:48:00Z"/>
        </w:trPr>
        <w:tc>
          <w:tcPr>
            <w:tcW w:w="704" w:type="dxa"/>
            <w:vAlign w:val="center"/>
          </w:tcPr>
          <w:p w14:paraId="4C900CE8" w14:textId="77777777" w:rsidR="00BC7F90" w:rsidRPr="00E31DC2" w:rsidRDefault="00BC7F90" w:rsidP="004703BB">
            <w:pPr>
              <w:jc w:val="center"/>
              <w:rPr>
                <w:ins w:id="3102" w:author="Tuan NV" w:date="2026-04-16T22:48:00Z" w16du:dateUtc="2026-04-16T15:48:00Z"/>
                <w:rFonts w:eastAsia="Times New Roman" w:cs="Times New Roman"/>
                <w:color w:val="auto"/>
                <w:sz w:val="26"/>
                <w:szCs w:val="26"/>
              </w:rPr>
            </w:pPr>
            <w:ins w:id="3103" w:author="Tuan NV" w:date="2026-04-16T22:48:00Z" w16du:dateUtc="2026-04-16T15:48:00Z">
              <w:r>
                <w:rPr>
                  <w:rFonts w:eastAsia="Times New Roman" w:cs="Times New Roman"/>
                  <w:color w:val="auto"/>
                  <w:sz w:val="26"/>
                  <w:szCs w:val="26"/>
                </w:rPr>
                <w:t>1</w:t>
              </w:r>
            </w:ins>
          </w:p>
        </w:tc>
        <w:tc>
          <w:tcPr>
            <w:tcW w:w="2552" w:type="dxa"/>
            <w:vAlign w:val="center"/>
          </w:tcPr>
          <w:p w14:paraId="4D4BFE3E" w14:textId="77777777" w:rsidR="00BC7F90" w:rsidRPr="00E31DC2" w:rsidRDefault="00BC7F90" w:rsidP="004703BB">
            <w:pPr>
              <w:jc w:val="center"/>
              <w:rPr>
                <w:ins w:id="3104" w:author="Tuan NV" w:date="2026-04-16T22:48:00Z" w16du:dateUtc="2026-04-16T15:48:00Z"/>
                <w:rFonts w:eastAsia="Times New Roman" w:cs="Times New Roman"/>
                <w:color w:val="auto"/>
                <w:sz w:val="26"/>
                <w:szCs w:val="26"/>
              </w:rPr>
            </w:pPr>
            <w:ins w:id="3105" w:author="Tuan NV" w:date="2026-04-16T22:48:00Z" w16du:dateUtc="2026-04-16T15:48:00Z">
              <w:r>
                <w:rPr>
                  <w:rFonts w:eastAsia="Times New Roman" w:cs="Times New Roman"/>
                  <w:color w:val="auto"/>
                  <w:sz w:val="26"/>
                  <w:szCs w:val="26"/>
                </w:rPr>
                <w:t>Nguyễn Việt Tuấn (Nhóm trưởng)</w:t>
              </w:r>
            </w:ins>
          </w:p>
        </w:tc>
        <w:tc>
          <w:tcPr>
            <w:tcW w:w="1659" w:type="dxa"/>
            <w:vAlign w:val="center"/>
          </w:tcPr>
          <w:p w14:paraId="776561D1" w14:textId="77777777" w:rsidR="00BC7F90" w:rsidRPr="00E31DC2" w:rsidRDefault="00BC7F90" w:rsidP="004703BB">
            <w:pPr>
              <w:jc w:val="center"/>
              <w:rPr>
                <w:ins w:id="3106" w:author="Tuan NV" w:date="2026-04-16T22:48:00Z" w16du:dateUtc="2026-04-16T15:48:00Z"/>
                <w:rFonts w:eastAsia="Times New Roman" w:cs="Times New Roman"/>
                <w:color w:val="auto"/>
                <w:sz w:val="26"/>
                <w:szCs w:val="26"/>
              </w:rPr>
            </w:pPr>
            <w:ins w:id="3107" w:author="Tuan NV" w:date="2026-04-16T22:48:00Z" w16du:dateUtc="2026-04-16T15:48:00Z">
              <w:r>
                <w:rPr>
                  <w:rFonts w:eastAsia="Times New Roman" w:cs="Times New Roman"/>
                  <w:color w:val="auto"/>
                  <w:sz w:val="26"/>
                  <w:szCs w:val="26"/>
                </w:rPr>
                <w:t>243630613</w:t>
              </w:r>
            </w:ins>
          </w:p>
        </w:tc>
        <w:tc>
          <w:tcPr>
            <w:tcW w:w="2760" w:type="dxa"/>
            <w:vAlign w:val="center"/>
          </w:tcPr>
          <w:p w14:paraId="6D454C78" w14:textId="77777777" w:rsidR="00BC7F90" w:rsidRPr="00BC7F90" w:rsidRDefault="00BC7F90" w:rsidP="00BC7F90">
            <w:pPr>
              <w:rPr>
                <w:ins w:id="3108" w:author="Tuan NV" w:date="2026-04-16T22:49:00Z" w16du:dateUtc="2026-04-16T15:49:00Z"/>
                <w:rFonts w:cs="Times New Roman"/>
                <w:lang w:val="vi-VN"/>
              </w:rPr>
            </w:pPr>
            <w:ins w:id="3109" w:author="Tuan NV" w:date="2026-04-16T22:49:00Z" w16du:dateUtc="2026-04-16T15:49:00Z">
              <w:r w:rsidRPr="00BC7F90">
                <w:rPr>
                  <w:rFonts w:cs="Times New Roman"/>
                  <w:lang w:val="vi-VN"/>
                </w:rPr>
                <w:t>- Chuyển đổi mô hình liên kết sang mô hình quan hệ</w:t>
              </w:r>
            </w:ins>
          </w:p>
          <w:p w14:paraId="75250D1C" w14:textId="77777777" w:rsidR="00BC7F90" w:rsidRDefault="00BC7F90" w:rsidP="00BC7F90">
            <w:pPr>
              <w:rPr>
                <w:ins w:id="3110" w:author="Tuan NV" w:date="2026-04-16T22:49:00Z" w16du:dateUtc="2026-04-16T15:49:00Z"/>
                <w:rFonts w:cs="Times New Roman"/>
                <w:lang w:val="vi-VN"/>
              </w:rPr>
            </w:pPr>
            <w:ins w:id="3111" w:author="Tuan NV" w:date="2026-04-16T22:49:00Z" w16du:dateUtc="2026-04-16T15:49:00Z">
              <w:r w:rsidRPr="00BC7F90">
                <w:rPr>
                  <w:rFonts w:cs="Times New Roman"/>
                  <w:lang w:val="vi-VN"/>
                </w:rPr>
                <w:t>- Viết báo cáo trong việc chuyển đổi mô hình</w:t>
              </w:r>
            </w:ins>
          </w:p>
          <w:p w14:paraId="0503915D" w14:textId="1BAF1193" w:rsidR="00BC7F90" w:rsidRPr="00BC7F90" w:rsidRDefault="00BC7F90" w:rsidP="00BC7F90">
            <w:pPr>
              <w:rPr>
                <w:ins w:id="3112" w:author="Tuan NV" w:date="2026-04-16T22:48:00Z" w16du:dateUtc="2026-04-16T15:48:00Z"/>
                <w:rFonts w:cs="Times New Roman"/>
                <w:lang w:val="vi-VN"/>
                <w:rPrChange w:id="3113" w:author="Tuan NV" w:date="2026-04-16T22:49:00Z" w16du:dateUtc="2026-04-16T15:49:00Z">
                  <w:rPr>
                    <w:ins w:id="3114" w:author="Tuan NV" w:date="2026-04-16T22:48:00Z" w16du:dateUtc="2026-04-16T15:48:00Z"/>
                    <w:rFonts w:cs="Times New Roman"/>
                  </w:rPr>
                </w:rPrChange>
              </w:rPr>
            </w:pPr>
            <w:ins w:id="3115" w:author="Tuan NV" w:date="2026-04-16T22:49:00Z" w16du:dateUtc="2026-04-16T15:49:00Z">
              <w:r>
                <w:rPr>
                  <w:rFonts w:cs="Times New Roman"/>
                  <w:lang w:val="vi-VN"/>
                </w:rPr>
                <w:t>- phân chia, chỉ đạo nhiệm vụ trong nhóm</w:t>
              </w:r>
            </w:ins>
          </w:p>
        </w:tc>
        <w:tc>
          <w:tcPr>
            <w:tcW w:w="960" w:type="dxa"/>
            <w:vAlign w:val="center"/>
          </w:tcPr>
          <w:p w14:paraId="74EC404C" w14:textId="77777777" w:rsidR="00BC7F90" w:rsidRPr="00E31DC2" w:rsidRDefault="00BC7F90" w:rsidP="004703BB">
            <w:pPr>
              <w:jc w:val="center"/>
              <w:rPr>
                <w:ins w:id="3116" w:author="Tuan NV" w:date="2026-04-16T22:48:00Z" w16du:dateUtc="2026-04-16T15:48:00Z"/>
                <w:rFonts w:eastAsia="Times New Roman" w:cs="Times New Roman"/>
                <w:color w:val="auto"/>
                <w:sz w:val="26"/>
                <w:szCs w:val="26"/>
              </w:rPr>
            </w:pPr>
            <w:ins w:id="3117" w:author="Tuan NV" w:date="2026-04-16T22:48:00Z" w16du:dateUtc="2026-04-16T15:48:00Z">
              <w:r>
                <w:rPr>
                  <w:rFonts w:eastAsia="Times New Roman" w:cs="Times New Roman"/>
                  <w:color w:val="auto"/>
                  <w:sz w:val="26"/>
                  <w:szCs w:val="26"/>
                </w:rPr>
                <w:t>Hoàn thành</w:t>
              </w:r>
            </w:ins>
          </w:p>
        </w:tc>
      </w:tr>
      <w:tr w:rsidR="00BC7F90" w:rsidRPr="00E31DC2" w14:paraId="08BF42F2" w14:textId="77777777" w:rsidTr="004703BB">
        <w:trPr>
          <w:jc w:val="center"/>
          <w:ins w:id="3118" w:author="Tuan NV" w:date="2026-04-16T22:48:00Z"/>
        </w:trPr>
        <w:tc>
          <w:tcPr>
            <w:tcW w:w="704" w:type="dxa"/>
            <w:vAlign w:val="center"/>
          </w:tcPr>
          <w:p w14:paraId="0B07EDD9" w14:textId="77777777" w:rsidR="00BC7F90" w:rsidRPr="00E31DC2" w:rsidRDefault="00BC7F90" w:rsidP="004703BB">
            <w:pPr>
              <w:jc w:val="center"/>
              <w:rPr>
                <w:ins w:id="3119" w:author="Tuan NV" w:date="2026-04-16T22:48:00Z" w16du:dateUtc="2026-04-16T15:48:00Z"/>
                <w:rFonts w:eastAsia="Times New Roman" w:cs="Times New Roman"/>
                <w:color w:val="auto"/>
                <w:sz w:val="26"/>
                <w:szCs w:val="26"/>
              </w:rPr>
            </w:pPr>
            <w:ins w:id="3120" w:author="Tuan NV" w:date="2026-04-16T22:48:00Z" w16du:dateUtc="2026-04-16T15:48:00Z">
              <w:r>
                <w:rPr>
                  <w:rFonts w:eastAsia="Times New Roman" w:cs="Times New Roman"/>
                  <w:color w:val="auto"/>
                  <w:sz w:val="26"/>
                  <w:szCs w:val="26"/>
                </w:rPr>
                <w:t>2</w:t>
              </w:r>
            </w:ins>
          </w:p>
        </w:tc>
        <w:tc>
          <w:tcPr>
            <w:tcW w:w="2552" w:type="dxa"/>
            <w:vAlign w:val="center"/>
          </w:tcPr>
          <w:p w14:paraId="4A3C4997" w14:textId="77777777" w:rsidR="00BC7F90" w:rsidRDefault="00BC7F90" w:rsidP="004703BB">
            <w:pPr>
              <w:jc w:val="center"/>
              <w:rPr>
                <w:ins w:id="3121" w:author="Tuan NV" w:date="2026-04-16T22:48:00Z" w16du:dateUtc="2026-04-16T15:48:00Z"/>
                <w:rFonts w:eastAsia="Times New Roman" w:cs="Times New Roman"/>
                <w:color w:val="auto"/>
                <w:sz w:val="26"/>
                <w:szCs w:val="26"/>
                <w:lang w:val="vi-VN"/>
              </w:rPr>
            </w:pPr>
            <w:ins w:id="3122" w:author="Tuan NV" w:date="2026-04-16T22:48:00Z" w16du:dateUtc="2026-04-16T15:48:00Z">
              <w:r>
                <w:rPr>
                  <w:rFonts w:eastAsia="Times New Roman" w:cs="Times New Roman"/>
                  <w:color w:val="auto"/>
                  <w:sz w:val="26"/>
                  <w:szCs w:val="26"/>
                </w:rPr>
                <w:t>Lò Hoàng Hải</w:t>
              </w:r>
            </w:ins>
          </w:p>
          <w:p w14:paraId="05E002B2" w14:textId="77777777" w:rsidR="00BC7F90" w:rsidRPr="00E31DC2" w:rsidRDefault="00BC7F90" w:rsidP="004703BB">
            <w:pPr>
              <w:jc w:val="center"/>
              <w:rPr>
                <w:ins w:id="3123" w:author="Tuan NV" w:date="2026-04-16T22:48:00Z" w16du:dateUtc="2026-04-16T15:48:00Z"/>
                <w:rFonts w:eastAsia="Times New Roman" w:cs="Times New Roman"/>
                <w:color w:val="auto"/>
                <w:sz w:val="26"/>
                <w:szCs w:val="26"/>
              </w:rPr>
            </w:pPr>
            <w:ins w:id="3124" w:author="Tuan NV" w:date="2026-04-16T22:48:00Z" w16du:dateUtc="2026-04-16T15:48:00Z">
              <w:r>
                <w:rPr>
                  <w:rFonts w:eastAsia="Times New Roman" w:cs="Times New Roman"/>
                  <w:color w:val="auto"/>
                  <w:sz w:val="26"/>
                  <w:szCs w:val="26"/>
                  <w:lang w:val="vi-VN"/>
                </w:rPr>
                <w:t>(Nhóm phó)</w:t>
              </w:r>
            </w:ins>
          </w:p>
        </w:tc>
        <w:tc>
          <w:tcPr>
            <w:tcW w:w="1659" w:type="dxa"/>
            <w:vAlign w:val="center"/>
          </w:tcPr>
          <w:p w14:paraId="7DD41C29" w14:textId="77777777" w:rsidR="00BC7F90" w:rsidRPr="00E31DC2" w:rsidRDefault="00BC7F90" w:rsidP="004703BB">
            <w:pPr>
              <w:jc w:val="center"/>
              <w:rPr>
                <w:ins w:id="3125" w:author="Tuan NV" w:date="2026-04-16T22:48:00Z" w16du:dateUtc="2026-04-16T15:48:00Z"/>
                <w:rFonts w:eastAsia="Times New Roman" w:cs="Times New Roman"/>
                <w:color w:val="auto"/>
                <w:sz w:val="26"/>
                <w:szCs w:val="26"/>
              </w:rPr>
            </w:pPr>
            <w:ins w:id="3126" w:author="Tuan NV" w:date="2026-04-16T22:48:00Z" w16du:dateUtc="2026-04-16T15:48:00Z">
              <w:r>
                <w:rPr>
                  <w:rFonts w:eastAsia="Times New Roman" w:cs="Times New Roman"/>
                  <w:color w:val="auto"/>
                  <w:sz w:val="26"/>
                  <w:szCs w:val="26"/>
                </w:rPr>
                <w:t>243630577</w:t>
              </w:r>
            </w:ins>
          </w:p>
        </w:tc>
        <w:tc>
          <w:tcPr>
            <w:tcW w:w="2760" w:type="dxa"/>
            <w:vAlign w:val="center"/>
          </w:tcPr>
          <w:p w14:paraId="04172200" w14:textId="77777777" w:rsidR="00BC7F90" w:rsidRPr="00BC7F90" w:rsidRDefault="00BC7F90" w:rsidP="00BC7F90">
            <w:pPr>
              <w:rPr>
                <w:ins w:id="3127" w:author="Tuan NV" w:date="2026-04-16T22:49:00Z" w16du:dateUtc="2026-04-16T15:49:00Z"/>
                <w:rFonts w:cs="Times New Roman"/>
                <w:lang w:val="vi-VN"/>
              </w:rPr>
            </w:pPr>
            <w:ins w:id="3128" w:author="Tuan NV" w:date="2026-04-16T22:49:00Z" w16du:dateUtc="2026-04-16T15:49:00Z">
              <w:r w:rsidRPr="00BC7F90">
                <w:rPr>
                  <w:rFonts w:cs="Times New Roman"/>
                  <w:lang w:val="vi-VN"/>
                </w:rPr>
                <w:t>- Xây dựng mô hình thực thể liên kết</w:t>
              </w:r>
            </w:ins>
          </w:p>
          <w:p w14:paraId="0EF2D244" w14:textId="067FFE7E" w:rsidR="00BC7F90" w:rsidRPr="00572A16" w:rsidRDefault="00BC7F90" w:rsidP="00BC7F90">
            <w:pPr>
              <w:rPr>
                <w:ins w:id="3129" w:author="Tuan NV" w:date="2026-04-16T22:48:00Z" w16du:dateUtc="2026-04-16T15:48:00Z"/>
                <w:rFonts w:cs="Times New Roman"/>
                <w:lang w:val="vi-VN"/>
              </w:rPr>
            </w:pPr>
            <w:ins w:id="3130" w:author="Tuan NV" w:date="2026-04-16T22:49:00Z" w16du:dateUtc="2026-04-16T15:49:00Z">
              <w:r w:rsidRPr="00BC7F90">
                <w:rPr>
                  <w:rFonts w:cs="Times New Roman"/>
                  <w:lang w:val="vi-VN"/>
                </w:rPr>
                <w:t>- Viết báo cáo quá trình xây dựng mô hình</w:t>
              </w:r>
            </w:ins>
          </w:p>
        </w:tc>
        <w:tc>
          <w:tcPr>
            <w:tcW w:w="960" w:type="dxa"/>
            <w:vAlign w:val="center"/>
          </w:tcPr>
          <w:p w14:paraId="147933A7" w14:textId="77777777" w:rsidR="00BC7F90" w:rsidRPr="00E31DC2" w:rsidRDefault="00BC7F90" w:rsidP="004703BB">
            <w:pPr>
              <w:jc w:val="center"/>
              <w:rPr>
                <w:ins w:id="3131" w:author="Tuan NV" w:date="2026-04-16T22:48:00Z" w16du:dateUtc="2026-04-16T15:48:00Z"/>
                <w:rFonts w:eastAsia="Times New Roman" w:cs="Times New Roman"/>
                <w:color w:val="auto"/>
                <w:sz w:val="26"/>
                <w:szCs w:val="26"/>
              </w:rPr>
            </w:pPr>
            <w:ins w:id="3132" w:author="Tuan NV" w:date="2026-04-16T22:48:00Z" w16du:dateUtc="2026-04-16T15:48:00Z">
              <w:r>
                <w:rPr>
                  <w:rFonts w:eastAsia="Times New Roman" w:cs="Times New Roman"/>
                  <w:color w:val="auto"/>
                  <w:sz w:val="26"/>
                  <w:szCs w:val="26"/>
                </w:rPr>
                <w:t>Hoàn thành</w:t>
              </w:r>
            </w:ins>
          </w:p>
        </w:tc>
      </w:tr>
      <w:tr w:rsidR="00BC7F90" w:rsidRPr="00E31DC2" w14:paraId="1FB32699" w14:textId="77777777" w:rsidTr="004703BB">
        <w:trPr>
          <w:jc w:val="center"/>
          <w:ins w:id="3133" w:author="Tuan NV" w:date="2026-04-16T22:48:00Z"/>
        </w:trPr>
        <w:tc>
          <w:tcPr>
            <w:tcW w:w="704" w:type="dxa"/>
            <w:vAlign w:val="center"/>
          </w:tcPr>
          <w:p w14:paraId="2C77F703" w14:textId="77777777" w:rsidR="00BC7F90" w:rsidRPr="00E31DC2" w:rsidRDefault="00BC7F90" w:rsidP="004703BB">
            <w:pPr>
              <w:jc w:val="center"/>
              <w:rPr>
                <w:ins w:id="3134" w:author="Tuan NV" w:date="2026-04-16T22:48:00Z" w16du:dateUtc="2026-04-16T15:48:00Z"/>
                <w:rFonts w:eastAsia="Times New Roman" w:cs="Times New Roman"/>
                <w:color w:val="auto"/>
                <w:sz w:val="26"/>
                <w:szCs w:val="26"/>
              </w:rPr>
            </w:pPr>
            <w:ins w:id="3135" w:author="Tuan NV" w:date="2026-04-16T22:48:00Z" w16du:dateUtc="2026-04-16T15:48:00Z">
              <w:r>
                <w:rPr>
                  <w:rFonts w:eastAsia="Times New Roman" w:cs="Times New Roman"/>
                  <w:color w:val="auto"/>
                  <w:sz w:val="26"/>
                  <w:szCs w:val="26"/>
                </w:rPr>
                <w:t>3</w:t>
              </w:r>
            </w:ins>
          </w:p>
        </w:tc>
        <w:tc>
          <w:tcPr>
            <w:tcW w:w="2552" w:type="dxa"/>
            <w:vAlign w:val="center"/>
          </w:tcPr>
          <w:p w14:paraId="114BF14E" w14:textId="77777777" w:rsidR="00BC7F90" w:rsidRPr="00572A16" w:rsidRDefault="00BC7F90" w:rsidP="004703BB">
            <w:pPr>
              <w:jc w:val="center"/>
              <w:rPr>
                <w:ins w:id="3136" w:author="Tuan NV" w:date="2026-04-16T22:48:00Z" w16du:dateUtc="2026-04-16T15:48:00Z"/>
                <w:rFonts w:eastAsia="Times New Roman" w:cs="Times New Roman"/>
                <w:color w:val="auto"/>
                <w:sz w:val="26"/>
                <w:szCs w:val="26"/>
                <w:lang w:val="vi-VN"/>
              </w:rPr>
            </w:pPr>
            <w:ins w:id="3137" w:author="Tuan NV" w:date="2026-04-16T22:48:00Z" w16du:dateUtc="2026-04-16T15:48:00Z">
              <w:r>
                <w:rPr>
                  <w:rFonts w:eastAsia="Times New Roman" w:cs="Times New Roman"/>
                  <w:color w:val="auto"/>
                  <w:sz w:val="26"/>
                  <w:szCs w:val="26"/>
                </w:rPr>
                <w:t>Từ Hoàng Thanh</w:t>
              </w:r>
            </w:ins>
          </w:p>
        </w:tc>
        <w:tc>
          <w:tcPr>
            <w:tcW w:w="1659" w:type="dxa"/>
            <w:vAlign w:val="center"/>
          </w:tcPr>
          <w:p w14:paraId="2974EE31" w14:textId="77777777" w:rsidR="00BC7F90" w:rsidRPr="00E31DC2" w:rsidRDefault="00BC7F90" w:rsidP="004703BB">
            <w:pPr>
              <w:jc w:val="center"/>
              <w:rPr>
                <w:ins w:id="3138" w:author="Tuan NV" w:date="2026-04-16T22:48:00Z" w16du:dateUtc="2026-04-16T15:48:00Z"/>
                <w:rFonts w:eastAsia="Times New Roman" w:cs="Times New Roman"/>
                <w:color w:val="auto"/>
                <w:sz w:val="26"/>
                <w:szCs w:val="26"/>
              </w:rPr>
            </w:pPr>
            <w:ins w:id="3139" w:author="Tuan NV" w:date="2026-04-16T22:48:00Z" w16du:dateUtc="2026-04-16T15:48:00Z">
              <w:r>
                <w:rPr>
                  <w:rFonts w:eastAsia="Times New Roman" w:cs="Times New Roman"/>
                  <w:color w:val="auto"/>
                  <w:sz w:val="26"/>
                  <w:szCs w:val="26"/>
                </w:rPr>
                <w:t>243630605</w:t>
              </w:r>
            </w:ins>
          </w:p>
        </w:tc>
        <w:tc>
          <w:tcPr>
            <w:tcW w:w="2760" w:type="dxa"/>
            <w:vAlign w:val="center"/>
          </w:tcPr>
          <w:p w14:paraId="568AE8C6" w14:textId="77777777" w:rsidR="00BC7F90" w:rsidRPr="00BC7F90" w:rsidRDefault="00BC7F90" w:rsidP="00BC7F90">
            <w:pPr>
              <w:rPr>
                <w:ins w:id="3140" w:author="Tuan NV" w:date="2026-04-16T22:49:00Z" w16du:dateUtc="2026-04-16T15:49:00Z"/>
                <w:rFonts w:cs="Times New Roman"/>
                <w:lang w:val="vi-VN"/>
              </w:rPr>
            </w:pPr>
            <w:ins w:id="3141" w:author="Tuan NV" w:date="2026-04-16T22:49:00Z" w16du:dateUtc="2026-04-16T15:49:00Z">
              <w:r w:rsidRPr="00BC7F90">
                <w:rPr>
                  <w:rFonts w:cs="Times New Roman"/>
                  <w:lang w:val="vi-VN"/>
                </w:rPr>
                <w:t>- Triển khai cơ sở dữ liệu tại SQL server</w:t>
              </w:r>
            </w:ins>
          </w:p>
          <w:p w14:paraId="5FFEB603" w14:textId="2A10DA23" w:rsidR="00BC7F90" w:rsidRPr="00572A16" w:rsidRDefault="00BC7F90" w:rsidP="00BC7F90">
            <w:pPr>
              <w:rPr>
                <w:ins w:id="3142" w:author="Tuan NV" w:date="2026-04-16T22:48:00Z" w16du:dateUtc="2026-04-16T15:48:00Z"/>
                <w:rFonts w:cs="Times New Roman"/>
                <w:lang w:val="vi-VN"/>
              </w:rPr>
            </w:pPr>
            <w:ins w:id="3143" w:author="Tuan NV" w:date="2026-04-16T22:49:00Z" w16du:dateUtc="2026-04-16T15:49:00Z">
              <w:r w:rsidRPr="00BC7F90">
                <w:rPr>
                  <w:rFonts w:cs="Times New Roman"/>
                  <w:lang w:val="vi-VN"/>
                </w:rPr>
                <w:t>- Chuẩn hóa dữ liệu về 3NF</w:t>
              </w:r>
            </w:ins>
          </w:p>
        </w:tc>
        <w:tc>
          <w:tcPr>
            <w:tcW w:w="960" w:type="dxa"/>
            <w:vAlign w:val="center"/>
          </w:tcPr>
          <w:p w14:paraId="49997891" w14:textId="77777777" w:rsidR="00BC7F90" w:rsidRPr="00E31DC2" w:rsidRDefault="00BC7F90" w:rsidP="004703BB">
            <w:pPr>
              <w:jc w:val="center"/>
              <w:rPr>
                <w:ins w:id="3144" w:author="Tuan NV" w:date="2026-04-16T22:48:00Z" w16du:dateUtc="2026-04-16T15:48:00Z"/>
                <w:rFonts w:eastAsia="Times New Roman" w:cs="Times New Roman"/>
                <w:color w:val="auto"/>
                <w:sz w:val="26"/>
                <w:szCs w:val="26"/>
              </w:rPr>
            </w:pPr>
            <w:ins w:id="3145" w:author="Tuan NV" w:date="2026-04-16T22:48:00Z" w16du:dateUtc="2026-04-16T15:48:00Z">
              <w:r>
                <w:rPr>
                  <w:rFonts w:eastAsia="Times New Roman" w:cs="Times New Roman"/>
                  <w:color w:val="auto"/>
                  <w:sz w:val="26"/>
                  <w:szCs w:val="26"/>
                </w:rPr>
                <w:t>Hoàn thành</w:t>
              </w:r>
            </w:ins>
          </w:p>
        </w:tc>
      </w:tr>
      <w:tr w:rsidR="00BC7F90" w:rsidRPr="00E31DC2" w14:paraId="7A89334E" w14:textId="77777777" w:rsidTr="004703BB">
        <w:trPr>
          <w:jc w:val="center"/>
          <w:ins w:id="3146" w:author="Tuan NV" w:date="2026-04-16T22:48:00Z"/>
        </w:trPr>
        <w:tc>
          <w:tcPr>
            <w:tcW w:w="704" w:type="dxa"/>
            <w:vAlign w:val="center"/>
          </w:tcPr>
          <w:p w14:paraId="36DC7FD8" w14:textId="77777777" w:rsidR="00BC7F90" w:rsidRPr="00E31DC2" w:rsidRDefault="00BC7F90" w:rsidP="004703BB">
            <w:pPr>
              <w:jc w:val="center"/>
              <w:rPr>
                <w:ins w:id="3147" w:author="Tuan NV" w:date="2026-04-16T22:48:00Z" w16du:dateUtc="2026-04-16T15:48:00Z"/>
                <w:rFonts w:eastAsia="Times New Roman" w:cs="Times New Roman"/>
                <w:color w:val="auto"/>
                <w:sz w:val="26"/>
                <w:szCs w:val="26"/>
              </w:rPr>
            </w:pPr>
            <w:ins w:id="3148" w:author="Tuan NV" w:date="2026-04-16T22:48:00Z" w16du:dateUtc="2026-04-16T15:48:00Z">
              <w:r>
                <w:rPr>
                  <w:rFonts w:eastAsia="Times New Roman" w:cs="Times New Roman"/>
                  <w:color w:val="auto"/>
                  <w:sz w:val="26"/>
                  <w:szCs w:val="26"/>
                </w:rPr>
                <w:t>4</w:t>
              </w:r>
            </w:ins>
          </w:p>
        </w:tc>
        <w:tc>
          <w:tcPr>
            <w:tcW w:w="2552" w:type="dxa"/>
            <w:vAlign w:val="center"/>
          </w:tcPr>
          <w:p w14:paraId="44214727" w14:textId="77777777" w:rsidR="00BC7F90" w:rsidRPr="00E31DC2" w:rsidRDefault="00BC7F90" w:rsidP="004703BB">
            <w:pPr>
              <w:jc w:val="center"/>
              <w:rPr>
                <w:ins w:id="3149" w:author="Tuan NV" w:date="2026-04-16T22:48:00Z" w16du:dateUtc="2026-04-16T15:48:00Z"/>
                <w:rFonts w:eastAsia="Times New Roman" w:cs="Times New Roman"/>
                <w:color w:val="auto"/>
                <w:sz w:val="26"/>
                <w:szCs w:val="26"/>
              </w:rPr>
            </w:pPr>
            <w:ins w:id="3150" w:author="Tuan NV" w:date="2026-04-16T22:48:00Z" w16du:dateUtc="2026-04-16T15:48:00Z">
              <w:r>
                <w:rPr>
                  <w:rFonts w:eastAsia="Times New Roman" w:cs="Times New Roman"/>
                  <w:color w:val="auto"/>
                  <w:sz w:val="26"/>
                  <w:szCs w:val="26"/>
                </w:rPr>
                <w:t>Nguyễn Phương Thảo</w:t>
              </w:r>
            </w:ins>
          </w:p>
        </w:tc>
        <w:tc>
          <w:tcPr>
            <w:tcW w:w="1659" w:type="dxa"/>
            <w:vAlign w:val="center"/>
          </w:tcPr>
          <w:p w14:paraId="4BB37A29" w14:textId="77777777" w:rsidR="00BC7F90" w:rsidRPr="00E31DC2" w:rsidRDefault="00BC7F90" w:rsidP="004703BB">
            <w:pPr>
              <w:jc w:val="center"/>
              <w:rPr>
                <w:ins w:id="3151" w:author="Tuan NV" w:date="2026-04-16T22:48:00Z" w16du:dateUtc="2026-04-16T15:48:00Z"/>
                <w:rFonts w:eastAsia="Times New Roman" w:cs="Times New Roman"/>
                <w:color w:val="auto"/>
                <w:sz w:val="26"/>
                <w:szCs w:val="26"/>
              </w:rPr>
            </w:pPr>
            <w:ins w:id="3152" w:author="Tuan NV" w:date="2026-04-16T22:48:00Z" w16du:dateUtc="2026-04-16T15:48:00Z">
              <w:r>
                <w:rPr>
                  <w:rFonts w:eastAsia="Times New Roman" w:cs="Times New Roman"/>
                  <w:color w:val="auto"/>
                  <w:sz w:val="26"/>
                  <w:szCs w:val="26"/>
                </w:rPr>
                <w:t>243630607</w:t>
              </w:r>
            </w:ins>
          </w:p>
        </w:tc>
        <w:tc>
          <w:tcPr>
            <w:tcW w:w="2760" w:type="dxa"/>
            <w:vAlign w:val="center"/>
          </w:tcPr>
          <w:p w14:paraId="5EC47D76" w14:textId="77777777" w:rsidR="00BC7F90" w:rsidRPr="00BC7F90" w:rsidRDefault="00BC7F90" w:rsidP="00BC7F90">
            <w:pPr>
              <w:pBdr>
                <w:bottom w:val="single" w:sz="6" w:space="1" w:color="auto"/>
              </w:pBdr>
              <w:rPr>
                <w:ins w:id="3153" w:author="Tuan NV" w:date="2026-04-16T22:49:00Z" w16du:dateUtc="2026-04-16T15:49:00Z"/>
                <w:rFonts w:cs="Times New Roman"/>
                <w:lang w:val="vi-VN"/>
              </w:rPr>
            </w:pPr>
            <w:ins w:id="3154" w:author="Tuan NV" w:date="2026-04-16T22:49:00Z" w16du:dateUtc="2026-04-16T15:49:00Z">
              <w:r w:rsidRPr="00BC7F90">
                <w:rPr>
                  <w:rFonts w:cs="Times New Roman"/>
                  <w:lang w:val="vi-VN"/>
                </w:rPr>
                <w:t>- Tổng hợp và viết báo cáo hoạt động của nhóm</w:t>
              </w:r>
            </w:ins>
          </w:p>
          <w:p w14:paraId="3916759A" w14:textId="330DF23B" w:rsidR="00BC7F90" w:rsidRPr="00572A16" w:rsidRDefault="00BC7F90" w:rsidP="00BC7F90">
            <w:pPr>
              <w:pBdr>
                <w:bottom w:val="single" w:sz="6" w:space="1" w:color="auto"/>
              </w:pBdr>
              <w:rPr>
                <w:ins w:id="3155" w:author="Tuan NV" w:date="2026-04-16T22:48:00Z" w16du:dateUtc="2026-04-16T15:48:00Z"/>
                <w:rFonts w:cs="Times New Roman"/>
              </w:rPr>
            </w:pPr>
            <w:ins w:id="3156" w:author="Tuan NV" w:date="2026-04-16T22:49:00Z" w16du:dateUtc="2026-04-16T15:49:00Z">
              <w:r w:rsidRPr="00BC7F90">
                <w:rPr>
                  <w:rFonts w:cs="Times New Roman"/>
                  <w:lang w:val="vi-VN"/>
                </w:rPr>
                <w:t>- Tạo slide thuyết trình</w:t>
              </w:r>
            </w:ins>
          </w:p>
        </w:tc>
        <w:tc>
          <w:tcPr>
            <w:tcW w:w="960" w:type="dxa"/>
            <w:vAlign w:val="center"/>
          </w:tcPr>
          <w:p w14:paraId="2DAA54EF" w14:textId="77777777" w:rsidR="00BC7F90" w:rsidRPr="00E31DC2" w:rsidRDefault="00BC7F90" w:rsidP="004703BB">
            <w:pPr>
              <w:jc w:val="center"/>
              <w:rPr>
                <w:ins w:id="3157" w:author="Tuan NV" w:date="2026-04-16T22:48:00Z" w16du:dateUtc="2026-04-16T15:48:00Z"/>
                <w:rFonts w:eastAsia="Times New Roman" w:cs="Times New Roman"/>
                <w:color w:val="auto"/>
                <w:sz w:val="26"/>
                <w:szCs w:val="26"/>
              </w:rPr>
            </w:pPr>
            <w:ins w:id="3158" w:author="Tuan NV" w:date="2026-04-16T22:48:00Z" w16du:dateUtc="2026-04-16T15:48:00Z">
              <w:r>
                <w:rPr>
                  <w:rFonts w:eastAsia="Times New Roman" w:cs="Times New Roman"/>
                  <w:color w:val="auto"/>
                  <w:sz w:val="26"/>
                  <w:szCs w:val="26"/>
                </w:rPr>
                <w:t>Hoàn thành</w:t>
              </w:r>
            </w:ins>
          </w:p>
        </w:tc>
      </w:tr>
    </w:tbl>
    <w:p w14:paraId="669233D3" w14:textId="77777777" w:rsidR="00BC7F90" w:rsidRDefault="00BC7F90" w:rsidP="00BC7F90">
      <w:pPr>
        <w:rPr>
          <w:ins w:id="3159" w:author="Tuan NV" w:date="2026-04-16T22:49:00Z" w16du:dateUtc="2026-04-16T15:49:00Z"/>
          <w:lang w:val="vi-VN"/>
        </w:rPr>
      </w:pPr>
    </w:p>
    <w:p w14:paraId="519CE392" w14:textId="77777777" w:rsidR="00BC7F90" w:rsidRDefault="00BC7F90" w:rsidP="00BC7F90">
      <w:pPr>
        <w:rPr>
          <w:ins w:id="3160" w:author="Tuan NV" w:date="2026-04-16T22:49:00Z" w16du:dateUtc="2026-04-16T15:49:00Z"/>
          <w:lang w:val="vi-VN"/>
        </w:rPr>
      </w:pPr>
    </w:p>
    <w:p w14:paraId="6543FE5B" w14:textId="7C81C332" w:rsidR="00BC7F90" w:rsidRDefault="00BC7F90" w:rsidP="00BC7F90">
      <w:pPr>
        <w:tabs>
          <w:tab w:val="left" w:pos="3185"/>
        </w:tabs>
        <w:rPr>
          <w:ins w:id="3161" w:author="Tuan NV" w:date="2026-04-16T22:49:00Z" w16du:dateUtc="2026-04-16T15:49:00Z"/>
          <w:lang w:val="vi-VN"/>
        </w:rPr>
      </w:pPr>
      <w:ins w:id="3162" w:author="Tuan NV" w:date="2026-04-16T22:49:00Z" w16du:dateUtc="2026-04-16T15:49:00Z">
        <w:r>
          <w:rPr>
            <w:lang w:val="vi-VN"/>
          </w:rPr>
          <w:tab/>
        </w:r>
      </w:ins>
    </w:p>
    <w:p w14:paraId="0FE311A4" w14:textId="77777777" w:rsidR="00BC7F90" w:rsidRDefault="00BC7F90" w:rsidP="00BC7F90">
      <w:pPr>
        <w:tabs>
          <w:tab w:val="left" w:pos="3185"/>
        </w:tabs>
        <w:rPr>
          <w:ins w:id="3163" w:author="Tuan NV" w:date="2026-04-16T22:49:00Z" w16du:dateUtc="2026-04-16T15:49:00Z"/>
          <w:lang w:val="vi-VN"/>
        </w:rPr>
      </w:pPr>
    </w:p>
    <w:p w14:paraId="357BF58C" w14:textId="77777777" w:rsidR="00BC7F90" w:rsidRDefault="00BC7F90" w:rsidP="00BC7F90">
      <w:pPr>
        <w:tabs>
          <w:tab w:val="left" w:pos="3185"/>
        </w:tabs>
        <w:rPr>
          <w:ins w:id="3164" w:author="Tuan NV" w:date="2026-04-16T22:49:00Z" w16du:dateUtc="2026-04-16T15:49:00Z"/>
          <w:lang w:val="vi-VN"/>
        </w:rPr>
      </w:pPr>
    </w:p>
    <w:p w14:paraId="7B077258" w14:textId="49C3BA1E" w:rsidR="00E07F26" w:rsidRDefault="00E07F26" w:rsidP="00BC7F90">
      <w:pPr>
        <w:tabs>
          <w:tab w:val="left" w:pos="3185"/>
        </w:tabs>
        <w:rPr>
          <w:ins w:id="3165" w:author="Tuan NV" w:date="2026-04-16T23:46:00Z" w16du:dateUtc="2026-04-16T16:46:00Z"/>
          <w:lang w:val="vi-VN"/>
        </w:rPr>
      </w:pPr>
    </w:p>
    <w:p w14:paraId="6D73FE76" w14:textId="77777777" w:rsidR="00E07F26" w:rsidRDefault="00E07F26" w:rsidP="00BC7F90">
      <w:pPr>
        <w:tabs>
          <w:tab w:val="left" w:pos="3185"/>
        </w:tabs>
        <w:rPr>
          <w:ins w:id="3166" w:author="Tuan NV" w:date="2026-04-16T23:46:00Z" w16du:dateUtc="2026-04-16T16:46:00Z"/>
          <w:lang w:val="vi-VN"/>
        </w:rPr>
      </w:pPr>
    </w:p>
    <w:p w14:paraId="0287FDFB" w14:textId="77777777" w:rsidR="00E07F26" w:rsidRDefault="00E07F26" w:rsidP="00BC7F90">
      <w:pPr>
        <w:tabs>
          <w:tab w:val="left" w:pos="3185"/>
        </w:tabs>
        <w:rPr>
          <w:ins w:id="3167" w:author="Tuan NV" w:date="2026-04-16T23:46:00Z" w16du:dateUtc="2026-04-16T16:46:00Z"/>
          <w:lang w:val="vi-VN"/>
        </w:rPr>
      </w:pPr>
    </w:p>
    <w:p w14:paraId="2384EBEA" w14:textId="77777777" w:rsidR="00E07F26" w:rsidRDefault="00E07F26" w:rsidP="00BC7F90">
      <w:pPr>
        <w:tabs>
          <w:tab w:val="left" w:pos="3185"/>
        </w:tabs>
        <w:rPr>
          <w:ins w:id="3168" w:author="Tuan NV" w:date="2026-04-16T22:49:00Z" w16du:dateUtc="2026-04-16T15:49:00Z"/>
          <w:lang w:val="vi-VN"/>
        </w:rPr>
      </w:pPr>
    </w:p>
    <w:p w14:paraId="05F4B0FC" w14:textId="77777777" w:rsidR="00BC7F90" w:rsidRDefault="00BC7F90" w:rsidP="00BC7F90">
      <w:pPr>
        <w:tabs>
          <w:tab w:val="left" w:pos="3185"/>
        </w:tabs>
        <w:rPr>
          <w:ins w:id="3169" w:author="Tuan NV" w:date="2026-04-16T22:49:00Z" w16du:dateUtc="2026-04-16T15:49:00Z"/>
          <w:lang w:val="vi-VN"/>
        </w:rPr>
      </w:pPr>
    </w:p>
    <w:p w14:paraId="1DF1724C" w14:textId="01C901B8" w:rsidR="00BC7F90" w:rsidRDefault="00BC7F90" w:rsidP="00BC7F90">
      <w:pPr>
        <w:pStyle w:val="Heading1"/>
        <w:rPr>
          <w:ins w:id="3170" w:author="Tuan NV" w:date="2026-04-16T23:46:00Z" w16du:dateUtc="2026-04-16T16:46:00Z"/>
          <w:lang w:val="vi-VN"/>
        </w:rPr>
      </w:pPr>
      <w:bookmarkStart w:id="3171" w:name="_Toc227272739"/>
      <w:ins w:id="3172" w:author="Tuan NV" w:date="2026-04-16T22:50:00Z" w16du:dateUtc="2026-04-16T15:50:00Z">
        <w:r>
          <w:rPr>
            <w:lang w:val="vi-VN"/>
          </w:rPr>
          <w:lastRenderedPageBreak/>
          <w:t>TÀI LIỆU THAM KHẢO</w:t>
        </w:r>
      </w:ins>
      <w:bookmarkEnd w:id="3171"/>
    </w:p>
    <w:p w14:paraId="5EA170F7" w14:textId="77777777" w:rsidR="00E07F26" w:rsidRPr="00E07F26" w:rsidRDefault="00E07F26" w:rsidP="00E07F26">
      <w:pPr>
        <w:rPr>
          <w:ins w:id="3173" w:author="Tuan NV" w:date="2026-04-16T22:50:00Z" w16du:dateUtc="2026-04-16T15:50:00Z"/>
          <w:lang w:val="vi-VN"/>
        </w:rPr>
        <w:pPrChange w:id="3174" w:author="Tuan NV" w:date="2026-04-16T23:46:00Z" w16du:dateUtc="2026-04-16T16:46:00Z">
          <w:pPr>
            <w:pStyle w:val="Heading1"/>
          </w:pPr>
        </w:pPrChange>
      </w:pPr>
    </w:p>
    <w:p w14:paraId="00DDD940" w14:textId="0A21C559" w:rsidR="00BC7F90" w:rsidRDefault="00BC7F90" w:rsidP="00BC7F90">
      <w:pPr>
        <w:rPr>
          <w:ins w:id="3175" w:author="Tuan NV" w:date="2026-04-16T22:50:00Z" w16du:dateUtc="2026-04-16T15:50:00Z"/>
          <w:lang w:val="vi-VN"/>
        </w:rPr>
      </w:pPr>
      <w:ins w:id="3176" w:author="Tuan NV" w:date="2026-04-16T22:50:00Z" w16du:dateUtc="2026-04-16T15:50:00Z">
        <w:r>
          <w:rPr>
            <w:lang w:val="vi-VN"/>
          </w:rPr>
          <w:t>[1]:</w:t>
        </w:r>
        <w:r>
          <w:rPr>
            <w:lang w:val="vi-VN"/>
          </w:rPr>
          <w:fldChar w:fldCharType="begin"/>
        </w:r>
        <w:r>
          <w:rPr>
            <w:lang w:val="vi-VN"/>
          </w:rPr>
          <w:instrText>HYPERLINK "mailto:https://www.meinvoice.vn/tin-tuc/41237/bien-ban-giao-nhan-hang-hoa/%2334_Mau_bien_ban_giao_nhan_hang_hoa_3_ben?subject=https://www.meinvoice.vn/tin-tuc/41237/bien-ban-giao-nhan-hang-hoa/%2334_Mau_bien_ban_giao_nhan_hang_hoa_3_ben"</w:instrText>
        </w:r>
        <w:r>
          <w:rPr>
            <w:lang w:val="vi-VN"/>
          </w:rPr>
        </w:r>
        <w:r>
          <w:rPr>
            <w:lang w:val="vi-VN"/>
          </w:rPr>
          <w:fldChar w:fldCharType="separate"/>
        </w:r>
        <w:r w:rsidRPr="00BC7F90">
          <w:rPr>
            <w:rStyle w:val="Hyperlink"/>
            <w:lang w:val="vi-VN"/>
          </w:rPr>
          <w:t>mailto:https://www.meinvoice.vn/tin-tuc/41237/bien-ban-giao-nhan-hang-hoa/</w:t>
        </w:r>
        <w:r>
          <w:rPr>
            <w:lang w:val="vi-VN"/>
          </w:rPr>
          <w:fldChar w:fldCharType="end"/>
        </w:r>
      </w:ins>
    </w:p>
    <w:p w14:paraId="50B936BF" w14:textId="07BC4437" w:rsidR="00BC7F90" w:rsidRDefault="00BC7F90" w:rsidP="00BC7F90">
      <w:pPr>
        <w:rPr>
          <w:ins w:id="3177" w:author="Tuan NV" w:date="2026-04-16T22:51:00Z" w16du:dateUtc="2026-04-16T15:51:00Z"/>
          <w:lang w:val="vi-VN"/>
        </w:rPr>
      </w:pPr>
      <w:ins w:id="3178" w:author="Tuan NV" w:date="2026-04-16T22:50:00Z" w16du:dateUtc="2026-04-16T15:50:00Z">
        <w:r>
          <w:rPr>
            <w:lang w:val="vi-VN"/>
          </w:rPr>
          <w:t>[2]</w:t>
        </w:r>
      </w:ins>
      <w:ins w:id="3179" w:author="Tuan NV" w:date="2026-04-16T22:51:00Z" w16du:dateUtc="2026-04-16T15:51:00Z">
        <w:r>
          <w:rPr>
            <w:lang w:val="vi-VN"/>
          </w:rPr>
          <w:t xml:space="preserve">: </w:t>
        </w:r>
        <w:r>
          <w:rPr>
            <w:lang w:val="vi-VN"/>
          </w:rPr>
          <w:fldChar w:fldCharType="begin"/>
        </w:r>
        <w:r>
          <w:rPr>
            <w:lang w:val="vi-VN"/>
          </w:rPr>
          <w:instrText>HYPERLINK "mailto:https://www.studocu.vn/vn/document/truong-dai-hoc-giao-thong-van-tai/cong-nghe-thong-tin/bao-cao-bai-tap-lon/109507292?subject=https://www.studocu.vn/vn/document/truong-dai-hoc-giao-thong-van-tai/cong-nghe-thong-tin/bao-cao-bai-tap-lon/109507292"</w:instrText>
        </w:r>
        <w:r>
          <w:rPr>
            <w:lang w:val="vi-VN"/>
          </w:rPr>
        </w:r>
        <w:r>
          <w:rPr>
            <w:lang w:val="vi-VN"/>
          </w:rPr>
          <w:fldChar w:fldCharType="separate"/>
        </w:r>
        <w:r w:rsidRPr="00BC7F90">
          <w:rPr>
            <w:rStyle w:val="Hyperlink"/>
            <w:lang w:val="vi-VN"/>
          </w:rPr>
          <w:t>mailto:https://www.studocu.vn/vn/document/truong-dai-hoc-giao-thong-van-tai/</w:t>
        </w:r>
        <w:r>
          <w:rPr>
            <w:lang w:val="vi-VN"/>
          </w:rPr>
          <w:fldChar w:fldCharType="end"/>
        </w:r>
      </w:ins>
    </w:p>
    <w:p w14:paraId="41AA6743" w14:textId="7662F94C" w:rsidR="00BC7F90" w:rsidRDefault="00BC7F90" w:rsidP="00BC7F90">
      <w:pPr>
        <w:rPr>
          <w:ins w:id="3180" w:author="Tuan NV" w:date="2026-04-16T22:52:00Z" w16du:dateUtc="2026-04-16T15:52:00Z"/>
          <w:lang w:val="vi-VN"/>
        </w:rPr>
      </w:pPr>
      <w:ins w:id="3181" w:author="Tuan NV" w:date="2026-04-16T22:51:00Z" w16du:dateUtc="2026-04-16T15:51:00Z">
        <w:r>
          <w:rPr>
            <w:lang w:val="vi-VN"/>
          </w:rPr>
          <w:t xml:space="preserve">[3]: </w:t>
        </w:r>
      </w:ins>
      <w:ins w:id="3182" w:author="Tuan NV" w:date="2026-04-16T22:52:00Z" w16du:dateUtc="2026-04-16T15:52:00Z">
        <w:r>
          <w:rPr>
            <w:lang w:val="vi-VN"/>
          </w:rPr>
          <w:fldChar w:fldCharType="begin"/>
        </w:r>
        <w:r>
          <w:rPr>
            <w:lang w:val="vi-VN"/>
          </w:rPr>
          <w:instrText>HYPERLINK "mailto:https://ghtk.vn/blog/mau-hop-dong-van-chuyen-hang-hoa/?subject=https://ghtk.vn/blog/mau-hop-dong-van-chuyen-hang-hoa/"</w:instrText>
        </w:r>
        <w:r>
          <w:rPr>
            <w:lang w:val="vi-VN"/>
          </w:rPr>
        </w:r>
        <w:r>
          <w:rPr>
            <w:lang w:val="vi-VN"/>
          </w:rPr>
          <w:fldChar w:fldCharType="separate"/>
        </w:r>
        <w:r w:rsidRPr="00BC7F90">
          <w:rPr>
            <w:rStyle w:val="Hyperlink"/>
            <w:lang w:val="vi-VN"/>
          </w:rPr>
          <w:t>mailto:https://ghtk.vn/blog/mau-hop-dong-van-chuyen-hang-hoa/</w:t>
        </w:r>
        <w:r>
          <w:rPr>
            <w:lang w:val="vi-VN"/>
          </w:rPr>
          <w:fldChar w:fldCharType="end"/>
        </w:r>
      </w:ins>
    </w:p>
    <w:p w14:paraId="1B6E7C51" w14:textId="05173193" w:rsidR="00BC7F90" w:rsidRPr="00BC7F90" w:rsidRDefault="00BC7F90">
      <w:pPr>
        <w:rPr>
          <w:lang w:val="vi-VN"/>
        </w:rPr>
        <w:pPrChange w:id="3183" w:author="Tuan NV" w:date="2026-04-16T22:50:00Z" w16du:dateUtc="2026-04-16T15:50:00Z">
          <w:pPr>
            <w:pStyle w:val="Heading1"/>
          </w:pPr>
        </w:pPrChange>
      </w:pPr>
      <w:ins w:id="3184" w:author="Tuan NV" w:date="2026-04-16T22:52:00Z" w16du:dateUtc="2026-04-16T15:52:00Z">
        <w:r>
          <w:rPr>
            <w:lang w:val="vi-VN"/>
          </w:rPr>
          <w:t>[4]:</w:t>
        </w:r>
      </w:ins>
      <w:ins w:id="3185" w:author="Tuan NV" w:date="2026-04-16T22:53:00Z" w16du:dateUtc="2026-04-16T15:53:00Z">
        <w:r>
          <w:rPr>
            <w:lang w:val="vi-VN"/>
          </w:rPr>
          <w:t xml:space="preserve"> </w:t>
        </w:r>
        <w:r>
          <w:rPr>
            <w:lang w:val="vi-VN"/>
          </w:rPr>
          <w:fldChar w:fldCharType="begin"/>
        </w:r>
        <w:r>
          <w:rPr>
            <w:lang w:val="vi-VN"/>
          </w:rPr>
          <w:instrText>HYPERLINK "mailto:https://amis.misa.vn/111522/quan-tri-chuoi-cung-ung/?subject=https://amis.misa.vn/111522/quan-tri-chuoi-cung-ung/"</w:instrText>
        </w:r>
        <w:r>
          <w:rPr>
            <w:lang w:val="vi-VN"/>
          </w:rPr>
        </w:r>
        <w:r>
          <w:rPr>
            <w:lang w:val="vi-VN"/>
          </w:rPr>
          <w:fldChar w:fldCharType="separate"/>
        </w:r>
        <w:r w:rsidRPr="00BC7F90">
          <w:rPr>
            <w:rStyle w:val="Hyperlink"/>
            <w:lang w:val="vi-VN"/>
          </w:rPr>
          <w:t>mailto:https://amis.misa.vn/111522/quan-tri-chuoi-cung-ung/</w:t>
        </w:r>
        <w:r>
          <w:rPr>
            <w:lang w:val="vi-VN"/>
          </w:rPr>
          <w:fldChar w:fldCharType="end"/>
        </w:r>
      </w:ins>
    </w:p>
    <w:sectPr w:rsidR="00BC7F90" w:rsidRPr="00BC7F90" w:rsidSect="005472F5">
      <w:footerReference w:type="default" r:id="rId28"/>
      <w:pgSz w:w="11907" w:h="16840" w:code="9"/>
      <w:pgMar w:top="1134" w:right="1134" w:bottom="1134" w:left="1701" w:header="720" w:footer="720" w:gutter="0"/>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A3E23" w14:textId="77777777" w:rsidR="00755BDD" w:rsidRDefault="00755BDD" w:rsidP="005472F5">
      <w:pPr>
        <w:spacing w:after="0" w:line="240" w:lineRule="auto"/>
      </w:pPr>
      <w:r>
        <w:separator/>
      </w:r>
    </w:p>
  </w:endnote>
  <w:endnote w:type="continuationSeparator" w:id="0">
    <w:p w14:paraId="0808081D" w14:textId="77777777" w:rsidR="00755BDD" w:rsidRDefault="00755BDD" w:rsidP="00547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altName w:val="Times New Roman"/>
    <w:panose1 w:val="00000000000000000000"/>
    <w:charset w:val="00"/>
    <w:family w:val="roman"/>
    <w:notTrueType/>
    <w:pitch w:val="default"/>
  </w:font>
  <w:font w:name="Time s New Roman">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122546"/>
      <w:docPartObj>
        <w:docPartGallery w:val="Page Numbers (Bottom of Page)"/>
        <w:docPartUnique/>
      </w:docPartObj>
    </w:sdtPr>
    <w:sdtEndPr>
      <w:rPr>
        <w:noProof/>
      </w:rPr>
    </w:sdtEndPr>
    <w:sdtContent>
      <w:p w14:paraId="24D470D5" w14:textId="25999123" w:rsidR="005472F5" w:rsidRDefault="005472F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FB3073" w14:textId="77777777" w:rsidR="005472F5" w:rsidRDefault="00547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3AF39" w14:textId="77777777" w:rsidR="00755BDD" w:rsidRDefault="00755BDD" w:rsidP="005472F5">
      <w:pPr>
        <w:spacing w:after="0" w:line="240" w:lineRule="auto"/>
      </w:pPr>
      <w:r>
        <w:separator/>
      </w:r>
    </w:p>
  </w:footnote>
  <w:footnote w:type="continuationSeparator" w:id="0">
    <w:p w14:paraId="136B1CEF" w14:textId="77777777" w:rsidR="00755BDD" w:rsidRDefault="00755BDD" w:rsidP="005472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191"/>
    <w:multiLevelType w:val="multilevel"/>
    <w:tmpl w:val="0C9E5ACC"/>
    <w:lvl w:ilvl="0">
      <w:numFmt w:val="bullet"/>
      <w:lvlText w:val="-"/>
      <w:lvlJc w:val="left"/>
      <w:pPr>
        <w:tabs>
          <w:tab w:val="num" w:pos="720"/>
        </w:tabs>
        <w:ind w:left="720" w:hanging="360"/>
      </w:pPr>
      <w:rPr>
        <w:rFonts w:ascii="Times New Roman" w:eastAsia="Calibri" w:hAnsi="Times New Roman" w:cs="Times New Roman" w:hint="default"/>
        <w:sz w:val="20"/>
      </w:rPr>
    </w:lvl>
    <w:lvl w:ilvl="1">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F5975"/>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800AF"/>
    <w:multiLevelType w:val="multilevel"/>
    <w:tmpl w:val="D3329E7A"/>
    <w:lvl w:ilvl="0">
      <w:numFmt w:val="bullet"/>
      <w:lvlText w:val="-"/>
      <w:lvlJc w:val="left"/>
      <w:pPr>
        <w:tabs>
          <w:tab w:val="num" w:pos="720"/>
        </w:tabs>
        <w:ind w:left="720" w:hanging="360"/>
      </w:pPr>
      <w:rPr>
        <w:rFonts w:ascii="Times New Roman" w:eastAsia="Calibri" w:hAnsi="Times New Roman" w:cs="Times New Roman" w:hint="default"/>
        <w:sz w:val="20"/>
      </w:rPr>
    </w:lvl>
    <w:lvl w:ilvl="1">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C53FB"/>
    <w:multiLevelType w:val="hybridMultilevel"/>
    <w:tmpl w:val="5B949586"/>
    <w:lvl w:ilvl="0" w:tplc="569E73C8">
      <w:numFmt w:val="bullet"/>
      <w:lvlText w:val="-"/>
      <w:lvlJc w:val="left"/>
      <w:pPr>
        <w:ind w:left="720" w:hanging="360"/>
      </w:pPr>
      <w:rPr>
        <w:rFonts w:ascii="Times New Roman" w:eastAsiaTheme="minorHAnsi" w:hAnsi="Times New Roman" w:cs="Times New Roman" w:hint="default"/>
      </w:rPr>
    </w:lvl>
    <w:lvl w:ilvl="1" w:tplc="569E73C8">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AE3027"/>
    <w:multiLevelType w:val="hybridMultilevel"/>
    <w:tmpl w:val="1A5CB074"/>
    <w:lvl w:ilvl="0" w:tplc="0924FFAE">
      <w:start w:val="2"/>
      <w:numFmt w:val="bullet"/>
      <w:lvlText w:val="-"/>
      <w:lvlJc w:val="left"/>
      <w:pPr>
        <w:ind w:left="1080" w:hanging="360"/>
      </w:pPr>
      <w:rPr>
        <w:rFonts w:ascii="Times New Roman" w:eastAsiaTheme="minorHAnsi" w:hAnsi="Times New Roman" w:cs="Times New Roman" w:hint="default"/>
        <w:b w:val="0"/>
        <w:bC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CEF5868"/>
    <w:multiLevelType w:val="multilevel"/>
    <w:tmpl w:val="9D8EC72E"/>
    <w:lvl w:ilvl="0">
      <w:numFmt w:val="bullet"/>
      <w:lvlText w:val="-"/>
      <w:lvlJc w:val="left"/>
      <w:pPr>
        <w:tabs>
          <w:tab w:val="num" w:pos="720"/>
        </w:tabs>
        <w:ind w:left="720" w:hanging="360"/>
      </w:pPr>
      <w:rPr>
        <w:rFonts w:ascii="Times New Roman" w:eastAsia="Calibri" w:hAnsi="Times New Roman" w:cs="Times New Roman" w:hint="default"/>
        <w:sz w:val="20"/>
      </w:rPr>
    </w:lvl>
    <w:lvl w:ilvl="1">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9110F"/>
    <w:multiLevelType w:val="multilevel"/>
    <w:tmpl w:val="1F823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21298F"/>
    <w:multiLevelType w:val="multilevel"/>
    <w:tmpl w:val="1750C49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D66ECA"/>
    <w:multiLevelType w:val="multilevel"/>
    <w:tmpl w:val="F92E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CF7F39"/>
    <w:multiLevelType w:val="multilevel"/>
    <w:tmpl w:val="19CAB704"/>
    <w:lvl w:ilvl="0">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5504A"/>
    <w:multiLevelType w:val="hybridMultilevel"/>
    <w:tmpl w:val="C79C693A"/>
    <w:lvl w:ilvl="0" w:tplc="0924FFAE">
      <w:start w:val="2"/>
      <w:numFmt w:val="bullet"/>
      <w:lvlText w:val="-"/>
      <w:lvlJc w:val="left"/>
      <w:pPr>
        <w:ind w:left="1128" w:hanging="360"/>
      </w:pPr>
      <w:rPr>
        <w:rFonts w:ascii="Times New Roman" w:eastAsiaTheme="minorHAnsi" w:hAnsi="Times New Roman" w:cs="Times New Roman" w:hint="default"/>
        <w:b w:val="0"/>
        <w:bCs/>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11" w15:restartNumberingAfterBreak="0">
    <w:nsid w:val="1C0D50C2"/>
    <w:multiLevelType w:val="multilevel"/>
    <w:tmpl w:val="3DF8C498"/>
    <w:lvl w:ilvl="0">
      <w:numFmt w:val="bullet"/>
      <w:lvlText w:val="-"/>
      <w:lvlJc w:val="left"/>
      <w:pPr>
        <w:tabs>
          <w:tab w:val="num" w:pos="720"/>
        </w:tabs>
        <w:ind w:left="720" w:hanging="360"/>
      </w:pPr>
      <w:rPr>
        <w:rFonts w:ascii="Times New Roman" w:eastAsia="Calibri" w:hAnsi="Times New Roman" w:cs="Times New Roman" w:hint="default"/>
        <w:sz w:val="20"/>
      </w:rPr>
    </w:lvl>
    <w:lvl w:ilvl="1">
      <w:numFmt w:val="bullet"/>
      <w:lvlText w:val="-"/>
      <w:lvlJc w:val="left"/>
      <w:pPr>
        <w:ind w:left="1440" w:hanging="360"/>
      </w:pPr>
      <w:rPr>
        <w:rFonts w:ascii="Times New Roman" w:eastAsia="Calibri"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0C69E7"/>
    <w:multiLevelType w:val="hybridMultilevel"/>
    <w:tmpl w:val="22C8A6A2"/>
    <w:lvl w:ilvl="0" w:tplc="7716F84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257FC7"/>
    <w:multiLevelType w:val="multilevel"/>
    <w:tmpl w:val="7CC65C28"/>
    <w:lvl w:ilvl="0">
      <w:numFmt w:val="bullet"/>
      <w:lvlText w:val="-"/>
      <w:lvlJc w:val="left"/>
      <w:pPr>
        <w:tabs>
          <w:tab w:val="num" w:pos="720"/>
        </w:tabs>
        <w:ind w:left="720" w:hanging="360"/>
      </w:pPr>
      <w:rPr>
        <w:rFonts w:ascii="Times New Roman" w:eastAsia="Calibri" w:hAnsi="Times New Roman" w:cs="Times New Roman" w:hint="default"/>
        <w:sz w:val="20"/>
      </w:rPr>
    </w:lvl>
    <w:lvl w:ilvl="1">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386323"/>
    <w:multiLevelType w:val="hybridMultilevel"/>
    <w:tmpl w:val="774C289C"/>
    <w:lvl w:ilvl="0" w:tplc="0924FFAE">
      <w:start w:val="2"/>
      <w:numFmt w:val="bullet"/>
      <w:lvlText w:val="-"/>
      <w:lvlJc w:val="left"/>
      <w:pPr>
        <w:ind w:left="1128" w:hanging="360"/>
      </w:pPr>
      <w:rPr>
        <w:rFonts w:ascii="Times New Roman" w:eastAsiaTheme="minorHAnsi" w:hAnsi="Times New Roman" w:cs="Times New Roman" w:hint="default"/>
        <w:b w:val="0"/>
        <w:bCs/>
      </w:rPr>
    </w:lvl>
    <w:lvl w:ilvl="1" w:tplc="33B0511A">
      <w:numFmt w:val="bullet"/>
      <w:lvlText w:val=""/>
      <w:lvlJc w:val="left"/>
      <w:pPr>
        <w:ind w:left="1848" w:hanging="360"/>
      </w:pPr>
      <w:rPr>
        <w:rFonts w:ascii="Symbol" w:eastAsia="Times New Roman" w:hAnsi="Symbol" w:cs="Times New Roman"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15" w15:restartNumberingAfterBreak="0">
    <w:nsid w:val="214750EB"/>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A57607"/>
    <w:multiLevelType w:val="multilevel"/>
    <w:tmpl w:val="6F3E1C12"/>
    <w:lvl w:ilvl="0">
      <w:numFmt w:val="bullet"/>
      <w:lvlText w:val="-"/>
      <w:lvlJc w:val="left"/>
      <w:pPr>
        <w:tabs>
          <w:tab w:val="num" w:pos="720"/>
        </w:tabs>
        <w:ind w:left="720" w:hanging="360"/>
      </w:pPr>
      <w:rPr>
        <w:rFonts w:ascii="Times New Roman" w:eastAsia="Calibri" w:hAnsi="Times New Roman" w:cs="Times New Roman" w:hint="default"/>
        <w:sz w:val="20"/>
      </w:rPr>
    </w:lvl>
    <w:lvl w:ilvl="1">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DF2325"/>
    <w:multiLevelType w:val="multilevel"/>
    <w:tmpl w:val="3DF8C498"/>
    <w:lvl w:ilvl="0">
      <w:numFmt w:val="bullet"/>
      <w:lvlText w:val="-"/>
      <w:lvlJc w:val="left"/>
      <w:pPr>
        <w:tabs>
          <w:tab w:val="num" w:pos="720"/>
        </w:tabs>
        <w:ind w:left="720" w:hanging="360"/>
      </w:pPr>
      <w:rPr>
        <w:rFonts w:ascii="Times New Roman" w:eastAsia="Calibri" w:hAnsi="Times New Roman" w:cs="Times New Roman" w:hint="default"/>
        <w:sz w:val="20"/>
      </w:rPr>
    </w:lvl>
    <w:lvl w:ilvl="1">
      <w:numFmt w:val="bullet"/>
      <w:lvlText w:val="-"/>
      <w:lvlJc w:val="left"/>
      <w:pPr>
        <w:ind w:left="1440" w:hanging="360"/>
      </w:pPr>
      <w:rPr>
        <w:rFonts w:ascii="Times New Roman" w:eastAsia="Calibri"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6109C5"/>
    <w:multiLevelType w:val="multilevel"/>
    <w:tmpl w:val="1A92D2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6D6DEA"/>
    <w:multiLevelType w:val="multilevel"/>
    <w:tmpl w:val="E10C2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290186"/>
    <w:multiLevelType w:val="multilevel"/>
    <w:tmpl w:val="2FDC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5F267F"/>
    <w:multiLevelType w:val="hybridMultilevel"/>
    <w:tmpl w:val="0DD4CD62"/>
    <w:lvl w:ilvl="0" w:tplc="0924FFAE">
      <w:start w:val="2"/>
      <w:numFmt w:val="bullet"/>
      <w:lvlText w:val="-"/>
      <w:lvlJc w:val="left"/>
      <w:pPr>
        <w:ind w:left="1080" w:hanging="360"/>
      </w:pPr>
      <w:rPr>
        <w:rFonts w:ascii="Times New Roman" w:eastAsiaTheme="minorHAnsi" w:hAnsi="Times New Roman" w:cs="Times New Roman" w:hint="default"/>
        <w:b w:val="0"/>
        <w:bC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D42092C"/>
    <w:multiLevelType w:val="multilevel"/>
    <w:tmpl w:val="3DF8C498"/>
    <w:lvl w:ilvl="0">
      <w:numFmt w:val="bullet"/>
      <w:lvlText w:val="-"/>
      <w:lvlJc w:val="left"/>
      <w:pPr>
        <w:tabs>
          <w:tab w:val="num" w:pos="720"/>
        </w:tabs>
        <w:ind w:left="720" w:hanging="360"/>
      </w:pPr>
      <w:rPr>
        <w:rFonts w:ascii="Times New Roman" w:eastAsia="Calibri" w:hAnsi="Times New Roman" w:cs="Times New Roman" w:hint="default"/>
        <w:sz w:val="20"/>
      </w:rPr>
    </w:lvl>
    <w:lvl w:ilvl="1">
      <w:numFmt w:val="bullet"/>
      <w:lvlText w:val="-"/>
      <w:lvlJc w:val="left"/>
      <w:pPr>
        <w:ind w:left="1440" w:hanging="360"/>
      </w:pPr>
      <w:rPr>
        <w:rFonts w:ascii="Times New Roman" w:eastAsia="Calibri"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786105"/>
    <w:multiLevelType w:val="multilevel"/>
    <w:tmpl w:val="642085D0"/>
    <w:lvl w:ilvl="0">
      <w:numFmt w:val="bullet"/>
      <w:lvlText w:val="-"/>
      <w:lvlJc w:val="left"/>
      <w:pPr>
        <w:tabs>
          <w:tab w:val="num" w:pos="720"/>
        </w:tabs>
        <w:ind w:left="720" w:hanging="360"/>
      </w:pPr>
      <w:rPr>
        <w:rFonts w:ascii="Times New Roman" w:eastAsia="Calibri" w:hAnsi="Times New Roman" w:cs="Times New Roman" w:hint="default"/>
        <w:sz w:val="20"/>
      </w:rPr>
    </w:lvl>
    <w:lvl w:ilvl="1">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F94312"/>
    <w:multiLevelType w:val="multilevel"/>
    <w:tmpl w:val="377E5524"/>
    <w:lvl w:ilvl="0">
      <w:numFmt w:val="bullet"/>
      <w:lvlText w:val="-"/>
      <w:lvlJc w:val="left"/>
      <w:pPr>
        <w:tabs>
          <w:tab w:val="num" w:pos="720"/>
        </w:tabs>
        <w:ind w:left="720" w:hanging="360"/>
      </w:pPr>
      <w:rPr>
        <w:rFonts w:ascii="Times New Roman" w:eastAsia="Calibri" w:hAnsi="Times New Roman" w:cs="Times New Roman" w:hint="default"/>
        <w:sz w:val="20"/>
      </w:rPr>
    </w:lvl>
    <w:lvl w:ilvl="1">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C24B3F"/>
    <w:multiLevelType w:val="hybridMultilevel"/>
    <w:tmpl w:val="DB387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3D76A1C"/>
    <w:multiLevelType w:val="hybridMultilevel"/>
    <w:tmpl w:val="1914550C"/>
    <w:lvl w:ilvl="0" w:tplc="0924FFAE">
      <w:start w:val="2"/>
      <w:numFmt w:val="bullet"/>
      <w:lvlText w:val="-"/>
      <w:lvlJc w:val="left"/>
      <w:pPr>
        <w:ind w:left="1080" w:hanging="360"/>
      </w:pPr>
      <w:rPr>
        <w:rFonts w:ascii="Times New Roman" w:eastAsiaTheme="minorHAnsi" w:hAnsi="Times New Roman" w:cs="Times New Roman" w:hint="default"/>
        <w:b w:val="0"/>
        <w:bC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343D52F7"/>
    <w:multiLevelType w:val="multilevel"/>
    <w:tmpl w:val="2286DE38"/>
    <w:lvl w:ilvl="0">
      <w:start w:val="1"/>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35AF2D55"/>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712D1F"/>
    <w:multiLevelType w:val="multilevel"/>
    <w:tmpl w:val="7EC6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C13518"/>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0F3E22"/>
    <w:multiLevelType w:val="hybridMultilevel"/>
    <w:tmpl w:val="DE10BFF2"/>
    <w:lvl w:ilvl="0" w:tplc="0924FFAE">
      <w:start w:val="2"/>
      <w:numFmt w:val="bullet"/>
      <w:lvlText w:val="-"/>
      <w:lvlJc w:val="left"/>
      <w:pPr>
        <w:ind w:left="1128" w:hanging="360"/>
      </w:pPr>
      <w:rPr>
        <w:rFonts w:ascii="Times New Roman" w:eastAsiaTheme="minorHAnsi" w:hAnsi="Times New Roman" w:cs="Times New Roman" w:hint="default"/>
        <w:b w:val="0"/>
        <w:bCs/>
      </w:rPr>
    </w:lvl>
    <w:lvl w:ilvl="1" w:tplc="04090003">
      <w:start w:val="1"/>
      <w:numFmt w:val="bullet"/>
      <w:lvlText w:val="o"/>
      <w:lvlJc w:val="left"/>
      <w:pPr>
        <w:ind w:left="1848" w:hanging="360"/>
      </w:pPr>
      <w:rPr>
        <w:rFonts w:ascii="Courier New" w:hAnsi="Courier New" w:cs="Courier New" w:hint="default"/>
      </w:rPr>
    </w:lvl>
    <w:lvl w:ilvl="2" w:tplc="04090005">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32" w15:restartNumberingAfterBreak="0">
    <w:nsid w:val="3B2E0864"/>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C970E0"/>
    <w:multiLevelType w:val="hybridMultilevel"/>
    <w:tmpl w:val="8014E35A"/>
    <w:lvl w:ilvl="0" w:tplc="C35083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F21142A"/>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A55DA2"/>
    <w:multiLevelType w:val="multilevel"/>
    <w:tmpl w:val="44E0B668"/>
    <w:lvl w:ilvl="0">
      <w:numFmt w:val="bullet"/>
      <w:lvlText w:val="-"/>
      <w:lvlJc w:val="left"/>
      <w:pPr>
        <w:tabs>
          <w:tab w:val="num" w:pos="720"/>
        </w:tabs>
        <w:ind w:left="720" w:hanging="360"/>
      </w:pPr>
      <w:rPr>
        <w:rFonts w:ascii="Times New Roman" w:eastAsia="Calibri" w:hAnsi="Times New Roman" w:cs="Times New Roman" w:hint="default"/>
        <w:sz w:val="20"/>
      </w:rPr>
    </w:lvl>
    <w:lvl w:ilvl="1">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16574A"/>
    <w:multiLevelType w:val="multilevel"/>
    <w:tmpl w:val="FE3E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E676B2"/>
    <w:multiLevelType w:val="multilevel"/>
    <w:tmpl w:val="75EC39E8"/>
    <w:lvl w:ilvl="0">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4F3C24"/>
    <w:multiLevelType w:val="multilevel"/>
    <w:tmpl w:val="D86A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541426"/>
    <w:multiLevelType w:val="hybridMultilevel"/>
    <w:tmpl w:val="4440B7BE"/>
    <w:lvl w:ilvl="0" w:tplc="0924FFAE">
      <w:start w:val="2"/>
      <w:numFmt w:val="bullet"/>
      <w:lvlText w:val="-"/>
      <w:lvlJc w:val="left"/>
      <w:pPr>
        <w:ind w:left="1128" w:hanging="360"/>
      </w:pPr>
      <w:rPr>
        <w:rFonts w:ascii="Times New Roman" w:eastAsiaTheme="minorHAnsi" w:hAnsi="Times New Roman" w:cs="Times New Roman" w:hint="default"/>
        <w:b w:val="0"/>
        <w:bCs/>
      </w:rPr>
    </w:lvl>
    <w:lvl w:ilvl="1" w:tplc="0924FFAE">
      <w:start w:val="2"/>
      <w:numFmt w:val="bullet"/>
      <w:lvlText w:val="-"/>
      <w:lvlJc w:val="left"/>
      <w:pPr>
        <w:ind w:left="1848" w:hanging="360"/>
      </w:pPr>
      <w:rPr>
        <w:rFonts w:ascii="Times New Roman" w:eastAsiaTheme="minorHAnsi" w:hAnsi="Times New Roman" w:cs="Times New Roman" w:hint="default"/>
        <w:b w:val="0"/>
        <w:bCs/>
      </w:rPr>
    </w:lvl>
    <w:lvl w:ilvl="2" w:tplc="04090005">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40" w15:restartNumberingAfterBreak="0">
    <w:nsid w:val="525E2969"/>
    <w:multiLevelType w:val="multilevel"/>
    <w:tmpl w:val="3DF8C498"/>
    <w:lvl w:ilvl="0">
      <w:numFmt w:val="bullet"/>
      <w:lvlText w:val="-"/>
      <w:lvlJc w:val="left"/>
      <w:pPr>
        <w:tabs>
          <w:tab w:val="num" w:pos="720"/>
        </w:tabs>
        <w:ind w:left="720" w:hanging="360"/>
      </w:pPr>
      <w:rPr>
        <w:rFonts w:ascii="Times New Roman" w:eastAsia="Calibri" w:hAnsi="Times New Roman" w:cs="Times New Roman" w:hint="default"/>
        <w:sz w:val="20"/>
      </w:rPr>
    </w:lvl>
    <w:lvl w:ilvl="1">
      <w:numFmt w:val="bullet"/>
      <w:lvlText w:val="-"/>
      <w:lvlJc w:val="left"/>
      <w:pPr>
        <w:ind w:left="1440" w:hanging="360"/>
      </w:pPr>
      <w:rPr>
        <w:rFonts w:ascii="Times New Roman" w:eastAsia="Calibri"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151092"/>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033E10"/>
    <w:multiLevelType w:val="hybridMultilevel"/>
    <w:tmpl w:val="35E8612C"/>
    <w:lvl w:ilvl="0" w:tplc="0924FFAE">
      <w:start w:val="2"/>
      <w:numFmt w:val="bullet"/>
      <w:lvlText w:val="-"/>
      <w:lvlJc w:val="left"/>
      <w:pPr>
        <w:ind w:left="1128" w:hanging="360"/>
      </w:pPr>
      <w:rPr>
        <w:rFonts w:ascii="Times New Roman" w:eastAsiaTheme="minorHAnsi" w:hAnsi="Times New Roman" w:cs="Times New Roman" w:hint="default"/>
        <w:b w:val="0"/>
        <w:bCs/>
      </w:rPr>
    </w:lvl>
    <w:lvl w:ilvl="1" w:tplc="04090003">
      <w:start w:val="1"/>
      <w:numFmt w:val="bullet"/>
      <w:lvlText w:val="o"/>
      <w:lvlJc w:val="left"/>
      <w:pPr>
        <w:ind w:left="1848" w:hanging="360"/>
      </w:pPr>
      <w:rPr>
        <w:rFonts w:ascii="Courier New" w:hAnsi="Courier New" w:cs="Courier New" w:hint="default"/>
      </w:rPr>
    </w:lvl>
    <w:lvl w:ilvl="2" w:tplc="04090005">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43" w15:restartNumberingAfterBreak="0">
    <w:nsid w:val="572D216B"/>
    <w:multiLevelType w:val="hybridMultilevel"/>
    <w:tmpl w:val="8C7A9AB2"/>
    <w:lvl w:ilvl="0" w:tplc="0924FFAE">
      <w:start w:val="2"/>
      <w:numFmt w:val="bullet"/>
      <w:lvlText w:val="-"/>
      <w:lvlJc w:val="left"/>
      <w:pPr>
        <w:ind w:left="1128" w:hanging="360"/>
      </w:pPr>
      <w:rPr>
        <w:rFonts w:ascii="Times New Roman" w:eastAsiaTheme="minorHAnsi" w:hAnsi="Times New Roman" w:cs="Times New Roman" w:hint="default"/>
        <w:b w:val="0"/>
        <w:bCs/>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44" w15:restartNumberingAfterBreak="0">
    <w:nsid w:val="579378BE"/>
    <w:multiLevelType w:val="multilevel"/>
    <w:tmpl w:val="A71C80F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79C3B34"/>
    <w:multiLevelType w:val="hybridMultilevel"/>
    <w:tmpl w:val="EA2A076C"/>
    <w:lvl w:ilvl="0" w:tplc="0924FFAE">
      <w:start w:val="2"/>
      <w:numFmt w:val="bullet"/>
      <w:lvlText w:val="-"/>
      <w:lvlJc w:val="left"/>
      <w:pPr>
        <w:ind w:left="1080" w:hanging="360"/>
      </w:pPr>
      <w:rPr>
        <w:rFonts w:ascii="Times New Roman" w:eastAsiaTheme="minorHAnsi" w:hAnsi="Times New Roman" w:cs="Times New Roman" w:hint="default"/>
        <w:b w:val="0"/>
        <w:bC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580F7DC1"/>
    <w:multiLevelType w:val="hybridMultilevel"/>
    <w:tmpl w:val="4FD2A718"/>
    <w:lvl w:ilvl="0" w:tplc="0924FFAE">
      <w:start w:val="2"/>
      <w:numFmt w:val="bullet"/>
      <w:lvlText w:val="-"/>
      <w:lvlJc w:val="left"/>
      <w:pPr>
        <w:ind w:left="1128" w:hanging="360"/>
      </w:pPr>
      <w:rPr>
        <w:rFonts w:ascii="Times New Roman" w:eastAsiaTheme="minorHAnsi" w:hAnsi="Times New Roman" w:cs="Times New Roman" w:hint="default"/>
        <w:b w:val="0"/>
        <w:bCs/>
      </w:rPr>
    </w:lvl>
    <w:lvl w:ilvl="1" w:tplc="04090003">
      <w:start w:val="1"/>
      <w:numFmt w:val="bullet"/>
      <w:lvlText w:val="o"/>
      <w:lvlJc w:val="left"/>
      <w:pPr>
        <w:ind w:left="1848" w:hanging="360"/>
      </w:pPr>
      <w:rPr>
        <w:rFonts w:ascii="Courier New" w:hAnsi="Courier New" w:cs="Courier New" w:hint="default"/>
      </w:rPr>
    </w:lvl>
    <w:lvl w:ilvl="2" w:tplc="04090005">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47" w15:restartNumberingAfterBreak="0">
    <w:nsid w:val="590B37A5"/>
    <w:multiLevelType w:val="hybridMultilevel"/>
    <w:tmpl w:val="012E807A"/>
    <w:lvl w:ilvl="0" w:tplc="7AB01CFA">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9A675EA"/>
    <w:multiLevelType w:val="multilevel"/>
    <w:tmpl w:val="22DCDB72"/>
    <w:lvl w:ilvl="0">
      <w:numFmt w:val="bullet"/>
      <w:lvlText w:val="-"/>
      <w:lvlJc w:val="left"/>
      <w:pPr>
        <w:tabs>
          <w:tab w:val="num" w:pos="720"/>
        </w:tabs>
        <w:ind w:left="720" w:hanging="360"/>
      </w:pPr>
      <w:rPr>
        <w:rFonts w:ascii="Times New Roman" w:eastAsia="Calibri" w:hAnsi="Times New Roman" w:cs="Times New Roman" w:hint="default"/>
        <w:sz w:val="20"/>
      </w:rPr>
    </w:lvl>
    <w:lvl w:ilvl="1">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3209E4"/>
    <w:multiLevelType w:val="multilevel"/>
    <w:tmpl w:val="4F5C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DD1076"/>
    <w:multiLevelType w:val="multilevel"/>
    <w:tmpl w:val="71BC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5F1947"/>
    <w:multiLevelType w:val="multilevel"/>
    <w:tmpl w:val="27B0196E"/>
    <w:lvl w:ilvl="0">
      <w:numFmt w:val="bullet"/>
      <w:lvlText w:val="-"/>
      <w:lvlJc w:val="left"/>
      <w:pPr>
        <w:tabs>
          <w:tab w:val="num" w:pos="720"/>
        </w:tabs>
        <w:ind w:left="720" w:hanging="360"/>
      </w:pPr>
      <w:rPr>
        <w:rFonts w:ascii="Times New Roman" w:eastAsia="Calibri" w:hAnsi="Times New Roman" w:cs="Times New Roman" w:hint="default"/>
        <w:sz w:val="20"/>
      </w:rPr>
    </w:lvl>
    <w:lvl w:ilvl="1">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AB3B1A"/>
    <w:multiLevelType w:val="multilevel"/>
    <w:tmpl w:val="3EB4DF0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6B02DC5"/>
    <w:multiLevelType w:val="multilevel"/>
    <w:tmpl w:val="7BAC006E"/>
    <w:lvl w:ilvl="0">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3E686C"/>
    <w:multiLevelType w:val="multilevel"/>
    <w:tmpl w:val="98B4A7E2"/>
    <w:lvl w:ilvl="0">
      <w:numFmt w:val="bullet"/>
      <w:lvlText w:val="-"/>
      <w:lvlJc w:val="left"/>
      <w:pPr>
        <w:tabs>
          <w:tab w:val="num" w:pos="720"/>
        </w:tabs>
        <w:ind w:left="720" w:hanging="360"/>
      </w:pPr>
      <w:rPr>
        <w:rFonts w:ascii="Times New Roman" w:eastAsia="Calibri" w:hAnsi="Times New Roman" w:cs="Times New Roman" w:hint="default"/>
        <w:sz w:val="20"/>
      </w:rPr>
    </w:lvl>
    <w:lvl w:ilvl="1">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AE4648"/>
    <w:multiLevelType w:val="multilevel"/>
    <w:tmpl w:val="E69C9C4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2934549"/>
    <w:multiLevelType w:val="multilevel"/>
    <w:tmpl w:val="5192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D344D0"/>
    <w:multiLevelType w:val="multilevel"/>
    <w:tmpl w:val="69CC165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5517B38"/>
    <w:multiLevelType w:val="multilevel"/>
    <w:tmpl w:val="5620A47C"/>
    <w:lvl w:ilvl="0">
      <w:numFmt w:val="bullet"/>
      <w:lvlText w:val="-"/>
      <w:lvlJc w:val="left"/>
      <w:pPr>
        <w:tabs>
          <w:tab w:val="num" w:pos="720"/>
        </w:tabs>
        <w:ind w:left="720" w:hanging="360"/>
      </w:pPr>
      <w:rPr>
        <w:rFonts w:ascii="Times New Roman" w:eastAsia="Calibri" w:hAnsi="Times New Roman" w:cs="Times New Roman" w:hint="default"/>
        <w:sz w:val="20"/>
      </w:rPr>
    </w:lvl>
    <w:lvl w:ilvl="1">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175375"/>
    <w:multiLevelType w:val="hybridMultilevel"/>
    <w:tmpl w:val="FEFCC3CA"/>
    <w:lvl w:ilvl="0" w:tplc="0924FFAE">
      <w:start w:val="2"/>
      <w:numFmt w:val="bullet"/>
      <w:lvlText w:val="-"/>
      <w:lvlJc w:val="left"/>
      <w:pPr>
        <w:ind w:left="1080" w:hanging="360"/>
      </w:pPr>
      <w:rPr>
        <w:rFonts w:ascii="Times New Roman" w:eastAsiaTheme="minorHAnsi" w:hAnsi="Times New Roman" w:cs="Times New Roman" w:hint="default"/>
        <w:b w:val="0"/>
        <w:bC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7A3174CA"/>
    <w:multiLevelType w:val="hybridMultilevel"/>
    <w:tmpl w:val="53DA3304"/>
    <w:lvl w:ilvl="0" w:tplc="0924FFAE">
      <w:start w:val="2"/>
      <w:numFmt w:val="bullet"/>
      <w:lvlText w:val="-"/>
      <w:lvlJc w:val="left"/>
      <w:pPr>
        <w:ind w:left="1128" w:hanging="360"/>
      </w:pPr>
      <w:rPr>
        <w:rFonts w:ascii="Times New Roman" w:eastAsiaTheme="minorHAnsi" w:hAnsi="Times New Roman" w:cs="Times New Roman" w:hint="default"/>
        <w:b w:val="0"/>
        <w:bCs/>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num w:numId="1" w16cid:durableId="1166634054">
    <w:abstractNumId w:val="12"/>
  </w:num>
  <w:num w:numId="2" w16cid:durableId="1696803780">
    <w:abstractNumId w:val="33"/>
  </w:num>
  <w:num w:numId="3" w16cid:durableId="1207640184">
    <w:abstractNumId w:val="45"/>
  </w:num>
  <w:num w:numId="4" w16cid:durableId="1939869555">
    <w:abstractNumId w:val="26"/>
  </w:num>
  <w:num w:numId="5" w16cid:durableId="1667128682">
    <w:abstractNumId w:val="59"/>
  </w:num>
  <w:num w:numId="6" w16cid:durableId="995651873">
    <w:abstractNumId w:val="21"/>
  </w:num>
  <w:num w:numId="7" w16cid:durableId="764499401">
    <w:abstractNumId w:val="27"/>
  </w:num>
  <w:num w:numId="8" w16cid:durableId="1049959560">
    <w:abstractNumId w:val="60"/>
  </w:num>
  <w:num w:numId="9" w16cid:durableId="278953739">
    <w:abstractNumId w:val="4"/>
  </w:num>
  <w:num w:numId="10" w16cid:durableId="658729132">
    <w:abstractNumId w:val="43"/>
  </w:num>
  <w:num w:numId="11" w16cid:durableId="1100106214">
    <w:abstractNumId w:val="10"/>
  </w:num>
  <w:num w:numId="12" w16cid:durableId="245194207">
    <w:abstractNumId w:val="14"/>
  </w:num>
  <w:num w:numId="13" w16cid:durableId="1154685207">
    <w:abstractNumId w:val="39"/>
  </w:num>
  <w:num w:numId="14" w16cid:durableId="1346446933">
    <w:abstractNumId w:val="42"/>
  </w:num>
  <w:num w:numId="15" w16cid:durableId="1629581858">
    <w:abstractNumId w:val="46"/>
  </w:num>
  <w:num w:numId="16" w16cid:durableId="846869467">
    <w:abstractNumId w:val="31"/>
  </w:num>
  <w:num w:numId="17" w16cid:durableId="1123235800">
    <w:abstractNumId w:val="3"/>
  </w:num>
  <w:num w:numId="18" w16cid:durableId="1822388506">
    <w:abstractNumId w:val="17"/>
  </w:num>
  <w:num w:numId="19" w16cid:durableId="1821146755">
    <w:abstractNumId w:val="40"/>
  </w:num>
  <w:num w:numId="20" w16cid:durableId="55052802">
    <w:abstractNumId w:val="22"/>
  </w:num>
  <w:num w:numId="21" w16cid:durableId="1571189119">
    <w:abstractNumId w:val="11"/>
  </w:num>
  <w:num w:numId="22" w16cid:durableId="1409957079">
    <w:abstractNumId w:val="41"/>
  </w:num>
  <w:num w:numId="23" w16cid:durableId="500778276">
    <w:abstractNumId w:val="32"/>
  </w:num>
  <w:num w:numId="24" w16cid:durableId="1340236295">
    <w:abstractNumId w:val="28"/>
  </w:num>
  <w:num w:numId="25" w16cid:durableId="1396707044">
    <w:abstractNumId w:val="56"/>
  </w:num>
  <w:num w:numId="26" w16cid:durableId="558319728">
    <w:abstractNumId w:val="1"/>
  </w:num>
  <w:num w:numId="27" w16cid:durableId="1139767985">
    <w:abstractNumId w:val="34"/>
  </w:num>
  <w:num w:numId="28" w16cid:durableId="477264261">
    <w:abstractNumId w:val="15"/>
  </w:num>
  <w:num w:numId="29" w16cid:durableId="197209730">
    <w:abstractNumId w:val="30"/>
  </w:num>
  <w:num w:numId="30" w16cid:durableId="1172186935">
    <w:abstractNumId w:val="6"/>
  </w:num>
  <w:num w:numId="31" w16cid:durableId="915673758">
    <w:abstractNumId w:val="18"/>
  </w:num>
  <w:num w:numId="32" w16cid:durableId="1015962208">
    <w:abstractNumId w:val="57"/>
  </w:num>
  <w:num w:numId="33" w16cid:durableId="1073166424">
    <w:abstractNumId w:val="52"/>
  </w:num>
  <w:num w:numId="34" w16cid:durableId="519977483">
    <w:abstractNumId w:val="44"/>
  </w:num>
  <w:num w:numId="35" w16cid:durableId="1394085268">
    <w:abstractNumId w:val="55"/>
  </w:num>
  <w:num w:numId="36" w16cid:durableId="281764661">
    <w:abstractNumId w:val="7"/>
  </w:num>
  <w:num w:numId="37" w16cid:durableId="1530534861">
    <w:abstractNumId w:val="25"/>
  </w:num>
  <w:num w:numId="38" w16cid:durableId="82773119">
    <w:abstractNumId w:val="47"/>
  </w:num>
  <w:num w:numId="39" w16cid:durableId="431701787">
    <w:abstractNumId w:val="54"/>
  </w:num>
  <w:num w:numId="40" w16cid:durableId="192421667">
    <w:abstractNumId w:val="13"/>
  </w:num>
  <w:num w:numId="41" w16cid:durableId="2021227624">
    <w:abstractNumId w:val="24"/>
  </w:num>
  <w:num w:numId="42" w16cid:durableId="1435511321">
    <w:abstractNumId w:val="51"/>
  </w:num>
  <w:num w:numId="43" w16cid:durableId="732654897">
    <w:abstractNumId w:val="20"/>
  </w:num>
  <w:num w:numId="44" w16cid:durableId="436368827">
    <w:abstractNumId w:val="38"/>
  </w:num>
  <w:num w:numId="45" w16cid:durableId="813450326">
    <w:abstractNumId w:val="36"/>
  </w:num>
  <w:num w:numId="46" w16cid:durableId="2100173902">
    <w:abstractNumId w:val="49"/>
  </w:num>
  <w:num w:numId="47" w16cid:durableId="900168394">
    <w:abstractNumId w:val="8"/>
  </w:num>
  <w:num w:numId="48" w16cid:durableId="2136290018">
    <w:abstractNumId w:val="50"/>
  </w:num>
  <w:num w:numId="49" w16cid:durableId="50659505">
    <w:abstractNumId w:val="29"/>
  </w:num>
  <w:num w:numId="50" w16cid:durableId="612522591">
    <w:abstractNumId w:val="19"/>
  </w:num>
  <w:num w:numId="51" w16cid:durableId="1956210884">
    <w:abstractNumId w:val="5"/>
  </w:num>
  <w:num w:numId="52" w16cid:durableId="1846747996">
    <w:abstractNumId w:val="0"/>
  </w:num>
  <w:num w:numId="53" w16cid:durableId="457842798">
    <w:abstractNumId w:val="23"/>
  </w:num>
  <w:num w:numId="54" w16cid:durableId="153379549">
    <w:abstractNumId w:val="48"/>
  </w:num>
  <w:num w:numId="55" w16cid:durableId="306469787">
    <w:abstractNumId w:val="58"/>
  </w:num>
  <w:num w:numId="56" w16cid:durableId="1457866689">
    <w:abstractNumId w:val="16"/>
  </w:num>
  <w:num w:numId="57" w16cid:durableId="1180705852">
    <w:abstractNumId w:val="2"/>
  </w:num>
  <w:num w:numId="58" w16cid:durableId="1058623506">
    <w:abstractNumId w:val="35"/>
  </w:num>
  <w:num w:numId="59" w16cid:durableId="1347908350">
    <w:abstractNumId w:val="9"/>
  </w:num>
  <w:num w:numId="60" w16cid:durableId="1567036365">
    <w:abstractNumId w:val="37"/>
  </w:num>
  <w:num w:numId="61" w16cid:durableId="2139109221">
    <w:abstractNumId w:val="53"/>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uan NV">
    <w15:presenceInfo w15:providerId="Windows Live" w15:userId="6547f4f205d23c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5D5"/>
    <w:rsid w:val="00071204"/>
    <w:rsid w:val="000755A5"/>
    <w:rsid w:val="000843D9"/>
    <w:rsid w:val="000C5564"/>
    <w:rsid w:val="000D321D"/>
    <w:rsid w:val="000F2D03"/>
    <w:rsid w:val="001324F1"/>
    <w:rsid w:val="00182EC1"/>
    <w:rsid w:val="00191CF5"/>
    <w:rsid w:val="001F04C9"/>
    <w:rsid w:val="00282CF4"/>
    <w:rsid w:val="002D1D8E"/>
    <w:rsid w:val="00330E45"/>
    <w:rsid w:val="003E0441"/>
    <w:rsid w:val="0046095D"/>
    <w:rsid w:val="004B6AE5"/>
    <w:rsid w:val="00535788"/>
    <w:rsid w:val="005472F5"/>
    <w:rsid w:val="005C5162"/>
    <w:rsid w:val="0065545C"/>
    <w:rsid w:val="00664455"/>
    <w:rsid w:val="006F408B"/>
    <w:rsid w:val="00754D27"/>
    <w:rsid w:val="00755BDD"/>
    <w:rsid w:val="007F602B"/>
    <w:rsid w:val="007F7C47"/>
    <w:rsid w:val="008103B5"/>
    <w:rsid w:val="008E5B7D"/>
    <w:rsid w:val="00907443"/>
    <w:rsid w:val="00915160"/>
    <w:rsid w:val="00915367"/>
    <w:rsid w:val="00920A59"/>
    <w:rsid w:val="009C7863"/>
    <w:rsid w:val="009D61BA"/>
    <w:rsid w:val="00A137B6"/>
    <w:rsid w:val="00A762E3"/>
    <w:rsid w:val="00A855D5"/>
    <w:rsid w:val="00BC5D46"/>
    <w:rsid w:val="00BC7F90"/>
    <w:rsid w:val="00C51C79"/>
    <w:rsid w:val="00CA7A91"/>
    <w:rsid w:val="00CD5C90"/>
    <w:rsid w:val="00CE40EA"/>
    <w:rsid w:val="00D86EE9"/>
    <w:rsid w:val="00DD589E"/>
    <w:rsid w:val="00E07F26"/>
    <w:rsid w:val="00E71D28"/>
    <w:rsid w:val="00EB35EA"/>
    <w:rsid w:val="00EE1321"/>
    <w:rsid w:val="00F252DC"/>
    <w:rsid w:val="00F92F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EA0B4"/>
  <w15:chartTrackingRefBased/>
  <w15:docId w15:val="{CF9665F4-F4B4-4069-B7C7-F88BE4A51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5D5"/>
    <w:rPr>
      <w:rFonts w:ascii="Times New Roman" w:hAnsi="Times New Roman"/>
      <w:color w:val="000000" w:themeColor="text1"/>
      <w:sz w:val="28"/>
    </w:rPr>
  </w:style>
  <w:style w:type="paragraph" w:styleId="Heading1">
    <w:name w:val="heading 1"/>
    <w:basedOn w:val="Normal"/>
    <w:next w:val="Normal"/>
    <w:link w:val="Heading1Char"/>
    <w:uiPriority w:val="9"/>
    <w:qFormat/>
    <w:rsid w:val="00A855D5"/>
    <w:pPr>
      <w:keepNext/>
      <w:keepLines/>
      <w:spacing w:before="240" w:after="0" w:line="240" w:lineRule="auto"/>
      <w:jc w:val="center"/>
      <w:outlineLvl w:val="0"/>
    </w:pPr>
    <w:rPr>
      <w:rFonts w:eastAsiaTheme="majorEastAsia" w:cstheme="majorBidi"/>
      <w:b/>
      <w:color w:val="auto"/>
      <w:sz w:val="32"/>
      <w:szCs w:val="32"/>
    </w:rPr>
  </w:style>
  <w:style w:type="paragraph" w:styleId="Heading2">
    <w:name w:val="heading 2"/>
    <w:basedOn w:val="Normal"/>
    <w:next w:val="Normal"/>
    <w:link w:val="Heading2Char"/>
    <w:uiPriority w:val="9"/>
    <w:unhideWhenUsed/>
    <w:qFormat/>
    <w:rsid w:val="00DD589E"/>
    <w:pPr>
      <w:keepNext/>
      <w:keepLines/>
      <w:spacing w:before="160" w:after="120"/>
      <w:outlineLvl w:val="1"/>
    </w:pPr>
    <w:rPr>
      <w:rFonts w:eastAsiaTheme="majorEastAsia" w:cstheme="majorBidi"/>
      <w:b/>
      <w:color w:val="auto"/>
      <w:sz w:val="26"/>
      <w:szCs w:val="26"/>
    </w:rPr>
  </w:style>
  <w:style w:type="paragraph" w:styleId="Heading3">
    <w:name w:val="heading 3"/>
    <w:basedOn w:val="Normal"/>
    <w:next w:val="Normal"/>
    <w:link w:val="Heading3Char"/>
    <w:uiPriority w:val="9"/>
    <w:unhideWhenUsed/>
    <w:qFormat/>
    <w:rsid w:val="00DD589E"/>
    <w:pPr>
      <w:keepNext/>
      <w:keepLines/>
      <w:spacing w:before="40" w:after="0"/>
      <w:ind w:left="720"/>
      <w:outlineLvl w:val="2"/>
    </w:pPr>
    <w:rPr>
      <w:rFonts w:eastAsiaTheme="majorEastAsia" w:cstheme="majorBidi"/>
      <w:b/>
      <w:color w:val="auto"/>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5D5"/>
    <w:rPr>
      <w:rFonts w:ascii="Times New Roman" w:eastAsiaTheme="majorEastAsia" w:hAnsi="Times New Roman" w:cstheme="majorBidi"/>
      <w:b/>
      <w:sz w:val="32"/>
      <w:szCs w:val="32"/>
    </w:rPr>
  </w:style>
  <w:style w:type="paragraph" w:styleId="NormalWeb">
    <w:name w:val="Normal (Web)"/>
    <w:basedOn w:val="Normal"/>
    <w:link w:val="NormalWebChar"/>
    <w:uiPriority w:val="99"/>
    <w:unhideWhenUsed/>
    <w:rsid w:val="00A855D5"/>
    <w:pPr>
      <w:spacing w:before="100" w:beforeAutospacing="1" w:after="100" w:afterAutospacing="1" w:line="240" w:lineRule="auto"/>
    </w:pPr>
    <w:rPr>
      <w:rFonts w:eastAsia="Times New Roman" w:cs="Times New Roman"/>
      <w:color w:val="auto"/>
      <w:sz w:val="24"/>
      <w:szCs w:val="24"/>
    </w:rPr>
  </w:style>
  <w:style w:type="character" w:customStyle="1" w:styleId="NormalWebChar">
    <w:name w:val="Normal (Web) Char"/>
    <w:basedOn w:val="DefaultParagraphFont"/>
    <w:link w:val="NormalWeb"/>
    <w:uiPriority w:val="99"/>
    <w:locked/>
    <w:rsid w:val="009C7863"/>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DD589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D589E"/>
    <w:rPr>
      <w:rFonts w:ascii="Times New Roman" w:eastAsiaTheme="majorEastAsia" w:hAnsi="Times New Roman" w:cstheme="majorBidi"/>
      <w:b/>
      <w:sz w:val="26"/>
      <w:szCs w:val="24"/>
    </w:rPr>
  </w:style>
  <w:style w:type="character" w:styleId="Strong">
    <w:name w:val="Strong"/>
    <w:basedOn w:val="DefaultParagraphFont"/>
    <w:uiPriority w:val="22"/>
    <w:rsid w:val="00C51C79"/>
    <w:rPr>
      <w:b/>
      <w:bCs/>
    </w:rPr>
  </w:style>
  <w:style w:type="paragraph" w:styleId="ListParagraph">
    <w:name w:val="List Paragraph"/>
    <w:basedOn w:val="Normal"/>
    <w:uiPriority w:val="34"/>
    <w:qFormat/>
    <w:rsid w:val="00C51C79"/>
    <w:pPr>
      <w:ind w:left="720"/>
      <w:contextualSpacing/>
    </w:pPr>
  </w:style>
  <w:style w:type="character" w:styleId="PlaceholderText">
    <w:name w:val="Placeholder Text"/>
    <w:basedOn w:val="DefaultParagraphFont"/>
    <w:uiPriority w:val="99"/>
    <w:semiHidden/>
    <w:rsid w:val="00C51C79"/>
    <w:rPr>
      <w:color w:val="808080"/>
    </w:rPr>
  </w:style>
  <w:style w:type="table" w:styleId="TableGrid">
    <w:name w:val="Table Grid"/>
    <w:basedOn w:val="TableNormal"/>
    <w:uiPriority w:val="39"/>
    <w:rsid w:val="00DD58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A7A91"/>
    <w:pPr>
      <w:spacing w:line="259" w:lineRule="auto"/>
      <w:jc w:val="left"/>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CA7A91"/>
    <w:pPr>
      <w:spacing w:after="100"/>
    </w:pPr>
  </w:style>
  <w:style w:type="paragraph" w:styleId="TOC2">
    <w:name w:val="toc 2"/>
    <w:basedOn w:val="Normal"/>
    <w:next w:val="Normal"/>
    <w:autoRedefine/>
    <w:uiPriority w:val="39"/>
    <w:unhideWhenUsed/>
    <w:rsid w:val="00CA7A91"/>
    <w:pPr>
      <w:spacing w:after="100"/>
      <w:ind w:left="280"/>
    </w:pPr>
  </w:style>
  <w:style w:type="paragraph" w:styleId="TOC3">
    <w:name w:val="toc 3"/>
    <w:basedOn w:val="Normal"/>
    <w:next w:val="Normal"/>
    <w:autoRedefine/>
    <w:uiPriority w:val="39"/>
    <w:unhideWhenUsed/>
    <w:rsid w:val="00CA7A91"/>
    <w:pPr>
      <w:spacing w:after="100"/>
      <w:ind w:left="560"/>
    </w:pPr>
  </w:style>
  <w:style w:type="character" w:styleId="Hyperlink">
    <w:name w:val="Hyperlink"/>
    <w:basedOn w:val="DefaultParagraphFont"/>
    <w:uiPriority w:val="99"/>
    <w:unhideWhenUsed/>
    <w:rsid w:val="00CA7A91"/>
    <w:rPr>
      <w:color w:val="0563C1" w:themeColor="hyperlink"/>
      <w:u w:val="single"/>
    </w:rPr>
  </w:style>
  <w:style w:type="paragraph" w:styleId="Caption">
    <w:name w:val="caption"/>
    <w:basedOn w:val="Normal"/>
    <w:next w:val="Normal"/>
    <w:uiPriority w:val="35"/>
    <w:unhideWhenUsed/>
    <w:qFormat/>
    <w:rsid w:val="0066445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A762E3"/>
    <w:pPr>
      <w:spacing w:after="0"/>
    </w:pPr>
  </w:style>
  <w:style w:type="paragraph" w:styleId="Header">
    <w:name w:val="header"/>
    <w:basedOn w:val="Normal"/>
    <w:link w:val="HeaderChar"/>
    <w:uiPriority w:val="99"/>
    <w:unhideWhenUsed/>
    <w:rsid w:val="005472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72F5"/>
    <w:rPr>
      <w:rFonts w:ascii="Times New Roman" w:hAnsi="Times New Roman"/>
      <w:color w:val="000000" w:themeColor="text1"/>
      <w:sz w:val="28"/>
    </w:rPr>
  </w:style>
  <w:style w:type="paragraph" w:styleId="Footer">
    <w:name w:val="footer"/>
    <w:basedOn w:val="Normal"/>
    <w:link w:val="FooterChar"/>
    <w:uiPriority w:val="99"/>
    <w:unhideWhenUsed/>
    <w:rsid w:val="005472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72F5"/>
    <w:rPr>
      <w:rFonts w:ascii="Times New Roman" w:hAnsi="Times New Roman"/>
      <w:color w:val="000000" w:themeColor="text1"/>
      <w:sz w:val="28"/>
    </w:rPr>
  </w:style>
  <w:style w:type="paragraph" w:styleId="Revision">
    <w:name w:val="Revision"/>
    <w:hidden/>
    <w:uiPriority w:val="99"/>
    <w:semiHidden/>
    <w:rsid w:val="00907443"/>
    <w:pPr>
      <w:spacing w:after="0" w:line="240" w:lineRule="auto"/>
    </w:pPr>
    <w:rPr>
      <w:rFonts w:ascii="Times New Roman" w:hAnsi="Times New Roman"/>
      <w:color w:val="000000" w:themeColor="text1"/>
      <w:sz w:val="28"/>
    </w:rPr>
  </w:style>
  <w:style w:type="character" w:styleId="UnresolvedMention">
    <w:name w:val="Unresolved Mention"/>
    <w:basedOn w:val="DefaultParagraphFont"/>
    <w:uiPriority w:val="99"/>
    <w:semiHidden/>
    <w:unhideWhenUsed/>
    <w:rsid w:val="00BC7F90"/>
    <w:rPr>
      <w:color w:val="605E5C"/>
      <w:shd w:val="clear" w:color="auto" w:fill="E1DFDD"/>
    </w:rPr>
  </w:style>
  <w:style w:type="paragraph" w:styleId="TOC4">
    <w:name w:val="toc 4"/>
    <w:basedOn w:val="Normal"/>
    <w:next w:val="Normal"/>
    <w:autoRedefine/>
    <w:uiPriority w:val="39"/>
    <w:unhideWhenUsed/>
    <w:rsid w:val="00BC7F90"/>
    <w:pPr>
      <w:spacing w:after="100" w:line="278" w:lineRule="auto"/>
      <w:ind w:left="720"/>
    </w:pPr>
    <w:rPr>
      <w:rFonts w:asciiTheme="minorHAnsi" w:eastAsiaTheme="minorEastAsia" w:hAnsiTheme="minorHAnsi"/>
      <w:color w:val="auto"/>
      <w:kern w:val="2"/>
      <w:sz w:val="24"/>
      <w:szCs w:val="24"/>
      <w14:ligatures w14:val="standardContextual"/>
    </w:rPr>
  </w:style>
  <w:style w:type="paragraph" w:styleId="TOC5">
    <w:name w:val="toc 5"/>
    <w:basedOn w:val="Normal"/>
    <w:next w:val="Normal"/>
    <w:autoRedefine/>
    <w:uiPriority w:val="39"/>
    <w:unhideWhenUsed/>
    <w:rsid w:val="00BC7F90"/>
    <w:pPr>
      <w:spacing w:after="100" w:line="278" w:lineRule="auto"/>
      <w:ind w:left="960"/>
    </w:pPr>
    <w:rPr>
      <w:rFonts w:asciiTheme="minorHAnsi" w:eastAsiaTheme="minorEastAsia" w:hAnsiTheme="minorHAnsi"/>
      <w:color w:val="auto"/>
      <w:kern w:val="2"/>
      <w:sz w:val="24"/>
      <w:szCs w:val="24"/>
      <w14:ligatures w14:val="standardContextual"/>
    </w:rPr>
  </w:style>
  <w:style w:type="paragraph" w:styleId="TOC6">
    <w:name w:val="toc 6"/>
    <w:basedOn w:val="Normal"/>
    <w:next w:val="Normal"/>
    <w:autoRedefine/>
    <w:uiPriority w:val="39"/>
    <w:unhideWhenUsed/>
    <w:rsid w:val="00BC7F90"/>
    <w:pPr>
      <w:spacing w:after="100" w:line="278" w:lineRule="auto"/>
      <w:ind w:left="1200"/>
    </w:pPr>
    <w:rPr>
      <w:rFonts w:asciiTheme="minorHAnsi" w:eastAsiaTheme="minorEastAsia" w:hAnsiTheme="minorHAnsi"/>
      <w:color w:val="auto"/>
      <w:kern w:val="2"/>
      <w:sz w:val="24"/>
      <w:szCs w:val="24"/>
      <w14:ligatures w14:val="standardContextual"/>
    </w:rPr>
  </w:style>
  <w:style w:type="paragraph" w:styleId="TOC7">
    <w:name w:val="toc 7"/>
    <w:basedOn w:val="Normal"/>
    <w:next w:val="Normal"/>
    <w:autoRedefine/>
    <w:uiPriority w:val="39"/>
    <w:unhideWhenUsed/>
    <w:rsid w:val="00BC7F90"/>
    <w:pPr>
      <w:spacing w:after="100" w:line="278" w:lineRule="auto"/>
      <w:ind w:left="1440"/>
    </w:pPr>
    <w:rPr>
      <w:rFonts w:asciiTheme="minorHAnsi" w:eastAsiaTheme="minorEastAsia" w:hAnsiTheme="minorHAnsi"/>
      <w:color w:val="auto"/>
      <w:kern w:val="2"/>
      <w:sz w:val="24"/>
      <w:szCs w:val="24"/>
      <w14:ligatures w14:val="standardContextual"/>
    </w:rPr>
  </w:style>
  <w:style w:type="paragraph" w:styleId="TOC8">
    <w:name w:val="toc 8"/>
    <w:basedOn w:val="Normal"/>
    <w:next w:val="Normal"/>
    <w:autoRedefine/>
    <w:uiPriority w:val="39"/>
    <w:unhideWhenUsed/>
    <w:rsid w:val="00BC7F90"/>
    <w:pPr>
      <w:spacing w:after="100" w:line="278" w:lineRule="auto"/>
      <w:ind w:left="1680"/>
    </w:pPr>
    <w:rPr>
      <w:rFonts w:asciiTheme="minorHAnsi" w:eastAsiaTheme="minorEastAsia" w:hAnsiTheme="minorHAnsi"/>
      <w:color w:val="auto"/>
      <w:kern w:val="2"/>
      <w:sz w:val="24"/>
      <w:szCs w:val="24"/>
      <w14:ligatures w14:val="standardContextual"/>
    </w:rPr>
  </w:style>
  <w:style w:type="paragraph" w:styleId="TOC9">
    <w:name w:val="toc 9"/>
    <w:basedOn w:val="Normal"/>
    <w:next w:val="Normal"/>
    <w:autoRedefine/>
    <w:uiPriority w:val="39"/>
    <w:unhideWhenUsed/>
    <w:rsid w:val="00BC7F90"/>
    <w:pPr>
      <w:spacing w:after="100" w:line="278" w:lineRule="auto"/>
      <w:ind w:left="1920"/>
    </w:pPr>
    <w:rPr>
      <w:rFonts w:asciiTheme="minorHAnsi" w:eastAsiaTheme="minorEastAsia" w:hAnsiTheme="minorHAnsi"/>
      <w:color w:val="auto"/>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7141">
      <w:bodyDiv w:val="1"/>
      <w:marLeft w:val="0"/>
      <w:marRight w:val="0"/>
      <w:marTop w:val="0"/>
      <w:marBottom w:val="0"/>
      <w:divBdr>
        <w:top w:val="none" w:sz="0" w:space="0" w:color="auto"/>
        <w:left w:val="none" w:sz="0" w:space="0" w:color="auto"/>
        <w:bottom w:val="none" w:sz="0" w:space="0" w:color="auto"/>
        <w:right w:val="none" w:sz="0" w:space="0" w:color="auto"/>
      </w:divBdr>
    </w:div>
    <w:div w:id="262345862">
      <w:bodyDiv w:val="1"/>
      <w:marLeft w:val="0"/>
      <w:marRight w:val="0"/>
      <w:marTop w:val="0"/>
      <w:marBottom w:val="0"/>
      <w:divBdr>
        <w:top w:val="none" w:sz="0" w:space="0" w:color="auto"/>
        <w:left w:val="none" w:sz="0" w:space="0" w:color="auto"/>
        <w:bottom w:val="none" w:sz="0" w:space="0" w:color="auto"/>
        <w:right w:val="none" w:sz="0" w:space="0" w:color="auto"/>
      </w:divBdr>
    </w:div>
    <w:div w:id="270357994">
      <w:bodyDiv w:val="1"/>
      <w:marLeft w:val="0"/>
      <w:marRight w:val="0"/>
      <w:marTop w:val="0"/>
      <w:marBottom w:val="0"/>
      <w:divBdr>
        <w:top w:val="none" w:sz="0" w:space="0" w:color="auto"/>
        <w:left w:val="none" w:sz="0" w:space="0" w:color="auto"/>
        <w:bottom w:val="none" w:sz="0" w:space="0" w:color="auto"/>
        <w:right w:val="none" w:sz="0" w:space="0" w:color="auto"/>
      </w:divBdr>
    </w:div>
    <w:div w:id="729309928">
      <w:bodyDiv w:val="1"/>
      <w:marLeft w:val="0"/>
      <w:marRight w:val="0"/>
      <w:marTop w:val="0"/>
      <w:marBottom w:val="0"/>
      <w:divBdr>
        <w:top w:val="none" w:sz="0" w:space="0" w:color="auto"/>
        <w:left w:val="none" w:sz="0" w:space="0" w:color="auto"/>
        <w:bottom w:val="none" w:sz="0" w:space="0" w:color="auto"/>
        <w:right w:val="none" w:sz="0" w:space="0" w:color="auto"/>
      </w:divBdr>
    </w:div>
    <w:div w:id="794719030">
      <w:bodyDiv w:val="1"/>
      <w:marLeft w:val="0"/>
      <w:marRight w:val="0"/>
      <w:marTop w:val="0"/>
      <w:marBottom w:val="0"/>
      <w:divBdr>
        <w:top w:val="none" w:sz="0" w:space="0" w:color="auto"/>
        <w:left w:val="none" w:sz="0" w:space="0" w:color="auto"/>
        <w:bottom w:val="none" w:sz="0" w:space="0" w:color="auto"/>
        <w:right w:val="none" w:sz="0" w:space="0" w:color="auto"/>
      </w:divBdr>
    </w:div>
    <w:div w:id="883249426">
      <w:bodyDiv w:val="1"/>
      <w:marLeft w:val="0"/>
      <w:marRight w:val="0"/>
      <w:marTop w:val="0"/>
      <w:marBottom w:val="0"/>
      <w:divBdr>
        <w:top w:val="none" w:sz="0" w:space="0" w:color="auto"/>
        <w:left w:val="none" w:sz="0" w:space="0" w:color="auto"/>
        <w:bottom w:val="none" w:sz="0" w:space="0" w:color="auto"/>
        <w:right w:val="none" w:sz="0" w:space="0" w:color="auto"/>
      </w:divBdr>
    </w:div>
    <w:div w:id="1045593871">
      <w:bodyDiv w:val="1"/>
      <w:marLeft w:val="0"/>
      <w:marRight w:val="0"/>
      <w:marTop w:val="0"/>
      <w:marBottom w:val="0"/>
      <w:divBdr>
        <w:top w:val="none" w:sz="0" w:space="0" w:color="auto"/>
        <w:left w:val="none" w:sz="0" w:space="0" w:color="auto"/>
        <w:bottom w:val="none" w:sz="0" w:space="0" w:color="auto"/>
        <w:right w:val="none" w:sz="0" w:space="0" w:color="auto"/>
      </w:divBdr>
    </w:div>
    <w:div w:id="1313952295">
      <w:bodyDiv w:val="1"/>
      <w:marLeft w:val="0"/>
      <w:marRight w:val="0"/>
      <w:marTop w:val="0"/>
      <w:marBottom w:val="0"/>
      <w:divBdr>
        <w:top w:val="none" w:sz="0" w:space="0" w:color="auto"/>
        <w:left w:val="none" w:sz="0" w:space="0" w:color="auto"/>
        <w:bottom w:val="none" w:sz="0" w:space="0" w:color="auto"/>
        <w:right w:val="none" w:sz="0" w:space="0" w:color="auto"/>
      </w:divBdr>
    </w:div>
    <w:div w:id="1481993536">
      <w:bodyDiv w:val="1"/>
      <w:marLeft w:val="0"/>
      <w:marRight w:val="0"/>
      <w:marTop w:val="0"/>
      <w:marBottom w:val="0"/>
      <w:divBdr>
        <w:top w:val="none" w:sz="0" w:space="0" w:color="auto"/>
        <w:left w:val="none" w:sz="0" w:space="0" w:color="auto"/>
        <w:bottom w:val="none" w:sz="0" w:space="0" w:color="auto"/>
        <w:right w:val="none" w:sz="0" w:space="0" w:color="auto"/>
      </w:divBdr>
    </w:div>
    <w:div w:id="1618482460">
      <w:bodyDiv w:val="1"/>
      <w:marLeft w:val="0"/>
      <w:marRight w:val="0"/>
      <w:marTop w:val="0"/>
      <w:marBottom w:val="0"/>
      <w:divBdr>
        <w:top w:val="none" w:sz="0" w:space="0" w:color="auto"/>
        <w:left w:val="none" w:sz="0" w:space="0" w:color="auto"/>
        <w:bottom w:val="none" w:sz="0" w:space="0" w:color="auto"/>
        <w:right w:val="none" w:sz="0" w:space="0" w:color="auto"/>
      </w:divBdr>
    </w:div>
    <w:div w:id="1623145582">
      <w:bodyDiv w:val="1"/>
      <w:marLeft w:val="0"/>
      <w:marRight w:val="0"/>
      <w:marTop w:val="0"/>
      <w:marBottom w:val="0"/>
      <w:divBdr>
        <w:top w:val="none" w:sz="0" w:space="0" w:color="auto"/>
        <w:left w:val="none" w:sz="0" w:space="0" w:color="auto"/>
        <w:bottom w:val="none" w:sz="0" w:space="0" w:color="auto"/>
        <w:right w:val="none" w:sz="0" w:space="0" w:color="auto"/>
      </w:divBdr>
    </w:div>
    <w:div w:id="1662733570">
      <w:bodyDiv w:val="1"/>
      <w:marLeft w:val="0"/>
      <w:marRight w:val="0"/>
      <w:marTop w:val="0"/>
      <w:marBottom w:val="0"/>
      <w:divBdr>
        <w:top w:val="none" w:sz="0" w:space="0" w:color="auto"/>
        <w:left w:val="none" w:sz="0" w:space="0" w:color="auto"/>
        <w:bottom w:val="none" w:sz="0" w:space="0" w:color="auto"/>
        <w:right w:val="none" w:sz="0" w:space="0" w:color="auto"/>
      </w:divBdr>
    </w:div>
    <w:div w:id="1760713564">
      <w:bodyDiv w:val="1"/>
      <w:marLeft w:val="0"/>
      <w:marRight w:val="0"/>
      <w:marTop w:val="0"/>
      <w:marBottom w:val="0"/>
      <w:divBdr>
        <w:top w:val="none" w:sz="0" w:space="0" w:color="auto"/>
        <w:left w:val="none" w:sz="0" w:space="0" w:color="auto"/>
        <w:bottom w:val="none" w:sz="0" w:space="0" w:color="auto"/>
        <w:right w:val="none" w:sz="0" w:space="0" w:color="auto"/>
      </w:divBdr>
    </w:div>
    <w:div w:id="1782260630">
      <w:bodyDiv w:val="1"/>
      <w:marLeft w:val="0"/>
      <w:marRight w:val="0"/>
      <w:marTop w:val="0"/>
      <w:marBottom w:val="0"/>
      <w:divBdr>
        <w:top w:val="none" w:sz="0" w:space="0" w:color="auto"/>
        <w:left w:val="none" w:sz="0" w:space="0" w:color="auto"/>
        <w:bottom w:val="none" w:sz="0" w:space="0" w:color="auto"/>
        <w:right w:val="none" w:sz="0" w:space="0" w:color="auto"/>
      </w:divBdr>
    </w:div>
    <w:div w:id="1823346709">
      <w:bodyDiv w:val="1"/>
      <w:marLeft w:val="0"/>
      <w:marRight w:val="0"/>
      <w:marTop w:val="0"/>
      <w:marBottom w:val="0"/>
      <w:divBdr>
        <w:top w:val="none" w:sz="0" w:space="0" w:color="auto"/>
        <w:left w:val="none" w:sz="0" w:space="0" w:color="auto"/>
        <w:bottom w:val="none" w:sz="0" w:space="0" w:color="auto"/>
        <w:right w:val="none" w:sz="0" w:space="0" w:color="auto"/>
      </w:divBdr>
    </w:div>
    <w:div w:id="1952936408">
      <w:bodyDiv w:val="1"/>
      <w:marLeft w:val="0"/>
      <w:marRight w:val="0"/>
      <w:marTop w:val="0"/>
      <w:marBottom w:val="0"/>
      <w:divBdr>
        <w:top w:val="none" w:sz="0" w:space="0" w:color="auto"/>
        <w:left w:val="none" w:sz="0" w:space="0" w:color="auto"/>
        <w:bottom w:val="none" w:sz="0" w:space="0" w:color="auto"/>
        <w:right w:val="none" w:sz="0" w:space="0" w:color="auto"/>
      </w:divBdr>
    </w:div>
    <w:div w:id="1972665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eg"/><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681</TotalTime>
  <Pages>43</Pages>
  <Words>9390</Words>
  <Characters>53528</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Tuan NV</cp:lastModifiedBy>
  <cp:revision>15</cp:revision>
  <dcterms:created xsi:type="dcterms:W3CDTF">2026-04-15T11:44:00Z</dcterms:created>
  <dcterms:modified xsi:type="dcterms:W3CDTF">2026-04-16T16:55:00Z</dcterms:modified>
</cp:coreProperties>
</file>